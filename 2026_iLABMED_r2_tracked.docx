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EAEE" w14:textId="77777777" w:rsidR="00181D6E" w:rsidRPr="00BE3F23" w:rsidRDefault="00181D6E" w:rsidP="00FE2180">
      <w:pPr>
        <w:pStyle w:val="Heading1"/>
        <w:jc w:val="center"/>
        <w:rPr>
          <w:sz w:val="32"/>
          <w:szCs w:val="32"/>
        </w:rPr>
      </w:pPr>
      <w:del w:id="0" w:author="Zhao Chunjiang" w:date="2026-10-07T08:00:00Z">
        <w:r>
          <w:rPr>
            <w:sz w:val="32"/>
          </w:rPr>
          <w:delText xml:space="preserve">Predicting Antimicrobial Resistance Phenotypes in </w:delText>
        </w:r>
        <w:r>
          <w:rPr>
            <w:i/>
            <w:sz w:val="32"/>
          </w:rPr>
          <w:delText>Streptococcus pneumoniae</w:delText>
        </w:r>
        <w:r>
          <w:rPr>
            <w:sz w:val="32"/>
          </w:rPr>
          <w:delText xml:space="preserve"> Using Machine Learning Analysis of Genomic Data: A Practical Approach</w:delText>
        </w:r>
      </w:del>
      <w:ins w:id="1" w:author="Zhao Chunjiang" w:date="2026-10-07T08:00:00Z">
        <w:r>
          <w:t xml:space="preserve">Predicting antimicrobial resistance of </w:t>
        </w:r>
        <w:r>
          <w:rPr>
            <w:i/>
          </w:rPr>
          <w:t>Streptococcus pneumoniae</w:t>
        </w:r>
        <w:r>
          <w:t xml:space="preserve"> from genomic k-mers using machine learning: a lineage-aware evaluation</w:t>
        </w:r>
      </w:ins>
    </w:p>
    <w:p w14:paraId="5C766EEC" w14:textId="77777777" w:rsidR="00181D6E" w:rsidRDefault="00181D6E" w:rsidP="00C95FA4">
      <w:pPr>
        <w:jc w:val="center"/>
        <w:rPr>
          <w:vertAlign w:val="superscript"/>
        </w:rPr>
      </w:pPr>
      <w:r>
        <w:rPr>
          <w:rFonts w:hint="eastAsia"/>
        </w:rPr>
        <w:t>C</w:t>
      </w:r>
      <w:r>
        <w:t>hunjiang Zhao</w:t>
      </w:r>
      <w:r>
        <w:rPr>
          <w:vertAlign w:val="superscript"/>
        </w:rPr>
        <w:t>a</w:t>
      </w:r>
      <w:r>
        <w:t>, Shuyi Wang</w:t>
      </w:r>
      <w:r>
        <w:rPr>
          <w:vertAlign w:val="superscript"/>
        </w:rPr>
        <w:t>a</w:t>
      </w:r>
      <w:r>
        <w:t>, Shuo Yang</w:t>
      </w:r>
      <w:r>
        <w:rPr>
          <w:vertAlign w:val="superscript"/>
        </w:rPr>
        <w:t>a</w:t>
      </w:r>
      <w:r>
        <w:t>, Feifei Zhang</w:t>
      </w:r>
      <w:r>
        <w:rPr>
          <w:vertAlign w:val="superscript"/>
        </w:rPr>
        <w:t xml:space="preserve">a </w:t>
      </w:r>
      <w:r>
        <w:t>and Hui Wang</w:t>
      </w:r>
      <w:r>
        <w:rPr>
          <w:vertAlign w:val="superscript"/>
        </w:rPr>
        <w:t>a*</w:t>
      </w:r>
    </w:p>
    <w:p w14:paraId="468A31FE" w14:textId="77777777" w:rsidR="00181D6E" w:rsidRDefault="00181D6E" w:rsidP="00C95FA4">
      <w:pPr>
        <w:jc w:val="center"/>
      </w:pPr>
    </w:p>
    <w:p w14:paraId="3EACCA72" w14:textId="77777777" w:rsidR="00181D6E" w:rsidRPr="005B677F" w:rsidRDefault="00181D6E" w:rsidP="006852F9">
      <w:pPr>
        <w:jc w:val="left"/>
        <w:rPr>
          <w:i/>
        </w:rPr>
      </w:pPr>
      <w:r>
        <w:rPr>
          <w:i/>
          <w:vertAlign w:val="superscript"/>
        </w:rPr>
        <w:t xml:space="preserve">a </w:t>
      </w:r>
      <w:r>
        <w:rPr>
          <w:i/>
        </w:rPr>
        <w:t>Department of Clinical Laboratory, Peking University People’s Hospital, Beijing, China, 100044</w:t>
      </w:r>
    </w:p>
    <w:p w14:paraId="05DF43D8" w14:textId="77777777" w:rsidR="00181D6E" w:rsidRDefault="00181D6E" w:rsidP="006852F9">
      <w:pPr>
        <w:jc w:val="left"/>
      </w:pPr>
    </w:p>
    <w:p w14:paraId="613A736F" w14:textId="77777777" w:rsidR="00181D6E" w:rsidRDefault="00181D6E" w:rsidP="006852F9">
      <w:pPr>
        <w:jc w:val="left"/>
      </w:pPr>
    </w:p>
    <w:p w14:paraId="1A6B4B7C" w14:textId="77777777" w:rsidR="00181D6E" w:rsidRPr="00891219" w:rsidRDefault="00181D6E" w:rsidP="006852F9">
      <w:pPr>
        <w:jc w:val="left"/>
      </w:pPr>
      <w:r>
        <w:rPr>
          <w:rFonts w:cs="Times New Roman"/>
          <w:b/>
          <w:bCs/>
          <w:i/>
          <w:iCs/>
          <w:kern w:val="0"/>
          <w:szCs w:val="24"/>
        </w:rPr>
        <w:t>*Corresponding author</w:t>
      </w:r>
    </w:p>
    <w:p w14:paraId="213B8594" w14:textId="77777777" w:rsidR="00181D6E" w:rsidRDefault="00181D6E">
      <w:r>
        <w:t>Hui Wang</w:t>
      </w:r>
    </w:p>
    <w:p w14:paraId="038034B8" w14:textId="5A7E6D32" w:rsidR="00181D6E" w:rsidDel="00141726" w:rsidRDefault="00181D6E">
      <w:pPr>
        <w:rPr>
          <w:del w:id="2" w:author="Chunjiang Zhao" w:date="2026-10-07T20:24:00Z" w16du:dateUtc="2026-10-07T12:24:00Z"/>
        </w:rPr>
      </w:pPr>
      <w:r>
        <w:t>Email: whuibj@163.com; wanghui@pkuph.edu.cn</w:t>
      </w:r>
    </w:p>
    <w:p w14:paraId="687321ED" w14:textId="47DEC01C" w:rsidR="00181D6E" w:rsidDel="00141726" w:rsidRDefault="00181D6E">
      <w:pPr>
        <w:rPr>
          <w:del w:id="3" w:author="Chunjiang Zhao" w:date="2026-10-07T20:24:00Z" w16du:dateUtc="2026-10-07T12:24:00Z"/>
        </w:rPr>
      </w:pPr>
    </w:p>
    <w:p w14:paraId="23E96BF3" w14:textId="77777777" w:rsidR="00181D6E" w:rsidRDefault="00181D6E">
      <w:pPr>
        <w:widowControl/>
        <w:spacing w:line="240" w:lineRule="auto"/>
        <w:jc w:val="left"/>
      </w:pPr>
      <w:r>
        <w:br w:type="page"/>
      </w:r>
    </w:p>
    <w:p w14:paraId="4CDEFD80" w14:textId="77777777" w:rsidR="00181D6E" w:rsidRDefault="00181D6E" w:rsidP="00837A72">
      <w:pPr>
        <w:pStyle w:val="a"/>
      </w:pPr>
      <w:r>
        <w:lastRenderedPageBreak/>
        <w:t>Abstract</w:t>
      </w:r>
    </w:p>
    <w:p w14:paraId="21B0087E" w14:textId="15BD1055" w:rsidR="00181D6E" w:rsidDel="00BE38D0" w:rsidRDefault="00181D6E" w:rsidP="00C17885">
      <w:pPr>
        <w:rPr>
          <w:del w:id="4" w:author="Zhao Chunjiang" w:date="2026-10-07T08:00:00Z"/>
        </w:rPr>
      </w:pPr>
      <w:del w:id="5" w:author="Zhao Chunjiang" w:date="2026-10-07T08:00:00Z">
        <w:r>
          <w:delText xml:space="preserve">Rapid and accurate diagnosis of infectious diseases is essential for effective treatment. We evaluated the accuracy of a predictive model built using XGBoost algorithm for predicting resistance phenotypes of </w:delText>
        </w:r>
        <w:r>
          <w:rPr>
            <w:i/>
          </w:rPr>
          <w:delText>S. pneumoniae</w:delText>
        </w:r>
        <w:r>
          <w:delText xml:space="preserve"> to routine antibiotics. A total of 953 isolates of </w:delText>
        </w:r>
        <w:r>
          <w:rPr>
            <w:i/>
          </w:rPr>
          <w:delText>S. pneumoniae</w:delText>
        </w:r>
        <w:r>
          <w:delText xml:space="preserve">, from China and other parts of the world, were randomly assigned to a training set (n=762) and a test set (n=191). The minimum inhibitory concentrations (MICs) of the isolates against antibiotics were determined by reference methods and serotypes were identified by the Quellung reaction. A machine learning (ML) model was constructed based on the </w:delText>
        </w:r>
        <w:r>
          <w:rPr>
            <w:i/>
          </w:rPr>
          <w:delText>k</w:delText>
        </w:r>
        <w:r>
          <w:delText xml:space="preserve">-mer characteristics, serotypes and MICs of training set strains. Considering one-fold dilution, the essential agreement (EA) was 94.8% for Penicillin, 96.9 for Amoxicillin-clavulanic acid, 93.2 for Ceftriaxone, 97.4% for Erythromycin, 98.4% for Clindamycin, almost 100% for Quinolones and 94.5% for co-trimoxazole. No very major error (VME) was found in Penicillin, Erythromycin, Clindamycin and Quinolones. The highest VME occurred in Ceftriaxone (1%). The concordance rate between serotypes determined by sequence analysis and Quellung method was 93.4%. A validation was conducted on 33 clinical </w:delText>
        </w:r>
        <w:r>
          <w:rPr>
            <w:i/>
          </w:rPr>
          <w:delText>S. pneumoniae</w:delText>
        </w:r>
        <w:r>
          <w:delText xml:space="preserve"> strains using this method. Except for co-trimoxazole, the predictive EA for </w:delText>
        </w:r>
        <w:r>
          <w:rPr>
            <w:rFonts w:cs="Times New Roman"/>
          </w:rPr>
          <w:delText>β</w:delText>
        </w:r>
        <w:r>
          <w:delText xml:space="preserve">-lactams, </w:delText>
        </w:r>
        <w:r>
          <w:rPr>
            <w:rFonts w:hint="eastAsia"/>
          </w:rPr>
          <w:delText>M</w:delText>
        </w:r>
        <w:r>
          <w:delText xml:space="preserve">acrolides, and </w:delText>
        </w:r>
        <w:r>
          <w:rPr>
            <w:rFonts w:hint="eastAsia"/>
          </w:rPr>
          <w:delText>Q</w:delText>
        </w:r>
        <w:r>
          <w:delText>uinolones was all above 93%. The results show that using ML algorithms to analyze bacterial genomes for predicting antibiotic resistance is a valuable complement to traditional methods. Although it may not significantly accelerate routine susceptibility testing for common pathogens, it enhances diagnostic capabilities in more complex or non-culturable infections, offering an alternative where conventional methods are insufficient.</w:delText>
        </w:r>
      </w:del>
    </w:p>
    <w:p w14:paraId="44A6378C" w14:textId="77777777" w:rsidR="00BE38D0" w:rsidRPr="00BE38D0" w:rsidRDefault="00BE38D0" w:rsidP="00BE38D0">
      <w:pPr>
        <w:rPr>
          <w:ins w:id="6" w:author="Chunjiang Zhao" w:date="2026-10-07T20:23:00Z"/>
          <w:iCs/>
          <w:lang w:val="en-CN"/>
        </w:rPr>
      </w:pPr>
      <w:ins w:id="7" w:author="Chunjiang Zhao" w:date="2026-10-07T20:23:00Z">
        <w:r w:rsidRPr="00BE38D0">
          <w:rPr>
            <w:i/>
            <w:iCs/>
            <w:lang w:val="en-CN"/>
          </w:rPr>
          <w:t>Background:</w:t>
        </w:r>
        <w:r w:rsidRPr="00BE38D0">
          <w:rPr>
            <w:iCs/>
            <w:lang w:val="en-CN"/>
          </w:rPr>
          <w:t xml:space="preserve"> Whole-genome sequencing (WGS) can be used to predict antimicrobial resistance, but the clonal population structure of </w:t>
        </w:r>
        <w:r w:rsidRPr="00BE38D0">
          <w:rPr>
            <w:i/>
            <w:iCs/>
            <w:lang w:val="en-CN"/>
          </w:rPr>
          <w:t>Streptococcus pneumoniae</w:t>
        </w:r>
        <w:r w:rsidRPr="00BE38D0">
          <w:rPr>
            <w:iCs/>
            <w:lang w:val="en-CN"/>
          </w:rPr>
          <w:t xml:space="preserve"> may overestimate model performance when related isolates are present in both training and test sets. We evaluated genomic k-mer-based machine learning models for MIC prediction with consideration of genetic lineage.</w:t>
        </w:r>
      </w:ins>
    </w:p>
    <w:p w14:paraId="37ADC74F" w14:textId="77777777" w:rsidR="00BE38D0" w:rsidRPr="00BE38D0" w:rsidRDefault="00BE38D0" w:rsidP="00BE38D0">
      <w:pPr>
        <w:rPr>
          <w:ins w:id="8" w:author="Chunjiang Zhao" w:date="2026-10-07T20:23:00Z"/>
          <w:iCs/>
          <w:lang w:val="en-CN"/>
        </w:rPr>
      </w:pPr>
      <w:ins w:id="9" w:author="Chunjiang Zhao" w:date="2026-10-07T20:23:00Z">
        <w:r w:rsidRPr="00BE38D0">
          <w:rPr>
            <w:i/>
            <w:iCs/>
            <w:lang w:val="en-CN"/>
          </w:rPr>
          <w:t>Methods:</w:t>
        </w:r>
        <w:r w:rsidRPr="00BE38D0">
          <w:rPr>
            <w:iCs/>
            <w:lang w:val="en-CN"/>
          </w:rPr>
          <w:t xml:space="preserve"> The training dataset included 927 isolates, comprising 607 clinical isolates from China and 320 isolates from the Global Pneumococcal Sequencing project. Canonical 10-mer counts were extracted from genome assemblies, and XGBoost regression and classification models were developed for six antimicrobial agents. Performance was assessed by nested cross-validation using random and lineage-grouped splitting. Final models were validated in 48 clinical isolates collected in 2021, with Etest as the reference method.</w:t>
        </w:r>
      </w:ins>
    </w:p>
    <w:p w14:paraId="20C3E630" w14:textId="77777777" w:rsidR="00BE38D0" w:rsidRPr="00BE38D0" w:rsidRDefault="00BE38D0" w:rsidP="00BE38D0">
      <w:pPr>
        <w:rPr>
          <w:ins w:id="10" w:author="Chunjiang Zhao" w:date="2026-10-07T20:23:00Z"/>
          <w:iCs/>
          <w:lang w:val="en-CN"/>
        </w:rPr>
      </w:pPr>
      <w:ins w:id="11" w:author="Chunjiang Zhao" w:date="2026-10-07T20:23:00Z">
        <w:r w:rsidRPr="00BE38D0">
          <w:rPr>
            <w:i/>
            <w:iCs/>
            <w:lang w:val="en-CN"/>
          </w:rPr>
          <w:t>Results:</w:t>
        </w:r>
        <w:r w:rsidRPr="00BE38D0">
          <w:rPr>
            <w:iCs/>
            <w:lang w:val="en-CN"/>
          </w:rPr>
          <w:t xml:space="preserve"> Lineage-grouped splitting reduced EA compared with random splitting for penicillin (87.7% vs 90.1%), erythromycin (82.3% vs 89.4%), clindamycin (80.9% vs 87.2%), and ceftriaxone (78.4% vs 88.9%). For trimethoprim-sulfamethoxazole, EA in domestic isolates decreased from 80.4% to 50.7%. Typing-only models showed poor performance after lineage separation, while adding serotype and sequence type to k-mer features provided little improvement. In the validation set, 47 of 48 isolates belonged to lineages represented in the training data. EA was 85.4% for penicillin, 83.3% for ceftriaxone, 81.2% for erythromycin, 68.8% for clindamycin, 100% for levofloxacin, and 72.9% for trimethoprim-sulfamethoxazole. No VME or ME occurred for penicillin, whereas two VMEs were observed for ceftriaxone.</w:t>
        </w:r>
      </w:ins>
    </w:p>
    <w:p w14:paraId="7942A050" w14:textId="4D83F387" w:rsidR="005C1602" w:rsidDel="00141726" w:rsidRDefault="00BE38D0" w:rsidP="00141726">
      <w:pPr>
        <w:rPr>
          <w:ins w:id="12" w:author="Zhao Chunjiang" w:date="2026-10-07T08:00:00Z"/>
          <w:del w:id="13" w:author="Chunjiang Zhao" w:date="2026-10-07T20:23:00Z" w16du:dateUtc="2026-10-07T12:23:00Z"/>
        </w:rPr>
        <w:pPrChange w:id="14" w:author="Chunjiang Zhao" w:date="2026-10-07T20:23:00Z" w16du:dateUtc="2026-10-07T12:23:00Z">
          <w:pPr/>
        </w:pPrChange>
      </w:pPr>
      <w:ins w:id="15" w:author="Chunjiang Zhao" w:date="2026-10-07T20:23:00Z">
        <w:r w:rsidRPr="00BE38D0">
          <w:rPr>
            <w:i/>
            <w:iCs/>
            <w:lang w:val="en-CN"/>
          </w:rPr>
          <w:t>Conclusions:</w:t>
        </w:r>
        <w:r w:rsidRPr="00BE38D0">
          <w:rPr>
            <w:iCs/>
            <w:lang w:val="en-CN"/>
          </w:rPr>
          <w:t xml:space="preserve"> K-mer-based models showed good performance for penicillin and macrolide resistance, particularly in lineages represented in the training data. Ceftriaxone and trimethoprim-sulfamethoxazole predictions were more affected by clonal background. Lineage-aware evaluation is important before clinical application. </w:t>
        </w:r>
        <w:r w:rsidRPr="00BE38D0">
          <w:rPr>
            <w:iCs/>
            <w:lang w:val="en-CN"/>
          </w:rPr>
          <w:lastRenderedPageBreak/>
          <w:t>These models may complement phenotypic susceptibility testing in genomic surveillance and in isolates that are difficult to test conventionally.</w:t>
        </w:r>
      </w:ins>
      <w:ins w:id="16" w:author="Zhao Chunjiang" w:date="2026-10-07T08:00:00Z">
        <w:del w:id="17" w:author="Chunjiang Zhao" w:date="2026-10-07T20:23:00Z" w16du:dateUtc="2026-10-07T12:23:00Z">
          <w:r w:rsidR="00000000" w:rsidDel="00141726">
            <w:rPr>
              <w:i/>
            </w:rPr>
            <w:delText>Background:</w:delText>
          </w:r>
          <w:r w:rsidR="00000000" w:rsidDel="00141726">
            <w:delText xml:space="preserve"> </w:delText>
          </w:r>
        </w:del>
      </w:ins>
      <w:del w:id="18" w:author="Chunjiang Zhao" w:date="2026-10-07T20:23:00Z" w16du:dateUtc="2026-10-07T12:23:00Z">
        <w:r w:rsidR="006119C9" w:rsidRPr="006119C9" w:rsidDel="00141726">
          <w:delText>Whole-genome sequencing (WGS) provides a potential approach for predicting antimicrobial resistance. However, the clonal population structure of Streptococcus pneumoniae may lead to overestimation of model performance. when genetically related isolates are represented in both training and test sets. This study aimed to evaluate machine learning models based on genomic k-mers for predicting the minimum inhibitory concentrations (MICs) of S. pneumoniae, with consideration of genetic lineage.</w:delText>
        </w:r>
      </w:del>
    </w:p>
    <w:p w14:paraId="0C0D1567" w14:textId="7A46407B" w:rsidR="005C1602" w:rsidDel="00141726" w:rsidRDefault="00EA6222" w:rsidP="00141726">
      <w:pPr>
        <w:rPr>
          <w:ins w:id="19" w:author="Zhao Chunjiang" w:date="2026-10-07T08:00:00Z"/>
          <w:del w:id="20" w:author="Chunjiang Zhao" w:date="2026-10-07T20:23:00Z" w16du:dateUtc="2026-10-07T12:23:00Z"/>
        </w:rPr>
        <w:pPrChange w:id="21" w:author="Chunjiang Zhao" w:date="2026-10-07T20:23:00Z" w16du:dateUtc="2026-10-07T12:23:00Z">
          <w:pPr/>
        </w:pPrChange>
      </w:pPr>
      <w:del w:id="22" w:author="Chunjiang Zhao" w:date="2026-10-07T20:23:00Z" w16du:dateUtc="2026-10-07T12:23:00Z">
        <w:r w:rsidDel="00141726">
          <w:rPr>
            <w:i/>
          </w:rPr>
          <w:delText>Methods:</w:delText>
        </w:r>
        <w:r w:rsidDel="00141726">
          <w:delText xml:space="preserve"> </w:delText>
        </w:r>
        <w:r w:rsidRPr="003F5C54" w:rsidDel="00141726">
          <w:delText>The training dataset comprised 927 isolates, including 607 clinical isolates from China and 320 isolates from the Global Pneumococcal Sequencing project</w:delText>
        </w:r>
      </w:del>
      <w:ins w:id="23" w:author="Zhao Chunjiang" w:date="2026-10-07T08:00:00Z">
        <w:del w:id="24" w:author="Chunjiang Zhao" w:date="2026-10-07T20:23:00Z" w16du:dateUtc="2026-10-07T12:23:00Z">
          <w:r w:rsidDel="00141726">
            <w:delText>. Counts of canonical 10-mers were extracted from genome assemblies, and XGBoost regression and classification models were built for penicillin, ceftriaxone, erythromycin, clindamycin, levofloxacin and trimethoprim-sulfamethoxazole. Model performance was evaluated by nested cross-validation with random splitting and with splitting by k-mer lineage clusters. The final models were validated in 48 clinical isolates collected in 2021, with Etest as the reference method.</w:delText>
          </w:r>
        </w:del>
      </w:ins>
    </w:p>
    <w:p w14:paraId="6CFAB8F4" w14:textId="27FF737C" w:rsidR="005C1602" w:rsidDel="00141726" w:rsidRDefault="00000000" w:rsidP="00141726">
      <w:pPr>
        <w:rPr>
          <w:ins w:id="25" w:author="Zhao Chunjiang" w:date="2026-10-07T08:00:00Z"/>
          <w:del w:id="26" w:author="Chunjiang Zhao" w:date="2026-10-07T20:23:00Z" w16du:dateUtc="2026-10-07T12:23:00Z"/>
        </w:rPr>
        <w:pPrChange w:id="27" w:author="Chunjiang Zhao" w:date="2026-10-07T20:23:00Z" w16du:dateUtc="2026-10-07T12:23:00Z">
          <w:pPr/>
        </w:pPrChange>
      </w:pPr>
      <w:ins w:id="28" w:author="Zhao Chunjiang" w:date="2026-10-07T08:00:00Z">
        <w:del w:id="29" w:author="Chunjiang Zhao" w:date="2026-10-07T20:23:00Z" w16du:dateUtc="2026-10-07T12:23:00Z">
          <w:r w:rsidDel="00141726">
            <w:rPr>
              <w:i/>
            </w:rPr>
            <w:delText>Results:</w:delText>
          </w:r>
          <w:r w:rsidDel="00141726">
            <w:delText xml:space="preserve"> With random and lineage-grouped splitting, the essential agreement (EA) was 90.1% and 87.7% for penicillin, 89.4% and 82.3% for erythromycin, 87.2% and 80.9% for clindamycin, and 88.9% and 78.4% for ceftriaxone, respectively. For trimethoprim-sulfamethoxazole, the EA in domestic isolates decreased from 80.4% to 50.7%. Models based on serotype and sequence type alone performed poorly with lineage-grouped splitting, and adding typing data to k-mer features brought little improvement. In the validation set, 47 of 48 isolates belonged to lineages included in the training data. The EA was 85.4% for penicillin, 83.3% for ceftriaxone, 81.2% for erythromycin, 68.8% for clindamycin, 100% for levofloxacin and 72.9% for trimethoprim-sulfamethoxazole. No very major error (VME) or major error was found for penicillin, and two VMEs (2/14) were found for ceftriaxone.</w:delText>
          </w:r>
        </w:del>
      </w:ins>
    </w:p>
    <w:p w14:paraId="69964CBE" w14:textId="1D194FEE" w:rsidR="005C1602" w:rsidRDefault="00000000" w:rsidP="00141726">
      <w:pPr>
        <w:rPr>
          <w:ins w:id="30" w:author="Zhao Chunjiang" w:date="2026-10-07T08:00:00Z"/>
        </w:rPr>
      </w:pPr>
      <w:ins w:id="31" w:author="Zhao Chunjiang" w:date="2026-10-07T08:00:00Z">
        <w:del w:id="32" w:author="Chunjiang Zhao" w:date="2026-10-07T20:23:00Z" w16du:dateUtc="2026-10-07T12:23:00Z">
          <w:r w:rsidDel="00141726">
            <w:rPr>
              <w:i/>
            </w:rPr>
            <w:delText>Conclusions:</w:delText>
          </w:r>
          <w:r w:rsidDel="00141726">
            <w:delText xml:space="preserve"> k-mer-based machine learning models can predict penicillin and macrolide resistance of </w:delText>
          </w:r>
          <w:r w:rsidDel="00141726">
            <w:rPr>
              <w:i/>
            </w:rPr>
            <w:delText>S. pneumoniae</w:delText>
          </w:r>
          <w:r w:rsidDel="00141726">
            <w:delText xml:space="preserve"> with good accuracy, especially for isolates of known lineages. The prediction of ceftriaxone and trimethoprim-sulfamethoxazole depends strongly on clonal background. Lineage-aware evaluation is necessary before such models are applied. These models may serve as a supplement to phenotypic susceptibility testing, particularly in genomic surveillance and for isolates that are difficult to test by conventional methods.</w:delText>
          </w:r>
        </w:del>
      </w:ins>
    </w:p>
    <w:p w14:paraId="460B08A3" w14:textId="77777777" w:rsidR="00181D6E" w:rsidRDefault="00181D6E" w:rsidP="004723CD"/>
    <w:p w14:paraId="30573978" w14:textId="77777777" w:rsidR="00181D6E" w:rsidRDefault="00181D6E" w:rsidP="00B03730">
      <w:pPr>
        <w:rPr>
          <w:del w:id="33" w:author="Zhao Chunjiang" w:date="2026-10-07T08:00:00Z"/>
        </w:rPr>
      </w:pPr>
      <w:del w:id="34" w:author="Zhao Chunjiang" w:date="2026-10-07T08:00:00Z">
        <w:r>
          <w:rPr>
            <w:b/>
          </w:rPr>
          <w:delText>Keywords</w:delText>
        </w:r>
        <w:r>
          <w:delText xml:space="preserve">: </w:delText>
        </w:r>
        <w:r>
          <w:rPr>
            <w:i/>
          </w:rPr>
          <w:delText>Streptococcus pneumoniae</w:delText>
        </w:r>
        <w:r>
          <w:delText xml:space="preserve">, </w:delText>
        </w:r>
        <w:r>
          <w:rPr>
            <w:i/>
          </w:rPr>
          <w:delText>k</w:delText>
        </w:r>
        <w:r>
          <w:delText>-mer algorithm, antimicrobial resistance (AMR), machine learning, rapid diagnosis</w:delText>
        </w:r>
        <w:r>
          <w:br w:type="page"/>
        </w:r>
      </w:del>
    </w:p>
    <w:p w14:paraId="1D448BC9" w14:textId="77777777" w:rsidR="005C1602" w:rsidRDefault="00000000">
      <w:pPr>
        <w:rPr>
          <w:ins w:id="35" w:author="Zhao Chunjiang" w:date="2026-10-07T08:00:00Z"/>
        </w:rPr>
      </w:pPr>
      <w:ins w:id="36" w:author="Zhao Chunjiang" w:date="2026-10-07T08:00:00Z">
        <w:r>
          <w:rPr>
            <w:b/>
          </w:rPr>
          <w:t xml:space="preserve">Keywords: </w:t>
        </w:r>
        <w:r>
          <w:rPr>
            <w:i/>
          </w:rPr>
          <w:t>Streptococcus pneumoniae</w:t>
        </w:r>
        <w:r>
          <w:t>; antimicrobial resistance; machine learning; k-mer; whole-genome sequencing; population structure</w:t>
        </w:r>
        <w:r>
          <w:br w:type="page"/>
        </w:r>
      </w:ins>
    </w:p>
    <w:p w14:paraId="69B353AA" w14:textId="77777777" w:rsidR="00181D6E" w:rsidRPr="00C7375F" w:rsidRDefault="00181D6E" w:rsidP="00C7375F">
      <w:pPr>
        <w:pStyle w:val="a"/>
        <w:spacing w:line="360" w:lineRule="auto"/>
      </w:pPr>
      <w:del w:id="37" w:author="Zhao Chunjiang" w:date="2026-10-07T08:00:00Z">
        <w:r>
          <w:lastRenderedPageBreak/>
          <w:delText>Introduction</w:delText>
        </w:r>
      </w:del>
      <w:ins w:id="38" w:author="Zhao Chunjiang" w:date="2026-10-07T08:00:00Z">
        <w:r>
          <w:t>1. Introduction</w:t>
        </w:r>
      </w:ins>
    </w:p>
    <w:p w14:paraId="1F9DA30F" w14:textId="77777777" w:rsidR="00181D6E" w:rsidRDefault="00181D6E" w:rsidP="001E7200">
      <w:pPr>
        <w:spacing w:afterLines="100" w:after="326"/>
        <w:rPr>
          <w:del w:id="39" w:author="Zhao Chunjiang" w:date="2026-10-07T08:00:00Z"/>
        </w:rPr>
      </w:pPr>
      <w:del w:id="40" w:author="Zhao Chunjiang" w:date="2026-10-07T08:00:00Z">
        <w:r>
          <w:delText>Clinical microbiology is a branch of microbiology that studies relationship between disease and organisms. Since the invention of the microscope, scientists have been able to observe and study microorganisms. With increased understanding of these minute life forms, researchers have begun to unveil the complex interactions between microorganisms and human health. Over the times, clinical microbiology has become an important medical science, with ongoing development and improvement of related technologies and methods, such as microorganism isolation, culture, identification, and antimicrobial susceptibility testing, which still form the basis of clinical microbiology today. Since the 1980s, electronic computing, mechanical automation, and information technology have been widely used in clinical microbiology, greatly optimizing its workflow and shortening reporting time to 48-72 hours</w:delText>
        </w:r>
        <w:r>
          <w:rPr>
            <w:rFonts w:cs="Times New Roman"/>
            <w:color w:val="000000"/>
          </w:rPr>
          <w:delText>[1]</w:delText>
        </w:r>
        <w:r>
          <w:delText>.</w:delText>
        </w:r>
      </w:del>
    </w:p>
    <w:p w14:paraId="7D854B6A" w14:textId="77777777" w:rsidR="00181D6E" w:rsidRDefault="00181D6E" w:rsidP="001E7200">
      <w:pPr>
        <w:spacing w:afterLines="100" w:after="326"/>
        <w:rPr>
          <w:del w:id="41" w:author="Zhao Chunjiang" w:date="2026-10-07T08:00:00Z"/>
        </w:rPr>
      </w:pPr>
      <w:del w:id="42" w:author="Zhao Chunjiang" w:date="2026-10-07T08:00:00Z">
        <w:r>
          <w:delText>However, with the development and application of new medical technologies, such as interventional techniques and bone marrow transplantation, higher demands have been placed on the prevention and monitoring of infections, posing severe challenges to traditional clinical microbiology methods</w:delText>
        </w:r>
        <w:r>
          <w:rPr>
            <w:rFonts w:cs="Times New Roman"/>
            <w:color w:val="000000"/>
          </w:rPr>
          <w:delText>[2, 3]</w:delText>
        </w:r>
        <w:r>
          <w:delText xml:space="preserve">. The 48-72 hours reporting time required by traditional microbiology methods is still too long to guide modern clinical medication and treatment in a timely manner </w:delText>
        </w:r>
        <w:r>
          <w:rPr>
            <w:rFonts w:cs="Times New Roman"/>
            <w:color w:val="000000"/>
          </w:rPr>
          <w:delText>[4]</w:delText>
        </w:r>
        <w:r>
          <w:delText xml:space="preserve">. It can be even challenging to perform </w:delText>
        </w:r>
        <w:r>
          <w:rPr>
            <w:i/>
          </w:rPr>
          <w:delText>in vitro</w:delText>
        </w:r>
        <w:r>
          <w:delText xml:space="preserve"> susceptibility testing for fastidious or difficult-to-culture pathogens.</w:delText>
        </w:r>
      </w:del>
    </w:p>
    <w:p w14:paraId="7DAB20F5" w14:textId="77777777" w:rsidR="00181D6E" w:rsidRDefault="00181D6E" w:rsidP="001E7200">
      <w:pPr>
        <w:spacing w:afterLines="100" w:after="326"/>
        <w:rPr>
          <w:del w:id="43" w:author="Zhao Chunjiang" w:date="2026-10-07T08:00:00Z"/>
        </w:rPr>
      </w:pPr>
      <w:del w:id="44" w:author="Zhao Chunjiang" w:date="2026-10-07T08:00:00Z">
        <w:r>
          <w:delText xml:space="preserve">For </w:delText>
        </w:r>
        <w:r>
          <w:rPr>
            <w:i/>
          </w:rPr>
          <w:delText xml:space="preserve">Streptococcus pneumoniae </w:delText>
        </w:r>
        <w:r>
          <w:delText>(</w:delText>
        </w:r>
        <w:r>
          <w:rPr>
            <w:i/>
          </w:rPr>
          <w:delText>S. pneumoniae</w:delText>
        </w:r>
        <w:r>
          <w:delText xml:space="preserve">), the current mainstream automation instrument, such as the VITEK 2 system, has limitations in performing </w:delText>
        </w:r>
        <w:r>
          <w:rPr>
            <w:i/>
          </w:rPr>
          <w:delText>in vitro</w:delText>
        </w:r>
        <w:r>
          <w:delText xml:space="preserve"> susceptibility testing and still relies on manual testing. Therefore, alternative methods for predicting antibiotic susceptibility are needed as a supplement for this pathogen. In recent years, the rapid development and significant decrease in cost of gene sequencing technology have enabled the identification of pathogen species in samples through metagenomics technology, even for pathogens that cannot be identified by traditional methods, thus expanding the boundaries of clinical microbiology </w:delText>
        </w:r>
        <w:r>
          <w:rPr>
            <w:rFonts w:cs="Times New Roman"/>
            <w:color w:val="000000"/>
          </w:rPr>
          <w:delText>[5–7]</w:delText>
        </w:r>
        <w:r>
          <w:delText xml:space="preserve">. At the same time, by assessing resistance genes in the genome data, preliminary predictions of drug resistance mechanisms can be made </w:delText>
        </w:r>
        <w:r>
          <w:rPr>
            <w:rFonts w:cs="Times New Roman"/>
            <w:color w:val="000000"/>
          </w:rPr>
          <w:delText>[8, 9]</w:delText>
        </w:r>
        <w:r>
          <w:delText>.</w:delText>
        </w:r>
      </w:del>
    </w:p>
    <w:p w14:paraId="291C5629" w14:textId="77777777" w:rsidR="00181D6E" w:rsidRDefault="00181D6E" w:rsidP="00783328">
      <w:pPr>
        <w:spacing w:afterLines="100" w:after="326"/>
        <w:rPr>
          <w:del w:id="45" w:author="Zhao Chunjiang" w:date="2026-10-07T08:00:00Z"/>
        </w:rPr>
      </w:pPr>
      <w:del w:id="46" w:author="Zhao Chunjiang" w:date="2026-10-07T08:00:00Z">
        <w:r>
          <w:delText xml:space="preserve">In this study, pneumococcal strains with known antibiotic susceptibility results and whole genome sequences were randomly divided into training and testing sets. The genome sequences of the training set were analyzed using </w:delText>
        </w:r>
        <w:r>
          <w:rPr>
            <w:i/>
          </w:rPr>
          <w:delText>k</w:delText>
        </w:r>
        <w:r>
          <w:delText xml:space="preserve">-mer analysis, and the </w:delText>
        </w:r>
        <w:r>
          <w:rPr>
            <w:i/>
          </w:rPr>
          <w:delText>k</w:delText>
        </w:r>
        <w:r>
          <w:delText>-mer features as well as serotype features were used as feature variables, while the resistance phenotypes and minimum inhibitory concentrations of different antibiotics were used as label variables. Machine learning constitutes a data analysis technology that enables computers to learn from data and make decisions or predictions without explicit programming. It relies on algorithms and statistical models to analyze and interpret vast quantities of data. Rather than direct instructions, machine learning utilizes patterns and inferential reasoning to produce outputs</w:delText>
        </w:r>
        <w:r>
          <w:rPr>
            <w:rFonts w:cs="Times New Roman"/>
            <w:color w:val="000000"/>
          </w:rPr>
          <w:delText>[10]</w:delText>
        </w:r>
        <w:r>
          <w:delText>. A predictive model was constructed using machine learning methods. The potential of machine learning as a useful supplement to current susceptibility testing methods was evaluated by predicting the resistance phenotypes and minimum inhibitory concentrations of the testing strains.</w:delText>
        </w:r>
      </w:del>
    </w:p>
    <w:p w14:paraId="3F221FD0" w14:textId="1353FE7E" w:rsidR="005C1602" w:rsidRDefault="00000000">
      <w:pPr>
        <w:rPr>
          <w:ins w:id="47" w:author="Zhao Chunjiang" w:date="2026-10-07T08:00:00Z"/>
        </w:rPr>
      </w:pPr>
      <w:ins w:id="48" w:author="Zhao Chunjiang" w:date="2026-10-07T08:00:00Z">
        <w:r>
          <w:rPr>
            <w:i/>
          </w:rPr>
          <w:t>Streptococcus pneumoniae</w:t>
        </w:r>
        <w:r>
          <w:t xml:space="preserve"> is an important cause of community-acquired pneumonia, bacteremia and meningitis, and antimicrobial resistance of this pathogen remains a serious problem in China [1–3]. Antimicrobial susceptibility testing (AST) is the basis for the selection of antimicrobial agents. However, conventional culture-based AST usually requires 48–72 h to </w:t>
        </w:r>
      </w:ins>
      <w:r w:rsidR="00024658" w:rsidRPr="0054261C">
        <w:t xml:space="preserve">achieve </w:t>
      </w:r>
      <w:r w:rsidR="00024658">
        <w:t xml:space="preserve">final </w:t>
      </w:r>
      <w:ins w:id="49" w:author="Zhao Chunjiang" w:date="2026-10-07T08:00:00Z">
        <w:r>
          <w:t xml:space="preserve">results [4, 5]. For </w:t>
        </w:r>
        <w:r>
          <w:rPr>
            <w:i/>
          </w:rPr>
          <w:t>S. pneumoniae</w:t>
        </w:r>
        <w:r>
          <w:t xml:space="preserve">, the commonly used automated systems, such as the VITEK 2 system, have limitations in AST, and many laboratories still rely on manual methods. In addition, AST cannot be performed when the isolate grows poorly or loses viability, which is not uncommon for this fastidious and autolytic organism. Therefore, alternative methods for predicting susceptibility are needed as a </w:t>
        </w:r>
      </w:ins>
      <w:r w:rsidR="00024658">
        <w:t>backup</w:t>
      </w:r>
      <w:ins w:id="50" w:author="Zhao Chunjiang" w:date="2026-10-07T08:00:00Z">
        <w:r>
          <w:t>.</w:t>
        </w:r>
      </w:ins>
    </w:p>
    <w:p w14:paraId="1B2B3BE4" w14:textId="77777777" w:rsidR="005C1602" w:rsidRDefault="00000000">
      <w:pPr>
        <w:rPr>
          <w:ins w:id="51" w:author="Zhao Chunjiang" w:date="2026-10-07T08:00:00Z"/>
        </w:rPr>
      </w:pPr>
      <w:ins w:id="52" w:author="Zhao Chunjiang" w:date="2026-10-07T08:00:00Z">
        <w:r>
          <w:t xml:space="preserve">With the rapid development and decreasing cost of sequencing technology, whole-genome sequencing (WGS) has been widely used in pathogen identification, molecular epidemiology and resistance surveillance [6–8]. Resistance phenotypes can be predicted from genomic data by two main approaches. The first approach is based on known resistance genes and mutations [9, 10]. For </w:t>
        </w:r>
        <w:r>
          <w:rPr>
            <w:i/>
          </w:rPr>
          <w:t>S. pneumoniae</w:t>
        </w:r>
        <w:r>
          <w:t>, β-lactam MICs can be predicted from the types of penicillin-binding proteins (PBPs) [11]. This approach has good interpretability, but it depends on existing knowledge and databases. The second approach is machine learning, which learns the relationship between genome features and phenotypes directly from data [12]. k-mers, short DNA sequences of fixed length, can be extracted from any genome without prior knowledge of resistance mechanisms, and k-mer-based models have been used to predict the MICs of several bacterial species [13].</w:t>
        </w:r>
      </w:ins>
    </w:p>
    <w:p w14:paraId="64A55EAF" w14:textId="77777777" w:rsidR="005C1602" w:rsidRDefault="00000000">
      <w:pPr>
        <w:rPr>
          <w:ins w:id="53" w:author="Zhao Chunjiang" w:date="2026-10-07T08:00:00Z"/>
        </w:rPr>
      </w:pPr>
      <w:ins w:id="54" w:author="Zhao Chunjiang" w:date="2026-10-07T08:00:00Z">
        <w:r>
          <w:t xml:space="preserve">However, the evaluation of such models needs special attention. </w:t>
        </w:r>
        <w:r>
          <w:rPr>
            <w:i/>
          </w:rPr>
          <w:t>S. pneumoniae</w:t>
        </w:r>
        <w:r>
          <w:t xml:space="preserve"> has an obvious clonal population structure, and resistance is often spread with successful clones, such as CC271 in China. If isolates are randomly divided into training and test sets, closely related isolates will appear in both sets. In this situation, the model may </w:t>
        </w:r>
        <w:r>
          <w:lastRenderedPageBreak/>
          <w:t>make correct predictions by recognizing the clone rather than the resistance determinants, and its performance for isolates of new lineages may be overestimated [14]. In addition, serotype and sequence type (ST) are closely related to clonal lineage, and their contribution to the prediction should be evaluated separately from that of genome sequence features.</w:t>
        </w:r>
      </w:ins>
    </w:p>
    <w:p w14:paraId="372E5D01" w14:textId="740FD46F" w:rsidR="005C1602" w:rsidRDefault="00000000">
      <w:pPr>
        <w:rPr>
          <w:ins w:id="55" w:author="Zhao Chunjiang" w:date="2026-10-07T08:00:00Z"/>
        </w:rPr>
      </w:pPr>
      <w:ins w:id="56" w:author="Zhao Chunjiang" w:date="2026-10-07T08:00:00Z">
        <w:r>
          <w:t xml:space="preserve">In this study, we developed XGBoost models based on genomic 10-mers to predict the MICs and susceptibility categories of </w:t>
        </w:r>
        <w:r>
          <w:rPr>
            <w:i/>
          </w:rPr>
          <w:t>S. pneumoniae</w:t>
        </w:r>
        <w:r>
          <w:t xml:space="preserve"> for six antimicrobial agents, using 927 isolates from China and the Global Pneumococcal Sequencing project. Model performance was evaluated by nested cross-validation with both random and lineage-grouped splitting, and the contributions of k-mer and typing features were compared. The final models were then validated in clinical isolates collected </w:t>
        </w:r>
      </w:ins>
      <w:r w:rsidR="00C56EF5">
        <w:t>during 2021</w:t>
      </w:r>
      <w:ins w:id="57" w:author="Zhao Chunjiang" w:date="2026-10-07T08:00:00Z">
        <w:r>
          <w:t xml:space="preserve">. The aim of this study was to determine for which antimicrobial agents and in which situations genome-based prediction can be used as a reliable supplement to conventional </w:t>
        </w:r>
      </w:ins>
      <w:r w:rsidR="00380C17">
        <w:t xml:space="preserve">culture-based </w:t>
      </w:r>
      <w:ins w:id="58" w:author="Zhao Chunjiang" w:date="2026-10-07T08:00:00Z">
        <w:r>
          <w:t>AST.</w:t>
        </w:r>
      </w:ins>
    </w:p>
    <w:p w14:paraId="08B2CBC1" w14:textId="77777777" w:rsidR="00181D6E" w:rsidRDefault="00181D6E">
      <w:pPr>
        <w:widowControl/>
        <w:jc w:val="left"/>
      </w:pPr>
      <w:r>
        <w:br w:type="page"/>
      </w:r>
    </w:p>
    <w:p w14:paraId="4E3F5D2A" w14:textId="77777777" w:rsidR="00181D6E" w:rsidRDefault="00181D6E" w:rsidP="003D2E16">
      <w:pPr>
        <w:pStyle w:val="a"/>
      </w:pPr>
      <w:del w:id="59" w:author="Zhao Chunjiang" w:date="2026-10-07T08:00:00Z">
        <w:r>
          <w:lastRenderedPageBreak/>
          <w:delText>MATERIALS AND METHODS</w:delText>
        </w:r>
      </w:del>
      <w:ins w:id="60" w:author="Zhao Chunjiang" w:date="2026-10-07T08:00:00Z">
        <w:r>
          <w:t>2. Materials and methods</w:t>
        </w:r>
      </w:ins>
    </w:p>
    <w:p w14:paraId="6FE5FAFB" w14:textId="77777777" w:rsidR="00181D6E" w:rsidRPr="00493239" w:rsidRDefault="00181D6E" w:rsidP="003D2E16">
      <w:pPr>
        <w:pStyle w:val="a1"/>
        <w:rPr>
          <w:del w:id="61" w:author="Zhao Chunjiang" w:date="2026-10-07T08:00:00Z"/>
          <w:sz w:val="24"/>
          <w:szCs w:val="24"/>
        </w:rPr>
      </w:pPr>
      <w:del w:id="62" w:author="Zhao Chunjiang" w:date="2026-10-07T08:00:00Z">
        <w:r>
          <w:rPr>
            <w:rFonts w:ascii="HelveticaNeueLTStd-Bd" w:hAnsi="HelveticaNeueLTStd-Bd" w:cs="HelveticaNeueLTStd-Bd"/>
            <w:kern w:val="0"/>
            <w:sz w:val="24"/>
            <w:szCs w:val="24"/>
          </w:rPr>
          <w:delText xml:space="preserve">Isolates </w:delText>
        </w:r>
        <w:r>
          <w:rPr>
            <w:sz w:val="24"/>
            <w:szCs w:val="24"/>
          </w:rPr>
          <w:delText>and hardware</w:delText>
        </w:r>
      </w:del>
    </w:p>
    <w:p w14:paraId="64DA7082" w14:textId="77777777" w:rsidR="00181D6E" w:rsidRDefault="00181D6E" w:rsidP="004D7D75">
      <w:pPr>
        <w:rPr>
          <w:del w:id="63" w:author="Zhao Chunjiang" w:date="2026-10-07T08:00:00Z"/>
        </w:rPr>
      </w:pPr>
      <w:del w:id="64" w:author="Zhao Chunjiang" w:date="2026-10-07T08:00:00Z">
        <w:r>
          <w:delText xml:space="preserve">In this study, </w:delText>
        </w:r>
        <w:r>
          <w:rPr>
            <w:i/>
          </w:rPr>
          <w:delText xml:space="preserve">S. pneumoniae </w:delText>
        </w:r>
        <w:r>
          <w:delText>was primarily derived from two sources. The first portion, comprising 633 strains, was obtained from our laboratory's previous studies</w:delText>
        </w:r>
        <w:r>
          <w:rPr>
            <w:rFonts w:cs="Times New Roman"/>
            <w:color w:val="000000"/>
          </w:rPr>
          <w:delText>[11–13]</w:delText>
        </w:r>
        <w:r>
          <w:delText xml:space="preserve">. Among these isolates, 400 were obtained from bloodstream infections, 120 from pneumonia cases, and 113 from central nervous system infections. These strains were collected from patients of various geographical regions, over multiple years, and across different age groups. The geographical distribution of the 633 </w:delText>
        </w:r>
        <w:r>
          <w:rPr>
            <w:i/>
          </w:rPr>
          <w:delText>S. pneumoniae</w:delText>
        </w:r>
        <w:r>
          <w:delText xml:space="preserve"> strains utilized for the purpose of machine learning in this investigation was displayed in Supplement Figure 1. To ensure the broadness and representativeness of the strains, we additionally selected 320 strains with different resistant phenotypes from the GPS database (The Global Pneumococcal Sequencing Project) </w:delText>
        </w:r>
        <w:r>
          <w:rPr>
            <w:rFonts w:cs="Times New Roman"/>
            <w:color w:val="000000"/>
          </w:rPr>
          <w:delText>[14]</w:delText>
        </w:r>
        <w:r>
          <w:delText xml:space="preserve">, distinct from the initial 633 strains, to enhance the generalizability of the predictive model (Supplement table 1). In addition, we selected 33 clinical isolates of </w:delText>
        </w:r>
        <w:r>
          <w:rPr>
            <w:i/>
          </w:rPr>
          <w:delText>S. pneumoniae</w:delText>
        </w:r>
        <w:r>
          <w:delText xml:space="preserve"> to serve as a clinical validation set. We used the trained model to predict their MIC values and assessed the model's performance. All the domestic strains underwent serotyping using the previously described Quellung reaction method. MLST (Multi-Locus Sequence Typing) results were obtained by analyzing the genome data with the MLST 2.0 tool </w:delText>
        </w:r>
        <w:r>
          <w:rPr>
            <w:rFonts w:cs="Times New Roman"/>
            <w:color w:val="000000"/>
          </w:rPr>
          <w:delText>[15]</w:delText>
        </w:r>
        <w:r>
          <w:delText>. A comprehensive dataframe, comprising fields such as strain ID, year of isolation, age, specimen type, MLST, and serotypes, was meticulously compiled as part of the epidemiological features. The bioinformatics server employed in this study is equipped with 56 cores, 256 gigabytes of memory (RAM), and a storage capacity of 10 terabytes, running on the CentOS operating system.</w:delText>
        </w:r>
      </w:del>
    </w:p>
    <w:p w14:paraId="2B1B18B3" w14:textId="77777777" w:rsidR="00181D6E" w:rsidRPr="006B07D5" w:rsidRDefault="00181D6E" w:rsidP="003D2E16">
      <w:pPr>
        <w:pStyle w:val="a1"/>
        <w:rPr>
          <w:del w:id="65" w:author="Zhao Chunjiang" w:date="2026-10-07T08:00:00Z"/>
        </w:rPr>
      </w:pPr>
      <w:del w:id="66" w:author="Zhao Chunjiang" w:date="2026-10-07T08:00:00Z">
        <w:r>
          <w:rPr>
            <w:rFonts w:ascii="HelveticaNeueLTStd-Bd" w:hAnsi="HelveticaNeueLTStd-Bd" w:cs="HelveticaNeueLTStd-Bd"/>
            <w:kern w:val="0"/>
            <w:sz w:val="24"/>
            <w:szCs w:val="24"/>
          </w:rPr>
          <w:delText>Antibiotic Susceptibility Testing and Serotyping</w:delText>
        </w:r>
      </w:del>
    </w:p>
    <w:p w14:paraId="498F4CF7" w14:textId="77777777" w:rsidR="00181D6E" w:rsidRPr="00167470" w:rsidRDefault="00181D6E" w:rsidP="005F758B">
      <w:pPr>
        <w:rPr>
          <w:del w:id="67" w:author="Zhao Chunjiang" w:date="2026-10-07T08:00:00Z"/>
          <w:rFonts w:cs="Times New Roman"/>
        </w:rPr>
      </w:pPr>
      <w:del w:id="68" w:author="Zhao Chunjiang" w:date="2026-10-07T08:00:00Z">
        <w:r>
          <w:rPr>
            <w:rFonts w:cs="Times New Roman"/>
          </w:rPr>
          <w:delText xml:space="preserve">The reference method for determining the minimum inhibitory concentrations (MICs) of all </w:delText>
        </w:r>
        <w:r>
          <w:rPr>
            <w:rFonts w:cs="Times New Roman"/>
            <w:i/>
          </w:rPr>
          <w:delText>S. pneumoniae</w:delText>
        </w:r>
        <w:r>
          <w:rPr>
            <w:rFonts w:cs="Times New Roman"/>
          </w:rPr>
          <w:delText xml:space="preserve"> isolates against commonly used community antibiotics involved the application of both broth and agar dilution methods. The testing procedures strictly adhered to the guidelines set forth by the Clinical and Laboratory Standards Institute (CLSI M100 32nd Edition)</w:delText>
        </w:r>
        <w:r>
          <w:rPr>
            <w:rFonts w:cs="Times New Roman"/>
            <w:color w:val="000000"/>
          </w:rPr>
          <w:delText>[16]</w:delText>
        </w:r>
        <w:r>
          <w:rPr>
            <w:rFonts w:cs="Times New Roman"/>
          </w:rPr>
          <w:delText xml:space="preserve">. Eight antibiotics, comprising penicillin, amoxicillin-clavulanic acid, ceftriaxone, erythromycin, clindamycin, levofloxacin, moxifloxacin, and sulfamethoxazole-trimethoprim, were included in the study. The antibiotic standards utilized were procured from the National Institute for the Control of Pharmaceutical and Biological Products in China. The oral and non-meningitis breakpoints were employed to assess sensitivities to penicillin and ceftriaxone, respectively. During each batch of antimicrobial sensitivity experiments, the </w:delText>
        </w:r>
        <w:r>
          <w:rPr>
            <w:rFonts w:cs="Times New Roman"/>
            <w:i/>
          </w:rPr>
          <w:delText>S. pneumoniae</w:delText>
        </w:r>
        <w:r>
          <w:rPr>
            <w:rFonts w:cs="Times New Roman"/>
          </w:rPr>
          <w:delText xml:space="preserve"> reference strain ATCC 49619, and the </w:delText>
        </w:r>
        <w:r>
          <w:rPr>
            <w:rFonts w:cs="Times New Roman"/>
            <w:i/>
          </w:rPr>
          <w:delText xml:space="preserve">Staphylococcus. aureus </w:delText>
        </w:r>
        <w:r>
          <w:rPr>
            <w:rFonts w:cs="Times New Roman"/>
          </w:rPr>
          <w:delText>(</w:delText>
        </w:r>
        <w:r>
          <w:rPr>
            <w:i/>
          </w:rPr>
          <w:delText>S. aureus</w:delText>
        </w:r>
        <w:r>
          <w:rPr>
            <w:rFonts w:cs="Times New Roman"/>
          </w:rPr>
          <w:delText xml:space="preserve">) strain ATCC 29213 were used as quality control strains to ensure the accuracy of the results. The concentration range of different antibiotics covers the breakpoints defined in the CLSI documents for dilution method. The determination of the serotypes/groups of pneumococcus in 633 isolates was performed using the Pneumotest-Latex kit (Statens Serum Institut, Copenhagen, Denmark) and type-specific antisera (Statens Serum Institut, Copenhagen, Denmark), following the previously described protocols </w:delText>
        </w:r>
        <w:r>
          <w:rPr>
            <w:rFonts w:cs="Times New Roman"/>
            <w:color w:val="000000"/>
          </w:rPr>
          <w:delText>[13, 17]</w:delText>
        </w:r>
        <w:r>
          <w:rPr>
            <w:rFonts w:cs="Times New Roman"/>
          </w:rPr>
          <w:delText xml:space="preserve">. Additionally, SeroBA </w:delText>
        </w:r>
        <w:r>
          <w:rPr>
            <w:rFonts w:cs="Times New Roman"/>
            <w:color w:val="000000"/>
          </w:rPr>
          <w:delText>[18]</w:delText>
        </w:r>
        <w:r>
          <w:rPr>
            <w:rFonts w:cs="Times New Roman"/>
          </w:rPr>
          <w:delText xml:space="preserve">, a pipeline based on </w:delText>
        </w:r>
        <w:r>
          <w:rPr>
            <w:rFonts w:cs="Times New Roman"/>
            <w:i/>
          </w:rPr>
          <w:delText>k</w:delText>
        </w:r>
        <w:r>
          <w:rPr>
            <w:rFonts w:cs="Times New Roman"/>
          </w:rPr>
          <w:delText>-mer analysis, was utilized to identify the serotypes from the Whole Genome Sequencing (WGS) reads of all 633 strains.</w:delText>
        </w:r>
      </w:del>
    </w:p>
    <w:p w14:paraId="19887394" w14:textId="77777777" w:rsidR="00181D6E" w:rsidRPr="00493239" w:rsidRDefault="00181D6E" w:rsidP="003D2E16">
      <w:pPr>
        <w:pStyle w:val="a1"/>
        <w:rPr>
          <w:del w:id="69" w:author="Zhao Chunjiang" w:date="2026-10-07T08:00:00Z"/>
          <w:sz w:val="24"/>
          <w:szCs w:val="24"/>
        </w:rPr>
      </w:pPr>
      <w:del w:id="70" w:author="Zhao Chunjiang" w:date="2026-10-07T08:00:00Z">
        <w:r>
          <w:rPr>
            <w:sz w:val="24"/>
            <w:szCs w:val="24"/>
          </w:rPr>
          <w:delText>Whole Genome Sequencing</w:delText>
        </w:r>
      </w:del>
    </w:p>
    <w:p w14:paraId="22C6B20F" w14:textId="77777777" w:rsidR="00181D6E" w:rsidRDefault="00181D6E" w:rsidP="00167470">
      <w:pPr>
        <w:rPr>
          <w:del w:id="71" w:author="Zhao Chunjiang" w:date="2026-10-07T08:00:00Z"/>
        </w:rPr>
      </w:pPr>
      <w:del w:id="72" w:author="Zhao Chunjiang" w:date="2026-10-07T08:00:00Z">
        <w:r>
          <w:delText xml:space="preserve">The sequencing of the </w:delText>
        </w:r>
        <w:r>
          <w:rPr>
            <w:i/>
          </w:rPr>
          <w:delText>S. pneumoniae</w:delText>
        </w:r>
        <w:r>
          <w:delText xml:space="preserve"> isolates was carried out on various benches, as the sequences were obtained from different previous studies, utilizing the Illumina NextSeq 500, NovaSeq, Hiseq Xten, and Illumina HiSeq platforms. All sequencing data were subjected to quality control before being included in the final analysis. Clean DNA sequences were obtained with the application of Fastp program </w:delText>
        </w:r>
        <w:r>
          <w:rPr>
            <w:rFonts w:cs="Times New Roman"/>
            <w:color w:val="000000"/>
          </w:rPr>
          <w:delText>[19]</w:delText>
        </w:r>
        <w:r>
          <w:delText xml:space="preserve"> to optimize raw data quality and clean the raw data obtained after whole genome sequencing. Multilocus sequence typing (MLST) was performed according to the MLST 2.0 scheme with the assembled genome sequences </w:delText>
        </w:r>
        <w:r>
          <w:rPr>
            <w:rFonts w:cs="Times New Roman"/>
            <w:color w:val="000000"/>
          </w:rPr>
          <w:delText>[20]</w:delText>
        </w:r>
        <w:r>
          <w:delText>.</w:delText>
        </w:r>
      </w:del>
    </w:p>
    <w:p w14:paraId="3BA9B341" w14:textId="77777777" w:rsidR="00181D6E" w:rsidRDefault="00181D6E" w:rsidP="003D2E16">
      <w:pPr>
        <w:pStyle w:val="a1"/>
        <w:rPr>
          <w:del w:id="73" w:author="Zhao Chunjiang" w:date="2026-10-07T08:00:00Z"/>
        </w:rPr>
      </w:pPr>
      <w:del w:id="74" w:author="Zhao Chunjiang" w:date="2026-10-07T08:00:00Z">
        <w:r>
          <w:rPr>
            <w:sz w:val="24"/>
            <w:szCs w:val="24"/>
          </w:rPr>
          <w:delText>Data Set Preparation</w:delText>
        </w:r>
      </w:del>
    </w:p>
    <w:p w14:paraId="784E9B3A" w14:textId="77777777" w:rsidR="00181D6E" w:rsidRDefault="00181D6E" w:rsidP="00FA22E5">
      <w:pPr>
        <w:rPr>
          <w:del w:id="75" w:author="Zhao Chunjiang" w:date="2026-10-07T08:00:00Z"/>
        </w:rPr>
      </w:pPr>
      <w:del w:id="76" w:author="Zhao Chunjiang" w:date="2026-10-07T08:00:00Z">
        <w:r>
          <w:delText>The KMC 3</w:delText>
        </w:r>
        <w:r>
          <w:rPr>
            <w:rFonts w:cs="Times New Roman"/>
            <w:color w:val="000000"/>
          </w:rPr>
          <w:delText>[21]</w:delText>
        </w:r>
        <w:r>
          <w:delText xml:space="preserve"> application was utilized to extract </w:delText>
        </w:r>
        <w:r>
          <w:rPr>
            <w:i/>
          </w:rPr>
          <w:delText>k-mer</w:delText>
        </w:r>
        <w:r>
          <w:delText xml:space="preserve"> features from the refined DNA sequences of all strains. The R tidyverse package</w:delText>
        </w:r>
        <w:r>
          <w:rPr>
            <w:rFonts w:cs="Times New Roman"/>
            <w:color w:val="000000"/>
          </w:rPr>
          <w:delText>[6]</w:delText>
        </w:r>
        <w:r>
          <w:delText xml:space="preserve"> was employed for the consolidation and transformation of the acquired </w:delText>
        </w:r>
        <w:r>
          <w:rPr>
            <w:i/>
          </w:rPr>
          <w:delText>k</w:delText>
        </w:r>
        <w:r>
          <w:delText xml:space="preserve">-mer data. The dataframe was structured as follows, with each row being a strain and the first column was strain ID and the rest columns were </w:delText>
        </w:r>
        <w:r>
          <w:rPr>
            <w:i/>
          </w:rPr>
          <w:delText>k-</w:delText>
        </w:r>
        <w:r>
          <w:delText>mer</w:delText>
        </w:r>
        <w:r>
          <w:rPr>
            <w:i/>
          </w:rPr>
          <w:delText xml:space="preserve"> </w:delText>
        </w:r>
        <w:r>
          <w:delText xml:space="preserve">sequence and the corresponding counts. An increased </w:delText>
        </w:r>
        <w:r>
          <w:rPr>
            <w:i/>
          </w:rPr>
          <w:delText>k</w:delText>
        </w:r>
        <w:r>
          <w:delText xml:space="preserve"> value signifies the extraction of more robust features from the genomic information, although it requires greater hardware resources. Taking the server performance into account, we opted for </w:delText>
        </w:r>
        <w:r>
          <w:rPr>
            <w:i/>
          </w:rPr>
          <w:delText>k</w:delText>
        </w:r>
        <w:r>
          <w:delText xml:space="preserve"> = 10 in the </w:delText>
        </w:r>
        <w:r>
          <w:rPr>
            <w:i/>
          </w:rPr>
          <w:delText>k</w:delText>
        </w:r>
        <w:r>
          <w:delText xml:space="preserve">-mer extraction process, striking a balance between efficiency and accuracy. In this study, missing values were treated as zero. For </w:delText>
        </w:r>
        <w:r>
          <w:rPr>
            <w:i/>
          </w:rPr>
          <w:delText>k</w:delText>
        </w:r>
        <w:r>
          <w:delText>-mer counts of specific sequences that exceed ±3 standard deviations from the mean, we first revisited the original data to confirm the accuracy of the strain identification and to exclude any random errors such as data entry mistakes. If, after review, the data still presents as outliers, we carefully evaluate their potential importance. Instead of replacing these outliers with the mean value or deleting these outliers, we retain them to preserve any potentially significant signals they may provide to the model. A script was developed to convert MIC results into susceptible, intermediate, and resistant categories based on the previously mentioned breakpoints.</w:delText>
        </w:r>
        <w:r>
          <w:rPr>
            <w:rFonts w:cs="Times New Roman"/>
          </w:rPr>
          <w:delText xml:space="preserve"> </w:delText>
        </w:r>
        <w:r>
          <w:rPr>
            <w:i/>
          </w:rPr>
          <w:delText>k-</w:delText>
        </w:r>
        <w:r>
          <w:delText xml:space="preserve">mer feature data, serotype results and MIC results were joined together based on the strain ID and the joined dataframe will be used in machine learning process. Categorical variables were processed using one-hot encoding, which transforms categorical variables into a binary matrix representation. Additionally, the arrays for the features and the target have been created. The features and the target dataframes were splitted into training sets (762 isolates) and testing sets (191 isolates) with </w:delText>
        </w:r>
        <w:r>
          <w:rPr>
            <w:rFonts w:ascii="Lucida Console" w:hAnsi="Lucida Console" w:cs="Times New Roman"/>
          </w:rPr>
          <w:delText>train_test_split()</w:delText>
        </w:r>
        <w:r>
          <w:delText xml:space="preserve"> function from scikit-learn package (scikit-learn, version 1.0.2) </w:delText>
        </w:r>
        <w:r>
          <w:rPr>
            <w:rFonts w:cs="Times New Roman"/>
            <w:color w:val="000000"/>
          </w:rPr>
          <w:delText>[22]</w:delText>
        </w:r>
        <w:r>
          <w:delText xml:space="preserve"> with test size of 0.2. </w:delText>
        </w:r>
      </w:del>
    </w:p>
    <w:p w14:paraId="7AA5FF5F" w14:textId="77777777" w:rsidR="00181D6E" w:rsidRPr="00264CE1" w:rsidRDefault="00181D6E" w:rsidP="003D2E16">
      <w:pPr>
        <w:pStyle w:val="a1"/>
        <w:rPr>
          <w:del w:id="77" w:author="Zhao Chunjiang" w:date="2026-10-07T08:00:00Z"/>
          <w:sz w:val="24"/>
          <w:szCs w:val="24"/>
        </w:rPr>
      </w:pPr>
      <w:del w:id="78" w:author="Zhao Chunjiang" w:date="2026-10-07T08:00:00Z">
        <w:r>
          <w:rPr>
            <w:sz w:val="24"/>
            <w:szCs w:val="24"/>
          </w:rPr>
          <w:delText>Machine Learning Analysis and Tuning</w:delText>
        </w:r>
      </w:del>
    </w:p>
    <w:p w14:paraId="4D42D0BA" w14:textId="77777777" w:rsidR="00181D6E" w:rsidRDefault="00181D6E" w:rsidP="000F7946">
      <w:pPr>
        <w:rPr>
          <w:del w:id="79" w:author="Zhao Chunjiang" w:date="2026-10-07T08:00:00Z"/>
        </w:rPr>
      </w:pPr>
      <w:del w:id="80" w:author="Zhao Chunjiang" w:date="2026-10-07T08:00:00Z">
        <w:r>
          <w:delText>XGBoost (eXtreme Gradient Boosting)</w:delText>
        </w:r>
        <w:r>
          <w:rPr>
            <w:rFonts w:cs="Times New Roman"/>
            <w:color w:val="000000"/>
          </w:rPr>
          <w:delText>[23]</w:delText>
        </w:r>
        <w:r>
          <w:delText xml:space="preserve">, the leading machine learning library for regression as well as classification, and its scikit-learn interface was applied for machine learning training. Supervised machine learning was employed, with the training set utilized for model fitting, and the testing set employed for model evaluation. During all training sessions, we performed a 10-fold cross-validation and reported the average accuracy across all folds along with the confidence interval to provide a more robust measure of the model's performance. All source code is available at the following address: https://github.com/chunkiang/spn_prediction. The raw </w:delText>
        </w:r>
        <w:r>
          <w:rPr>
            <w:i/>
          </w:rPr>
          <w:delText>k</w:delText>
        </w:r>
        <w:r>
          <w:delText xml:space="preserve">-mer data is stored at the following address: https://springkiang-my.sharepoint.com/:f:/g/personal/chunjiang_springkiang_onmicrosoft_com/Ehvwgk6YrQFMjOB3k6o1xLsBWxtt_P0MOPG5rk4oTzpYYg?e=ZxxdqO. The entire experimental process and machine learning procedure of this study are summarized in Figure 1. </w:delText>
        </w:r>
      </w:del>
    </w:p>
    <w:p w14:paraId="174E5B18" w14:textId="77777777" w:rsidR="00181D6E" w:rsidRDefault="00181D6E" w:rsidP="000F7946">
      <w:pPr>
        <w:rPr>
          <w:del w:id="81" w:author="Zhao Chunjiang" w:date="2026-10-07T08:00:00Z"/>
        </w:rPr>
      </w:pPr>
      <w:del w:id="82" w:author="Zhao Chunjiang" w:date="2026-10-07T08:00:00Z">
        <w:r>
          <w:delText xml:space="preserve">The objective of hyperparameter tuning is to determine the optimal set of hyperparameters that yield the highest performance of the model for a given task. There are a lot of hyperparameters in XGBoost that can be tuned, and the most important ones include: learning rate, max depth and number of estimators. The optimization process of this research includes two aspects, first, normalization of the data that used in the ML process. Second, using the random search method, which is part of the scikit-learn package in python, to optimize the parameters of the classifier and regressor. Considering that there are many hyperparameters that can be adjusted in XGBoost, the traditional method of fixing other hyperparameters and only adjusting one hyperparameter each time which requires more computational resources and is not suitable for this research. In this research the number of estimators and max depth were optimized with </w:delText>
        </w:r>
        <w:r>
          <w:rPr>
            <w:rFonts w:ascii="Lucida Console" w:hAnsi="Lucida Console"/>
          </w:rPr>
          <w:delText>RandomizedSearchCV()</w:delText>
        </w:r>
        <w:r>
          <w:delText xml:space="preserve"> method. A parameter grid consisting of a list of the number of estimators and a list of the max depth was created and utilized as the parameter distribution in the </w:delText>
        </w:r>
        <w:r>
          <w:rPr>
            <w:rFonts w:ascii="Lucida Console" w:hAnsi="Lucida Console"/>
          </w:rPr>
          <w:delText>RandomizedSearchCV()</w:delText>
        </w:r>
        <w:r>
          <w:delText xml:space="preserve"> object that was previously initiated. Then, the features (X) and labels (y) were used to fit the object. The best parameter was determined by accessing the attribute of the fitted object.</w:delText>
        </w:r>
      </w:del>
    </w:p>
    <w:p w14:paraId="3409744C" w14:textId="77777777" w:rsidR="00181D6E" w:rsidRDefault="00181D6E" w:rsidP="000F7946">
      <w:pPr>
        <w:rPr>
          <w:del w:id="83" w:author="Zhao Chunjiang" w:date="2026-10-07T08:00:00Z"/>
        </w:rPr>
      </w:pPr>
    </w:p>
    <w:p w14:paraId="69BF5382" w14:textId="77777777" w:rsidR="00181D6E" w:rsidRPr="005C1934" w:rsidRDefault="00181D6E" w:rsidP="003D1EA3">
      <w:pPr>
        <w:pStyle w:val="a1"/>
        <w:rPr>
          <w:del w:id="84" w:author="Zhao Chunjiang" w:date="2026-10-07T08:00:00Z"/>
          <w:sz w:val="24"/>
          <w:szCs w:val="24"/>
        </w:rPr>
      </w:pPr>
      <w:del w:id="85" w:author="Zhao Chunjiang" w:date="2026-10-07T08:00:00Z">
        <w:r>
          <w:rPr>
            <w:sz w:val="24"/>
            <w:szCs w:val="24"/>
          </w:rPr>
          <w:delText>Interpretation of Results</w:delText>
        </w:r>
      </w:del>
    </w:p>
    <w:p w14:paraId="6BF3A280" w14:textId="77777777" w:rsidR="00181D6E" w:rsidRPr="002831B8" w:rsidRDefault="00181D6E" w:rsidP="00892396">
      <w:pPr>
        <w:rPr>
          <w:del w:id="86" w:author="Zhao Chunjiang" w:date="2026-10-07T08:00:00Z"/>
        </w:rPr>
      </w:pPr>
      <w:del w:id="87" w:author="Zhao Chunjiang" w:date="2026-10-07T08:00:00Z">
        <w:r>
          <w:delText xml:space="preserve">The obtained minimum inhibitory concentration (MIC) values of </w:delText>
        </w:r>
        <w:r>
          <w:rPr>
            <w:i/>
          </w:rPr>
          <w:delText>S. pneumoniae</w:delText>
        </w:r>
        <w:r>
          <w:delText xml:space="preserve"> for various antibiotics in the drug susceptibility experiments were converted into three categories: susceptible (S), intermediate (I), and resistant (R), in accordance with the guidelines outlined in the CLSI M100 document</w:delText>
        </w:r>
        <w:r>
          <w:rPr>
            <w:rFonts w:cs="Times New Roman"/>
            <w:color w:val="000000"/>
          </w:rPr>
          <w:delText>[16]</w:delText>
        </w:r>
        <w:r>
          <w:delText>. Following the construction of the predictive model, essential agreement (EA), category agreement (CA)</w:delText>
        </w:r>
        <w:r>
          <w:rPr>
            <w:rFonts w:cs="Times New Roman"/>
            <w:color w:val="000000"/>
          </w:rPr>
          <w:delText>[24]</w:delText>
        </w:r>
        <w:r>
          <w:delText>, sensitivity, and specificity were computed, along with the derivation of negative predictive value (NPV), positive predictive value (PPV), very major error (VME), and major error (ME) from sensitivity and specificity. Furthermore, The Macro F1 score, a metric that balances precision and recall across all classes, was calculated for both the prediction of MICs and their interpretation. CA was employed to evaluate the predictive accuracy of classification models, while EA was utilized to assess the accuracy of regression prediction models. NPV, PPV, VME and ME were vital in evaluating the reliability and accuracy of diagnostic and predictive models, providing insights into the potential clinical implications of the model's predictions.</w:delText>
        </w:r>
      </w:del>
    </w:p>
    <w:p w14:paraId="7CAE0780" w14:textId="77777777" w:rsidR="00181D6E" w:rsidRDefault="00181D6E" w:rsidP="003B1651">
      <w:pPr>
        <w:pStyle w:val="a1"/>
        <w:rPr>
          <w:del w:id="88" w:author="Zhao Chunjiang" w:date="2026-10-07T08:00:00Z"/>
          <w:sz w:val="24"/>
          <w:szCs w:val="24"/>
        </w:rPr>
      </w:pPr>
      <w:del w:id="89" w:author="Zhao Chunjiang" w:date="2026-10-07T08:00:00Z">
        <w:r>
          <w:rPr>
            <w:sz w:val="24"/>
            <w:szCs w:val="24"/>
          </w:rPr>
          <w:delText>Clinical validation</w:delText>
        </w:r>
      </w:del>
    </w:p>
    <w:p w14:paraId="3B62B535" w14:textId="77777777" w:rsidR="00181D6E" w:rsidRPr="002831B8" w:rsidRDefault="00181D6E" w:rsidP="002637F2">
      <w:pPr>
        <w:rPr>
          <w:del w:id="90" w:author="Zhao Chunjiang" w:date="2026-10-07T08:00:00Z"/>
        </w:rPr>
      </w:pPr>
      <w:del w:id="91" w:author="Zhao Chunjiang" w:date="2026-10-07T08:00:00Z">
        <w:r>
          <w:delText xml:space="preserve">In this study, a set of 33 clinical isolates of </w:delText>
        </w:r>
        <w:r>
          <w:rPr>
            <w:i/>
          </w:rPr>
          <w:delText>S. pneumoniae</w:delText>
        </w:r>
        <w:r>
          <w:delText xml:space="preserve"> was employed for the validation of the established machine learning (ML) model. These strains were also subjected to conventional antimicrobial susceptibility testing. The minimum inhibitory concentrations (MICs) of bacterial strains were compared for penicillin, amoxicillin/clavulanic acid, ceftriaxone, clindamycin, erythromycin, levofloxacin, moxifloxacin and sulfamethoxazole. Common methods for determining bacterial MICs in clinical settings include automated instrument-based approaches and manual Etest methods. Each strain underwent 50 model predictions. For each prediction, we randomly selected 80% of the strains from a pool of 953 (633 domestic strains and 320 from the online database) strains to train the model using their 10-kmer values. The trained model was then applied to the 33 clinical validation strains. This approach ensures that the predictive model captures the features of various phenotypes, thereby improving the accuracy of the prediction results, thereby reducing the potential for certain critical strain characteristics to be omitted due to random errors, which could lead to random biases. The inherent randomization feature of XGBoost prevents overfitting of the predictive model, ensuring that the model has broader applicability rather than being restricted to specific strains with distinct genetic phenotypes. The final prediction of each validation strains was then determined by calculating the median of these 50 prediction outcomes. The comparison between the results obtained from the machine learning approach and the traditional antimicrobial susceptibility testing aimed to assess the practical utility of the ML method in the detection of actual clinical specimens.</w:delText>
        </w:r>
      </w:del>
    </w:p>
    <w:p w14:paraId="54CE87E5" w14:textId="77777777" w:rsidR="00181D6E" w:rsidRDefault="00181D6E" w:rsidP="002F265F">
      <w:pPr>
        <w:pStyle w:val="a1"/>
        <w:rPr>
          <w:del w:id="92" w:author="Zhao Chunjiang" w:date="2026-10-07T08:00:00Z"/>
          <w:sz w:val="24"/>
          <w:szCs w:val="24"/>
        </w:rPr>
      </w:pPr>
      <w:del w:id="93" w:author="Zhao Chunjiang" w:date="2026-10-07T08:00:00Z">
        <w:r>
          <w:rPr>
            <w:sz w:val="24"/>
            <w:szCs w:val="24"/>
          </w:rPr>
          <w:delText>The ethics statement</w:delText>
        </w:r>
      </w:del>
    </w:p>
    <w:p w14:paraId="12404DA3" w14:textId="77777777" w:rsidR="00181D6E" w:rsidRDefault="00181D6E" w:rsidP="00F24D42">
      <w:pPr>
        <w:rPr>
          <w:del w:id="94" w:author="Zhao Chunjiang" w:date="2026-10-07T08:00:00Z"/>
        </w:rPr>
      </w:pPr>
      <w:del w:id="95" w:author="Zhao Chunjiang" w:date="2026-10-07T08:00:00Z">
        <w:r>
          <w:delText>The strain data for this study were sourced from multiple previous investigations, with the protocols of the study being approved in multiple instances by the Ethics Committee of the Peking University People's Hospital under the following approval numbers: No. 2010PHB065, No. 2013PHB188, No. 2014PHB104, No. 2016PHB135, and No. 2018PHB129. All procedures were conducted according to the Declaration of Helsinki revised in 2008.</w:delText>
        </w:r>
      </w:del>
    </w:p>
    <w:p w14:paraId="47EF19D7" w14:textId="77777777" w:rsidR="005C1602" w:rsidRDefault="00000000">
      <w:pPr>
        <w:pStyle w:val="a1"/>
        <w:rPr>
          <w:ins w:id="96" w:author="Zhao Chunjiang" w:date="2026-10-07T08:00:00Z"/>
        </w:rPr>
      </w:pPr>
      <w:ins w:id="97" w:author="Zhao Chunjiang" w:date="2026-10-07T08:00:00Z">
        <w:r>
          <w:rPr>
            <w:sz w:val="24"/>
            <w:szCs w:val="24"/>
          </w:rPr>
          <w:t>2.1. Bacterial isolates</w:t>
        </w:r>
      </w:ins>
    </w:p>
    <w:p w14:paraId="3ABF2CB7" w14:textId="77777777" w:rsidR="005C1602" w:rsidRDefault="00000000">
      <w:pPr>
        <w:rPr>
          <w:ins w:id="98" w:author="Zhao Chunjiang" w:date="2026-10-07T08:00:00Z"/>
        </w:rPr>
      </w:pPr>
      <w:ins w:id="99" w:author="Zhao Chunjiang" w:date="2026-10-07T08:00:00Z">
        <w:r>
          <w:t xml:space="preserve">A total of 927 </w:t>
        </w:r>
        <w:r>
          <w:rPr>
            <w:i/>
          </w:rPr>
          <w:t>Streptococcus pneumoniae</w:t>
        </w:r>
        <w:r>
          <w:t xml:space="preserve"> isolates with whole-genome sequencing data and reference minimum inhibitory concentrations (MICs) were included in the training set (Table 1). The workflow of this study is shown in Figure 1. Among them, 607 clinical isolates were collected from patients with bloodstream infection, pneumonia or central nervous system infection in different regions of China between 2010 and 2018 in our previous studies [1–3]. Since no penicillin-susceptible isolate was found among the domestic isolates, 320 isolates with different resistance phenotypes, including 273 penicillin-susceptible isolates, were selected from the Global Pneumococcal Sequencing (GPS) project [15] to increase the diversity of the training data. These GPS isolates were from the United Kingdom (n = 144), Norway (n = 121), South Africa (n = 38) and five other countries (n = 17).</w:t>
        </w:r>
      </w:ins>
    </w:p>
    <w:p w14:paraId="532339A1" w14:textId="77777777" w:rsidR="005C1602" w:rsidRDefault="00000000">
      <w:pPr>
        <w:rPr>
          <w:ins w:id="100" w:author="Zhao Chunjiang" w:date="2026-10-07T08:00:00Z"/>
        </w:rPr>
      </w:pPr>
      <w:ins w:id="101" w:author="Zhao Chunjiang" w:date="2026-10-07T08:00:00Z">
        <w:r>
          <w:t>In addition, 50 non-duplicate clinical isolates collected at Peking University People’s Hospital in 2021 were used as the validation set. The specimens included sputum, blood, cerebrospinal fluid, pleural fluid and bronchoalveolar lavage fluid. None of these isolates was used in model training. Two isolates (V-36 and V-48) were excluded because the quality control of genome assembly suggested mixed culture (abnormal genome size and GC content). Finally, 48 isolates were included in the validation analysis.</w:t>
        </w:r>
      </w:ins>
    </w:p>
    <w:p w14:paraId="0966A477" w14:textId="77777777" w:rsidR="005C1602" w:rsidRDefault="00000000">
      <w:pPr>
        <w:pStyle w:val="a1"/>
        <w:rPr>
          <w:ins w:id="102" w:author="Zhao Chunjiang" w:date="2026-10-07T08:00:00Z"/>
        </w:rPr>
      </w:pPr>
      <w:ins w:id="103" w:author="Zhao Chunjiang" w:date="2026-10-07T08:00:00Z">
        <w:r>
          <w:rPr>
            <w:sz w:val="24"/>
            <w:szCs w:val="24"/>
          </w:rPr>
          <w:t>2.2. Antimicrobial susceptibility testing</w:t>
        </w:r>
      </w:ins>
    </w:p>
    <w:p w14:paraId="41C02DF1" w14:textId="2186E22A" w:rsidR="005C1602" w:rsidDel="00904482" w:rsidRDefault="00000000">
      <w:pPr>
        <w:rPr>
          <w:ins w:id="104" w:author="Zhao Chunjiang" w:date="2026-10-07T08:00:00Z"/>
          <w:del w:id="105" w:author="Chunjiang Zhao" w:date="2026-10-07T18:32:00Z" w16du:dateUtc="2026-10-07T10:32:00Z"/>
        </w:rPr>
      </w:pPr>
      <w:ins w:id="106" w:author="Zhao Chunjiang" w:date="2026-10-07T08:00:00Z">
        <w:del w:id="107" w:author="Chunjiang Zhao" w:date="2026-10-07T18:32:00Z" w16du:dateUtc="2026-10-07T10:32:00Z">
          <w:r w:rsidDel="00904482">
            <w:delText xml:space="preserve">The MICs of penicillin, amoxicillin-clavulanate, ceftriaxone, erythromycin, clindamycin, levofloxacin, moxifloxacin and trimethoprim-sulfamethoxazole for the domestic isolates were determined by broth microdilution and agar dilution methods according to the Clinical and Laboratory Standards Institute (CLSI) guidelines [16]. The antimicrobial reference powders were purchased from the National Institutes for Food and Drug Control, China. The concentration ranges covered the CLSI breakpoints. The lowest penicillin concentration tested was 0.016 mg/L, therefore the absence of penicillin-susceptible isolates was not caused by the testing range. </w:delText>
          </w:r>
          <w:r w:rsidDel="00904482">
            <w:rPr>
              <w:i/>
            </w:rPr>
            <w:delText>S. pneumoniae</w:delText>
          </w:r>
          <w:r w:rsidDel="00904482">
            <w:delText xml:space="preserve"> ATCC 49619 and </w:delText>
          </w:r>
          <w:r w:rsidDel="00904482">
            <w:rPr>
              <w:i/>
            </w:rPr>
            <w:delText>Staphylococcus aureus</w:delText>
          </w:r>
          <w:r w:rsidDel="00904482">
            <w:delText xml:space="preserve"> ATCC 29213 were used as quality control strains in each batch.</w:delText>
          </w:r>
        </w:del>
      </w:ins>
    </w:p>
    <w:p w14:paraId="04AF3FAF" w14:textId="3670D416" w:rsidR="005C1602" w:rsidDel="00904482" w:rsidRDefault="00000000">
      <w:pPr>
        <w:rPr>
          <w:ins w:id="108" w:author="Zhao Chunjiang" w:date="2026-10-07T08:00:00Z"/>
          <w:del w:id="109" w:author="Chunjiang Zhao" w:date="2026-10-07T18:32:00Z" w16du:dateUtc="2026-10-07T10:32:00Z"/>
        </w:rPr>
      </w:pPr>
      <w:ins w:id="110" w:author="Zhao Chunjiang" w:date="2026-10-07T08:00:00Z">
        <w:del w:id="111" w:author="Chunjiang Zhao" w:date="2026-10-07T18:32:00Z" w16du:dateUtc="2026-10-07T10:32:00Z">
          <w:r w:rsidDel="00904482">
            <w:delText>The MICs of the GPS isolates were obtained from the GPS metadata. It should be noted that the MICs of amoxicillin-clavulanate, moxifloxacin and trimethoprim-sulfamethoxazole in the GPS data were predicted from genotypes (</w:delText>
          </w:r>
          <w:r w:rsidDel="00904482">
            <w:rPr>
              <w:i/>
            </w:rPr>
            <w:delText>in silico</w:delText>
          </w:r>
          <w:r w:rsidDel="00904482">
            <w:delText>) rather than measured by phenotypic methods. Therefore, the results of amoxicillin-clavulanate and moxifloxacin were only shown in the Supplementary Material (Table S7), and the results of trimethoprim-sulfamethoxazole were also analyzed separately in the domestic isolates, whose MICs were measured.</w:delText>
          </w:r>
        </w:del>
      </w:ins>
    </w:p>
    <w:p w14:paraId="522ADAD7" w14:textId="2C2780D6" w:rsidR="005C1602" w:rsidDel="00904482" w:rsidRDefault="00000000">
      <w:pPr>
        <w:rPr>
          <w:ins w:id="112" w:author="Zhao Chunjiang" w:date="2026-10-07T08:00:00Z"/>
          <w:del w:id="113" w:author="Chunjiang Zhao" w:date="2026-10-07T18:32:00Z" w16du:dateUtc="2026-10-07T10:32:00Z"/>
        </w:rPr>
      </w:pPr>
      <w:ins w:id="114" w:author="Zhao Chunjiang" w:date="2026-10-07T08:00:00Z">
        <w:del w:id="115" w:author="Chunjiang Zhao" w:date="2026-10-07T18:32:00Z" w16du:dateUtc="2026-10-07T10:32:00Z">
          <w:r w:rsidDel="00904482">
            <w:delText xml:space="preserve">The MICs of the validation isolates were determined by Etest (bioMérieux, Marcy-l’Étoile, France) on Mueller-Hinton agar with 5% sheep blood. The plates were incubated at 35 °C in 5% CO₂ for 20–24 h, and </w:delText>
          </w:r>
          <w:r w:rsidDel="00904482">
            <w:rPr>
              <w:i/>
            </w:rPr>
            <w:delText>S. pneumoniae</w:delText>
          </w:r>
          <w:r w:rsidDel="00904482">
            <w:delText xml:space="preserve"> ATCC 49619 was used as the quality control strain. Etest results that were not on the doubling dilution series (e.g., 0.03 mg/L) were converted to the nearest doubling dilution.</w:delText>
          </w:r>
        </w:del>
      </w:ins>
    </w:p>
    <w:p w14:paraId="237D236D" w14:textId="76508D89" w:rsidR="00904482" w:rsidRPr="00904482" w:rsidRDefault="00000000" w:rsidP="00904482">
      <w:pPr>
        <w:rPr>
          <w:ins w:id="116" w:author="Chunjiang Zhao" w:date="2026-10-07T18:31:00Z"/>
          <w:lang w:val="en-CN"/>
        </w:rPr>
      </w:pPr>
      <w:ins w:id="117" w:author="Zhao Chunjiang" w:date="2026-10-07T08:00:00Z">
        <w:del w:id="118" w:author="Chunjiang Zhao" w:date="2026-10-07T18:32:00Z" w16du:dateUtc="2026-10-07T10:32:00Z">
          <w:r w:rsidDel="00904482">
            <w:delText>All MICs were interpreted according to the CLSI M100 (32nd edition) breakpoints [16]. The oral breakpoints were used for penicillin (susceptible ≤0.06 mg/L, resistant ≥2 mg/L), and the non-meningitis breakpoints were used for ceftriaxone (susceptible ≤1 mg/L, resistant ≥4 mg/L). The isolates were classified as susceptible (S), intermediate (I) or resistant (R), and intermediate and resistant isolates were defined as non-susceptible (NS).</w:delText>
          </w:r>
        </w:del>
      </w:ins>
      <w:ins w:id="119" w:author="Chunjiang Zhao" w:date="2026-10-07T18:31:00Z">
        <w:r w:rsidR="00904482" w:rsidRPr="00904482">
          <w:rPr>
            <w:lang w:val="en-CN"/>
          </w:rPr>
          <w:t xml:space="preserve">For the domestic isolates, MICs of penicillin, amoxicillin-clavulanate, ceftriaxone, erythromycin, clindamycin, levofloxacin, moxifloxacin, and trimethoprim-sulfamethoxazole were determined by broth microdilution or agar dilution according to CLSI guidelines [16]. Antimicrobial reference powders were obtained from the </w:t>
        </w:r>
        <w:r w:rsidR="00904482" w:rsidRPr="00904482">
          <w:rPr>
            <w:lang w:val="en-CN"/>
          </w:rPr>
          <w:lastRenderedPageBreak/>
          <w:t xml:space="preserve">National Institutes for Food and Drug Control, China, and the tested concentration ranges covered the CLSI breakpoints. The lowest penicillin concentration tested was 0.016 mg/L. </w:t>
        </w:r>
        <w:r w:rsidR="00904482" w:rsidRPr="00904482">
          <w:rPr>
            <w:i/>
            <w:iCs/>
            <w:lang w:val="en-CN"/>
          </w:rPr>
          <w:t>S. pneumoniae</w:t>
        </w:r>
        <w:r w:rsidR="00904482" w:rsidRPr="00904482">
          <w:rPr>
            <w:lang w:val="en-CN"/>
          </w:rPr>
          <w:t xml:space="preserve"> ATCC 49619 and </w:t>
        </w:r>
        <w:r w:rsidR="00904482" w:rsidRPr="00904482">
          <w:rPr>
            <w:i/>
            <w:iCs/>
            <w:lang w:val="en-CN"/>
          </w:rPr>
          <w:t>Staphylococcus aureus</w:t>
        </w:r>
        <w:r w:rsidR="00904482" w:rsidRPr="00904482">
          <w:rPr>
            <w:lang w:val="en-CN"/>
          </w:rPr>
          <w:t xml:space="preserve"> ATCC 29213 were used for quality control.</w:t>
        </w:r>
      </w:ins>
    </w:p>
    <w:p w14:paraId="12C4DE1F" w14:textId="77777777" w:rsidR="00904482" w:rsidRPr="00904482" w:rsidRDefault="00904482" w:rsidP="00904482">
      <w:pPr>
        <w:rPr>
          <w:ins w:id="120" w:author="Chunjiang Zhao" w:date="2026-10-07T18:31:00Z"/>
          <w:lang w:val="en-CN"/>
        </w:rPr>
      </w:pPr>
      <w:ins w:id="121" w:author="Chunjiang Zhao" w:date="2026-10-07T18:31:00Z">
        <w:r w:rsidRPr="00904482">
          <w:rPr>
            <w:lang w:val="en-CN"/>
          </w:rPr>
          <w:t>For GPS isolates, MICs were obtained from the GPS metadata. MICs of amoxicillin-clavulanate, moxifloxacin, and trimethoprim-sulfamethoxazole were genotype-predicted rather than phenotypically measured. Therefore, amoxicillin-clavulanate and moxifloxacin were reported only in the Supplementary Material (Table S7), and trimethoprim-sulfamethoxazole was additionally analyzed in the domestic isolates with measured MICs.</w:t>
        </w:r>
      </w:ins>
    </w:p>
    <w:p w14:paraId="258A16B7" w14:textId="77777777" w:rsidR="00904482" w:rsidRPr="00904482" w:rsidRDefault="00904482" w:rsidP="00904482">
      <w:pPr>
        <w:rPr>
          <w:ins w:id="122" w:author="Chunjiang Zhao" w:date="2026-10-07T18:31:00Z"/>
          <w:lang w:val="en-CN"/>
        </w:rPr>
      </w:pPr>
      <w:ins w:id="123" w:author="Chunjiang Zhao" w:date="2026-10-07T18:31:00Z">
        <w:r w:rsidRPr="00904482">
          <w:rPr>
            <w:lang w:val="en-CN"/>
          </w:rPr>
          <w:t xml:space="preserve">For the validation isolates, MICs were determined by Etest (bioMérieux, Marcy-l’Étoile, France) on Mueller-Hinton agar supplemented with 5% sheep blood after incubation at 35 °C in 5% CO₂ for 20–24 h. </w:t>
        </w:r>
        <w:r w:rsidRPr="00904482">
          <w:rPr>
            <w:i/>
            <w:iCs/>
            <w:lang w:val="en-CN"/>
          </w:rPr>
          <w:t>S. pneumoniae</w:t>
        </w:r>
        <w:r w:rsidRPr="00904482">
          <w:rPr>
            <w:lang w:val="en-CN"/>
          </w:rPr>
          <w:t xml:space="preserve"> ATCC 49619 was used for quality control. Etest values not falling on the standard doubling dilution series were converted to the nearest doubling dilution.</w:t>
        </w:r>
      </w:ins>
    </w:p>
    <w:p w14:paraId="1E8BBE7C" w14:textId="34465538" w:rsidR="00904482" w:rsidRPr="00904482" w:rsidRDefault="00904482">
      <w:pPr>
        <w:rPr>
          <w:ins w:id="124" w:author="Zhao Chunjiang" w:date="2026-10-07T08:00:00Z"/>
          <w:lang w:val="en-CN"/>
          <w:rPrChange w:id="125" w:author="Chunjiang Zhao" w:date="2026-10-07T18:31:00Z" w16du:dateUtc="2026-10-07T10:31:00Z">
            <w:rPr>
              <w:ins w:id="126" w:author="Zhao Chunjiang" w:date="2026-10-07T08:00:00Z"/>
            </w:rPr>
          </w:rPrChange>
        </w:rPr>
      </w:pPr>
      <w:ins w:id="127" w:author="Chunjiang Zhao" w:date="2026-10-07T18:31:00Z">
        <w:r w:rsidRPr="00904482">
          <w:rPr>
            <w:lang w:val="en-CN"/>
          </w:rPr>
          <w:t>MICs were interpreted according to CLSI M100, 32nd edition [16]. Oral penicillin breakpoints and non-meningitis ceftriaxone breakpoints were used. Isolates were classified as susceptible (S), intermediate (I), or resistant (R), with I and R grouped as non-susceptible (NS).</w:t>
        </w:r>
      </w:ins>
    </w:p>
    <w:p w14:paraId="775A1055" w14:textId="77777777" w:rsidR="005C1602" w:rsidRDefault="00000000">
      <w:pPr>
        <w:pStyle w:val="a1"/>
        <w:rPr>
          <w:ins w:id="128" w:author="Zhao Chunjiang" w:date="2026-10-07T08:00:00Z"/>
        </w:rPr>
      </w:pPr>
      <w:ins w:id="129" w:author="Zhao Chunjiang" w:date="2026-10-07T08:00:00Z">
        <w:r>
          <w:rPr>
            <w:sz w:val="24"/>
            <w:szCs w:val="24"/>
          </w:rPr>
          <w:t>2.3. Serotyping and multilocus sequence typing</w:t>
        </w:r>
      </w:ins>
    </w:p>
    <w:p w14:paraId="5531910D" w14:textId="77777777" w:rsidR="005C1602" w:rsidRDefault="00000000">
      <w:pPr>
        <w:rPr>
          <w:ins w:id="130" w:author="Zhao Chunjiang" w:date="2026-10-07T08:00:00Z"/>
        </w:rPr>
      </w:pPr>
      <w:ins w:id="131" w:author="Zhao Chunjiang" w:date="2026-10-07T08:00:00Z">
        <w:r>
          <w:t xml:space="preserve">The serotypes of the domestic isolates were determined by the Quellung reaction with the Pneumotest-Latex kit and type-specific antisera (Statens Serum Institut, Copenhagen, Denmark) as described previously [3, 17]. Serotypes were also predicted from sequencing reads by SeroBA [18] for comparison. The Quellung results were used in all analyses, and the comparison of the two methods is shown in Table S8. Thirty-three isolates were reported as possible mixed samples by SeroBA. These isolates were retained because their assemblies met the quality criteria described below and their </w:t>
        </w:r>
        <w:r>
          <w:lastRenderedPageBreak/>
          <w:t xml:space="preserve">serotypes had been determined by the Quellung reaction. Sequence types (STs) were determined from the assembled genomes by MLST 2.0 [19]. For the GPS isolates, serotypes and STs were obtained from the GPS metadata. For the validation isolates, serotypes were predicted by SeroBA and STs were determined by mlst (PubMLST </w:t>
        </w:r>
        <w:r>
          <w:rPr>
            <w:i/>
          </w:rPr>
          <w:t>S. pneumoniae</w:t>
        </w:r>
        <w:r>
          <w:t xml:space="preserve"> scheme).</w:t>
        </w:r>
      </w:ins>
    </w:p>
    <w:p w14:paraId="69968972" w14:textId="77777777" w:rsidR="005C1602" w:rsidRDefault="00000000">
      <w:pPr>
        <w:pStyle w:val="a1"/>
        <w:rPr>
          <w:ins w:id="132" w:author="Zhao Chunjiang" w:date="2026-10-07T08:00:00Z"/>
        </w:rPr>
      </w:pPr>
      <w:ins w:id="133" w:author="Zhao Chunjiang" w:date="2026-10-07T08:00:00Z">
        <w:r>
          <w:rPr>
            <w:sz w:val="24"/>
            <w:szCs w:val="24"/>
          </w:rPr>
          <w:t>2.4. Whole-genome sequencing and assembly</w:t>
        </w:r>
      </w:ins>
    </w:p>
    <w:p w14:paraId="4F23BF91" w14:textId="77777777" w:rsidR="005C1602" w:rsidRDefault="00000000">
      <w:pPr>
        <w:rPr>
          <w:ins w:id="134" w:author="Zhao Chunjiang" w:date="2026-10-07T08:00:00Z"/>
        </w:rPr>
      </w:pPr>
      <w:ins w:id="135" w:author="Zhao Chunjiang" w:date="2026-10-07T08:00:00Z">
        <w:r>
          <w:t>The domestic isolates were sequenced in previous studies on Illumina NextSeq 500, NovaSeq, HiSeq X Ten and HiSeq platforms with paired-end reads. The validation isolates were sequenced on the same Illumina platform as the domestic isolates. Raw reads were trimmed by fastp [20] and assembled by SPAdes v3.13.0 with the --careful option. The validation isolates were assembled with the same software version and parameters. For the GPS isolates, the published assemblies were used.</w:t>
        </w:r>
      </w:ins>
    </w:p>
    <w:p w14:paraId="2978FFC2" w14:textId="77777777" w:rsidR="005C1602" w:rsidRDefault="00000000">
      <w:pPr>
        <w:rPr>
          <w:ins w:id="136" w:author="Zhao Chunjiang" w:date="2026-10-07T08:00:00Z"/>
        </w:rPr>
      </w:pPr>
      <w:ins w:id="137" w:author="Zhao Chunjiang" w:date="2026-10-07T08:00:00Z">
        <w:r>
          <w:t>To remove possible contaminating sequences, the same filtering rule was applied to all isolates. Contigs shorter than 500 bp were removed, and contigs with coverage lower than 0.3 times the main coverage peak of each isolate (the length-weighted median coverage of contigs ≥500 bp) were also removed. The published GPS assemblies only contained contigs ≥500 bp. An assembly was accepted when the filtered genome length was 1.9–2.3 Mb and the GC content was 39%–40%. All 927 training isolates met these criteria, and the median genome length of the domestic isolates was 2.07 Mb (range, 1.97–2.27 Mb). The validation assemblies were processed in the same way.</w:t>
        </w:r>
      </w:ins>
    </w:p>
    <w:p w14:paraId="21F88667" w14:textId="77777777" w:rsidR="005C1602" w:rsidRDefault="00000000">
      <w:pPr>
        <w:pStyle w:val="a1"/>
        <w:rPr>
          <w:ins w:id="138" w:author="Zhao Chunjiang" w:date="2026-10-07T08:00:00Z"/>
        </w:rPr>
      </w:pPr>
      <w:ins w:id="139" w:author="Zhao Chunjiang" w:date="2026-10-07T08:00:00Z">
        <w:r>
          <w:rPr>
            <w:sz w:val="24"/>
            <w:szCs w:val="24"/>
          </w:rPr>
          <w:t>2.5. k-mer features</w:t>
        </w:r>
      </w:ins>
    </w:p>
    <w:p w14:paraId="437FA77C" w14:textId="587BBDAD" w:rsidR="005C1602" w:rsidRDefault="00000000" w:rsidP="00743F2E">
      <w:pPr>
        <w:rPr>
          <w:ins w:id="140" w:author="Zhao Chunjiang" w:date="2026-10-07T08:00:00Z"/>
        </w:rPr>
      </w:pPr>
      <w:ins w:id="141" w:author="Zhao Chunjiang" w:date="2026-10-07T08:00:00Z">
        <w:r>
          <w:t xml:space="preserve">Canonical 10-mers were counted from each assembly by KMC 3 [21] (v3.2.4; parameters -k10 -fm -ci1 -cs65535, to avoid truncation of counts), and the count of each 10-mer was used as the feature value. A 10-mer not detected in an isolate was given a value of zero. In total, 503,875 distinct canonical 10-mers were detected in the 927 training isolates. We chose k = 10 for the following reasons. The total number of </w:t>
        </w:r>
        <w:r>
          <w:lastRenderedPageBreak/>
          <w:t>canonical 10-mers is about 5.2 × 10⁵, which is almost saturated in a pneumococcal genome of 2.1 Mb. Therefore, all isolates, including new isolates, can be described in the same fixed feature space. In addition, the counts can reflect copy number variation (such as rRNA operons and insertion sequences), and the computational cost is acceptable. To evaluate whether longer k-mers could better capture the mosaic penicillin-binding protein genes, canonical 21-mers (presence or absence) were also tested. A total of 10,225,337 distinct 21-mers were detected, of which 4,352,999 were present in 10 to 917 isolates. After merging 21-mers with identical presence patterns, 344,159 features were obtained (Table S4). Extreme k-mer counts were checked against the original data and retained.</w:t>
        </w:r>
      </w:ins>
    </w:p>
    <w:p w14:paraId="1349080E" w14:textId="77777777" w:rsidR="005C1602" w:rsidRDefault="00000000">
      <w:pPr>
        <w:pStyle w:val="a1"/>
        <w:rPr>
          <w:ins w:id="142" w:author="Zhao Chunjiang" w:date="2026-10-07T08:00:00Z"/>
        </w:rPr>
      </w:pPr>
      <w:ins w:id="143" w:author="Zhao Chunjiang" w:date="2026-10-07T08:00:00Z">
        <w:r>
          <w:rPr>
            <w:sz w:val="24"/>
            <w:szCs w:val="24"/>
          </w:rPr>
          <w:t>2.6. Definition of genetic lineages</w:t>
        </w:r>
      </w:ins>
    </w:p>
    <w:p w14:paraId="73C6C9EA" w14:textId="77777777" w:rsidR="005C1602" w:rsidRDefault="00000000">
      <w:pPr>
        <w:rPr>
          <w:ins w:id="144" w:author="Zhao Chunjiang" w:date="2026-10-07T08:00:00Z"/>
        </w:rPr>
      </w:pPr>
      <w:ins w:id="145" w:author="Zhao Chunjiang" w:date="2026-10-07T08:00:00Z">
        <w:r>
          <w:t xml:space="preserve">Antimicrobial resistance of </w:t>
        </w:r>
        <w:r>
          <w:rPr>
            <w:i/>
          </w:rPr>
          <w:t>S. pneumoniae</w:t>
        </w:r>
        <w:r>
          <w:t xml:space="preserve"> is closely related to clonal lineages. Therefore, the isolates were grouped into lineages based on the k-mer data. The pairwise Jaccard distance between isolates was calculated according to the presence or absence of variable 10-mers, and hierarchical clustering was performed with the average linkage method (UPGMA). The clustering tree was cut at a distance of 0.2363, which was the smallest threshold at which ST271, ST320, ST236 and ST1464, the main STs of clonal complex 271 (CC271) in this collection, were grouped into one cluster. As a result, 123 lineage clusters were obtained. The largest cluster contained 233 isolates, including the CC271 isolates.</w:t>
        </w:r>
      </w:ins>
    </w:p>
    <w:p w14:paraId="2C3D0521" w14:textId="77777777" w:rsidR="005C1602" w:rsidRDefault="00000000">
      <w:pPr>
        <w:pStyle w:val="a1"/>
        <w:rPr>
          <w:ins w:id="146" w:author="Zhao Chunjiang" w:date="2026-10-07T08:00:00Z"/>
        </w:rPr>
      </w:pPr>
      <w:ins w:id="147" w:author="Zhao Chunjiang" w:date="2026-10-07T08:00:00Z">
        <w:r>
          <w:rPr>
            <w:sz w:val="24"/>
            <w:szCs w:val="24"/>
          </w:rPr>
          <w:t>2.7. Model development and cross-validation</w:t>
        </w:r>
      </w:ins>
    </w:p>
    <w:p w14:paraId="3BFA84DA" w14:textId="585BF691" w:rsidR="005C1602" w:rsidDel="00481206" w:rsidRDefault="00481206">
      <w:pPr>
        <w:rPr>
          <w:del w:id="148" w:author="Chunjiang Zhao" w:date="2026-10-07T18:26:00Z" w16du:dateUtc="2026-10-07T10:26:00Z"/>
        </w:rPr>
      </w:pPr>
      <w:ins w:id="149" w:author="Chunjiang Zhao" w:date="2026-10-07T18:26:00Z" w16du:dateUtc="2026-10-07T10:26:00Z">
        <w:r w:rsidRPr="00481206">
          <w:t xml:space="preserve">For each antimicrobial agent, XGBoost (v3.2.0) models were developed using the scikit-learn interface (v1.8.0), including a regression model for log₂ MIC and, when at least 10 non-susceptible (NS) isolates were available, a binary classification model for S versus NS. No classification model was therefore built for levofloxacin or moxifloxacin. Class imbalance was handled using scale_pos_weight. Three feature sets </w:t>
        </w:r>
        <w:r w:rsidRPr="00481206">
          <w:lastRenderedPageBreak/>
          <w:t>were evaluated: k-mers alone, serotype and sequence type (ST) alone, and their combination.</w:t>
        </w:r>
      </w:ins>
      <w:ins w:id="150" w:author="Zhao Chunjiang" w:date="2026-10-07T08:00:00Z">
        <w:del w:id="151" w:author="Chunjiang Zhao" w:date="2026-10-07T18:26:00Z" w16du:dateUtc="2026-10-07T10:26:00Z">
          <w:r w:rsidDel="00481206">
            <w:delText>For each antimicrobial agent, two models were constructed with XGBoost [22] (v3.2.0) and its scikit-learn interface [23] (v1.8.0): a regression model to predict the log₂ MIC, and a binary classification model to predict S or NS. The classification model was only built when there were at least 10 NS isolates, so no classification model was built for levofloxacin and moxifloxacin. The class imbalance was adjusted by the scale_pos_weight parameter (the ratio of S to NS isolates). Three feature sets were compared, including k-mer features only, serotype and ST only, and the combination of both.</w:delText>
          </w:r>
        </w:del>
      </w:ins>
    </w:p>
    <w:p w14:paraId="28288DC8" w14:textId="77777777" w:rsidR="00481206" w:rsidRDefault="00481206">
      <w:pPr>
        <w:rPr>
          <w:ins w:id="152" w:author="Chunjiang Zhao" w:date="2026-10-07T18:26:00Z" w16du:dateUtc="2026-10-07T10:26:00Z"/>
        </w:rPr>
      </w:pPr>
    </w:p>
    <w:p w14:paraId="14C76C13" w14:textId="113F34D3" w:rsidR="005C1602" w:rsidRPr="0030221C" w:rsidRDefault="0030221C">
      <w:pPr>
        <w:rPr>
          <w:ins w:id="153" w:author="Zhao Chunjiang" w:date="2026-10-07T08:00:00Z"/>
          <w:lang w:val="en-CN"/>
        </w:rPr>
      </w:pPr>
      <w:r w:rsidRPr="0030221C">
        <w:rPr>
          <w:lang w:val="en-CN"/>
        </w:rPr>
        <w:t>Model performance was evaluated using nested cross-validation with 5 outer folds and 3 inner folds. Within each outer training fold, constant k-mers were removed and the 20,000 k-mers with the highest variance were retained without reference to phenotype. Hyperparameters were optimized by randomized search in the inner folds for each antimicrobial agent and model type (Table S5). For classification models, the decision threshold was selected by maximizing the Youden index based on inner-fold out-of-fold probabilities. The resulting model was then applied to the corresponding outer test fold. Thus, each isolate was predicted once by a model that had not been trained on it, and all outer-fold predictions were pooled for performance evaluation.</w:t>
      </w:r>
    </w:p>
    <w:p w14:paraId="714E9DC7" w14:textId="534F1206" w:rsidR="00A65925" w:rsidRPr="00A65925" w:rsidRDefault="00000000">
      <w:pPr>
        <w:rPr>
          <w:ins w:id="154" w:author="Zhao Chunjiang" w:date="2026-10-07T08:00:00Z"/>
          <w:lang w:val="en-CN"/>
          <w:rPrChange w:id="155" w:author="Chunjiang Zhao" w:date="2026-10-07T18:26:00Z" w16du:dateUtc="2026-10-07T10:26:00Z">
            <w:rPr>
              <w:ins w:id="156" w:author="Zhao Chunjiang" w:date="2026-10-07T08:00:00Z"/>
            </w:rPr>
          </w:rPrChange>
        </w:rPr>
      </w:pPr>
      <w:ins w:id="157" w:author="Zhao Chunjiang" w:date="2026-10-07T08:00:00Z">
        <w:del w:id="158" w:author="Chunjiang Zhao" w:date="2026-10-07T18:27:00Z" w16du:dateUtc="2026-10-07T10:27:00Z">
          <w:r w:rsidDel="00A65925">
            <w:delText>Two data splitting methods were used. In random splitting, the isolates were randomly assigned to different folds with stratification by phenotype. In this case, closely related isolates may appear in both the training and test folds, so the results reflect the performance for lineages already included in the training data (upper bound). In lineage-grouped splitting, all isolates of the same lineage cluster were assigned to the same fold, and no lineage cluster was shared by the training and test folds (Table S6). The results reflect the performance for new lineages that are not included in the training data (lower bound). The same grouping method was used in the inner folds.</w:delText>
          </w:r>
        </w:del>
      </w:ins>
      <w:ins w:id="159" w:author="Chunjiang Zhao" w:date="2026-10-07T18:26:00Z">
        <w:r w:rsidR="00A65925" w:rsidRPr="00A65925">
          <w:rPr>
            <w:lang w:val="en-CN"/>
          </w:rPr>
          <w:t>Two splitting strategies were used. Random splitting was stratified by phenotype and allowed related isolates to occur in both training and test folds, reflecting performance for lineages represented in the training data. In lineage-grouped splitting, isolates from the same lineage cluster were assigned to the same fold, with no lineage shared between training and test folds (Table S6), reflecting performance for unseen lineages. The same grouping strategy was applied in the inner folds.</w:t>
        </w:r>
      </w:ins>
    </w:p>
    <w:p w14:paraId="5FEFAADB" w14:textId="77777777" w:rsidR="005C1602" w:rsidRDefault="00000000">
      <w:pPr>
        <w:rPr>
          <w:ins w:id="160" w:author="Zhao Chunjiang" w:date="2026-10-07T08:00:00Z"/>
        </w:rPr>
      </w:pPr>
      <w:ins w:id="161" w:author="Zhao Chunjiang" w:date="2026-10-07T08:00:00Z">
        <w:r>
          <w:t>The predicted log₂ MIC was rounded to the nearest doubling dilution, instead of rounding up as in the original version, and was limited to the MIC range of the training data. The predicted MICs were then interpreted according to the breakpoints described above. All analyses were performed in Python 3.11.14 on a MacBook Pro (Apple M3, 36 GB RAM). The source code is available at https://github.com/chunkiang/spn_prediction.</w:t>
        </w:r>
      </w:ins>
    </w:p>
    <w:p w14:paraId="087A6DB3" w14:textId="77777777" w:rsidR="005C1602" w:rsidRDefault="00000000">
      <w:pPr>
        <w:pStyle w:val="a1"/>
        <w:rPr>
          <w:ins w:id="162" w:author="Zhao Chunjiang" w:date="2026-10-07T08:00:00Z"/>
        </w:rPr>
      </w:pPr>
      <w:ins w:id="163" w:author="Zhao Chunjiang" w:date="2026-10-07T08:00:00Z">
        <w:r>
          <w:rPr>
            <w:sz w:val="24"/>
            <w:szCs w:val="24"/>
          </w:rPr>
          <w:t>2.8. Final model and clinical validation</w:t>
        </w:r>
      </w:ins>
    </w:p>
    <w:p w14:paraId="3DB92AB2" w14:textId="77777777" w:rsidR="0062312B" w:rsidRPr="0062312B" w:rsidRDefault="0062312B" w:rsidP="0062312B">
      <w:pPr>
        <w:rPr>
          <w:lang w:val="en-CN"/>
        </w:rPr>
      </w:pPr>
      <w:r w:rsidRPr="0062312B">
        <w:rPr>
          <w:lang w:val="en-CN"/>
        </w:rPr>
        <w:t xml:space="preserve">For clinical application, a final model was trained for each antimicrobial agent using all 927 training isolates and k-mer features alone. After the same feature-filtering procedure, hyperparameters were selected by 5-fold lineage-grouped cross-validation, </w:t>
      </w:r>
      <w:r w:rsidRPr="0062312B">
        <w:rPr>
          <w:lang w:val="en-CN"/>
        </w:rPr>
        <w:lastRenderedPageBreak/>
        <w:t>and classification thresholds were determined by maximizing the Youden index based on out-of-fold probabilities. The resulting models were applied unchanged to the independent validation set. Validation 10-mers were generated using the same KMC parameters and aligned to the feature index derived from the training set.</w:t>
      </w:r>
    </w:p>
    <w:p w14:paraId="170B7154" w14:textId="44991394" w:rsidR="008666BF" w:rsidRPr="008666BF" w:rsidDel="001C6904" w:rsidRDefault="00000000" w:rsidP="008666BF">
      <w:pPr>
        <w:rPr>
          <w:del w:id="164" w:author="Chunjiang Zhao" w:date="2026-10-07T18:00:00Z" w16du:dateUtc="2026-10-07T10:00:00Z"/>
          <w:lang w:val="en-CN"/>
        </w:rPr>
      </w:pPr>
      <w:ins w:id="165" w:author="Zhao Chunjiang" w:date="2026-10-07T08:00:00Z">
        <w:r>
          <w:t xml:space="preserve">To evaluate the uncertainty of prediction, 20 additional models were trained for each antimicrobial agent by bootstrap resampling of the training lineage clusters. The 2.5th and 97.5th percentiles of the predictions were used as the 95% interval of the predicted log₂ MIC. </w:t>
        </w:r>
      </w:ins>
      <w:r w:rsidR="008666BF" w:rsidRPr="008666BF">
        <w:rPr>
          <w:lang w:val="en-CN"/>
        </w:rPr>
        <w:t>Clonal overlap between the validation and training sets was assessed using Jaccard distances based on variable training-set 10-mers. For each validation isolate, the nearest training isolate and the number of training isolates within the predefined lineage threshold (0.2363) were recorded. Isolates with no training isolate within this threshold were classified as belonging to lineages not represented in the training set.</w:t>
      </w:r>
    </w:p>
    <w:p w14:paraId="264C4F68" w14:textId="2D075DE3" w:rsidR="005C1602" w:rsidRPr="008666BF" w:rsidRDefault="005C1602">
      <w:pPr>
        <w:rPr>
          <w:ins w:id="166" w:author="Zhao Chunjiang" w:date="2026-10-07T08:00:00Z"/>
          <w:lang w:val="en-CN"/>
        </w:rPr>
      </w:pPr>
    </w:p>
    <w:p w14:paraId="588F0672" w14:textId="77777777" w:rsidR="005C1602" w:rsidRDefault="00000000">
      <w:pPr>
        <w:pStyle w:val="a1"/>
        <w:rPr>
          <w:ins w:id="167" w:author="Zhao Chunjiang" w:date="2026-10-07T08:00:00Z"/>
        </w:rPr>
      </w:pPr>
      <w:ins w:id="168" w:author="Zhao Chunjiang" w:date="2026-10-07T08:00:00Z">
        <w:r>
          <w:rPr>
            <w:sz w:val="24"/>
            <w:szCs w:val="24"/>
          </w:rPr>
          <w:t>2.9. Performance evaluation and statistical analysis</w:t>
        </w:r>
      </w:ins>
    </w:p>
    <w:p w14:paraId="2D1F0BE5" w14:textId="77777777" w:rsidR="00D216C2" w:rsidRDefault="00D216C2" w:rsidP="00D216C2">
      <w:pPr>
        <w:rPr>
          <w:ins w:id="169" w:author="Chunjiang Zhao" w:date="2026-10-07T18:04:00Z" w16du:dateUtc="2026-10-07T10:04:00Z"/>
          <w:lang w:val="en-CN"/>
        </w:rPr>
      </w:pPr>
      <w:ins w:id="170" w:author="Chunjiang Zhao" w:date="2026-10-07T18:04:00Z" w16du:dateUtc="2026-10-07T10:04:00Z">
        <w:r w:rsidRPr="00FE65DF">
          <w:rPr>
            <w:lang w:val="en-CN"/>
          </w:rPr>
          <w:t>Agreement between predicted and reference MICs was evaluated according to CLSI M52 and ISO 20776-2 [24]. Essential agreement (EA) was defined as a predicted MIC within ±1 doubling dilution of the reference MIC, and categorical agreement (CA) as agreement in the S/I/R category. Very major error (VME), major error (ME), and minor error (mE) were defined as resistant predicted as susceptible, susceptible predicted as resistant, and any disagreement involving the intermediate category, respectively, with resistant, susceptible, and all isolates as the corresponding denominators. EA, CA, and error rates were calculated for the regression models. Bland–Altman analysis was used to assess bias between predicted and reference log₂ MICs.</w:t>
        </w:r>
      </w:ins>
    </w:p>
    <w:p w14:paraId="1B18161A" w14:textId="77777777" w:rsidR="00D216C2" w:rsidRPr="00FE65DF" w:rsidRDefault="00D216C2" w:rsidP="00D216C2">
      <w:pPr>
        <w:rPr>
          <w:ins w:id="171" w:author="Chunjiang Zhao" w:date="2026-10-07T18:04:00Z" w16du:dateUtc="2026-10-07T10:04:00Z"/>
          <w:lang w:val="en-CN"/>
        </w:rPr>
      </w:pPr>
      <w:ins w:id="172" w:author="Chunjiang Zhao" w:date="2026-10-07T18:04:00Z" w16du:dateUtc="2026-10-07T10:04:00Z">
        <w:r w:rsidRPr="00FE65DF">
          <w:rPr>
            <w:lang w:val="en-CN"/>
          </w:rPr>
          <w:t xml:space="preserve">For classification models, sensitivity for non-susceptible isolates, specificity, positive and negative predictive values, F1 score, AUROC, and AUPRC were calculated. In cross-validation, 95% confidence intervals (CIs) were obtained from 1,000 bootstrap resamples of the pooled out-of-fold predictions. For the validation set, Wilson 95% CIs were used for proportions and 2,000 bootstrap resamples for AUROC. Because </w:t>
        </w:r>
        <w:r w:rsidRPr="00FE65DF">
          <w:rPr>
            <w:lang w:val="en-CN"/>
          </w:rPr>
          <w:lastRenderedPageBreak/>
          <w:t>resistance distributions differed between domestic and GPS isolates, results were also reported separately for the two groups. Metrics were not calculated when the denominator was zero or only one class was present. All analyses were descriptive, and no hypothesis testing was performed.</w:t>
        </w:r>
      </w:ins>
    </w:p>
    <w:p w14:paraId="01F73010" w14:textId="0F87E018" w:rsidR="005C1602" w:rsidDel="00D216C2" w:rsidRDefault="00000000">
      <w:pPr>
        <w:rPr>
          <w:ins w:id="173" w:author="Zhao Chunjiang" w:date="2026-10-07T08:00:00Z"/>
          <w:del w:id="174" w:author="Chunjiang Zhao" w:date="2026-10-07T18:04:00Z" w16du:dateUtc="2026-10-07T10:04:00Z"/>
        </w:rPr>
      </w:pPr>
      <w:ins w:id="175" w:author="Zhao Chunjiang" w:date="2026-10-07T08:00:00Z">
        <w:del w:id="176" w:author="Chunjiang Zhao" w:date="2026-10-07T18:04:00Z" w16du:dateUtc="2026-10-07T10:04:00Z">
          <w:r w:rsidDel="00D216C2">
            <w:delText>The agreement between the predicted and reference MICs was evaluated according to CLSI M52 and ISO 20776-2 [24]. Essential agreement (EA) was defined as a predicted MIC within ±1 doubling dilution of the reference MIC, and categorical agreement (CA) was defined as the same S/I/R category. Very major error (VME) was defined as a resistant isolate predicted as susceptible (denominator, resistant isolates). Major error (ME) was defined as a susceptible isolate predicted as resistant (denominator, susceptible isolates). Minor error (mE) was defined as any disagreement involving the intermediate category (denominator, all isolates). EA, CA and error rates were calculated from the regression models. For the classification models, the sensitivity for NS isolates, specificity, positive predictive value, negative predictive value, F1 score, area under the receiver operating characteristic curve (AUROC) and area under the precision-recall curve (AUPRC) were calculated. Bland-Altman analysis was used to evaluate the systematic bias between the continuous predicted log₂ MIC and the reference log₂ MIC, and the 95% limits of agreement were calculated.</w:delText>
          </w:r>
        </w:del>
      </w:ins>
    </w:p>
    <w:p w14:paraId="02FB97D4" w14:textId="2968F375" w:rsidR="005C1602" w:rsidDel="00D216C2" w:rsidRDefault="00000000">
      <w:pPr>
        <w:rPr>
          <w:ins w:id="177" w:author="Zhao Chunjiang" w:date="2026-10-07T08:00:00Z"/>
          <w:del w:id="178" w:author="Chunjiang Zhao" w:date="2026-10-07T18:04:00Z" w16du:dateUtc="2026-10-07T10:04:00Z"/>
        </w:rPr>
      </w:pPr>
      <w:ins w:id="179" w:author="Zhao Chunjiang" w:date="2026-10-07T08:00:00Z">
        <w:del w:id="180" w:author="Chunjiang Zhao" w:date="2026-10-07T18:04:00Z" w16du:dateUtc="2026-10-07T10:04:00Z">
          <w:r w:rsidDel="00D216C2">
            <w:delText>For cross-validation, the 95% confidence intervals (CIs) were calculated by 1,000 bootstrap resamples of the combined out-of-fold predictions. For the validation set, the 95% CIs of proportions were calculated by the Wilson method, and the 95% CI of AUROC was calculated by 2,000 bootstrap resamples. Since the origin of the isolates was associated with the resistance phenotypes (for example, all domestic isolates were penicillin-NS), the results were also reported separately for the domestic and GPS isolates. A metric was not calculated when the denominator was zero or when only one class was present. All analyses were descriptive, and no hypothesis test was performed.</w:delText>
          </w:r>
        </w:del>
      </w:ins>
    </w:p>
    <w:p w14:paraId="08FC5479" w14:textId="77777777" w:rsidR="005C1602" w:rsidRDefault="00000000">
      <w:pPr>
        <w:pStyle w:val="a1"/>
        <w:rPr>
          <w:ins w:id="181" w:author="Zhao Chunjiang" w:date="2026-10-07T08:00:00Z"/>
        </w:rPr>
      </w:pPr>
      <w:ins w:id="182" w:author="Zhao Chunjiang" w:date="2026-10-07T08:00:00Z">
        <w:r>
          <w:rPr>
            <w:sz w:val="24"/>
            <w:szCs w:val="24"/>
          </w:rPr>
          <w:t>2.10. Ethics statement</w:t>
        </w:r>
      </w:ins>
    </w:p>
    <w:p w14:paraId="7970B554" w14:textId="126DD8FA" w:rsidR="00C945CF" w:rsidRPr="00C945CF" w:rsidRDefault="00000000">
      <w:pPr>
        <w:rPr>
          <w:ins w:id="183" w:author="Zhao Chunjiang" w:date="2026-10-07T08:00:00Z"/>
          <w:lang w:val="en-CN"/>
          <w:rPrChange w:id="184" w:author="Chunjiang Zhao" w:date="2026-10-07T18:06:00Z" w16du:dateUtc="2026-10-07T10:06:00Z">
            <w:rPr>
              <w:ins w:id="185" w:author="Zhao Chunjiang" w:date="2026-10-07T08:00:00Z"/>
            </w:rPr>
          </w:rPrChange>
        </w:rPr>
      </w:pPr>
      <w:ins w:id="186" w:author="Zhao Chunjiang" w:date="2026-10-07T08:00:00Z">
        <w:del w:id="187" w:author="Chunjiang Zhao" w:date="2026-10-07T18:06:00Z" w16du:dateUtc="2026-10-07T10:06:00Z">
          <w:r w:rsidDel="00C945CF">
            <w:delText>This study was approved by the Ethics Committee of Peking University People’s Hospital (approval No. 2010PHB065, 2013PHB188, 2014PHB104, 2016PHB135 and 2018PHB129). The validation isolates were obtained from routine clinical cultures. Only bacterial isolates and de-identified routine data were used, and no intervention was performed on patients. Therefore, the requirement for informed consent was waived. This study was conducted in accordance with the Declaration of Helsinki.</w:delText>
          </w:r>
        </w:del>
      </w:ins>
      <w:ins w:id="188" w:author="Chunjiang Zhao" w:date="2026-10-07T18:06:00Z">
        <w:r w:rsidR="00C945CF" w:rsidRPr="00C945CF">
          <w:rPr>
            <w:lang w:val="en-CN"/>
          </w:rPr>
          <w:t>This study was approved by the Ethics Committee of Peking University People’s Hospital (approval Nos. 2010PHB065, 2013PHB188, 2014PHB104, 2016PHB135, and 2018PHB129). Validation isolates were obtained from routine clinical cultures, and only bacterial isolates and de-identified clinical data were used. The requirement for informed consent was therefore waived. The study was conducted in accordance with the Declaration of Helsinki.</w:t>
        </w:r>
      </w:ins>
    </w:p>
    <w:p w14:paraId="0B9DCBB2" w14:textId="77777777" w:rsidR="005C1602" w:rsidRDefault="00000000">
      <w:pPr>
        <w:pStyle w:val="a1"/>
        <w:rPr>
          <w:ins w:id="189" w:author="Zhao Chunjiang" w:date="2026-10-07T08:00:00Z"/>
        </w:rPr>
      </w:pPr>
      <w:ins w:id="190" w:author="Zhao Chunjiang" w:date="2026-10-07T08:00:00Z">
        <w:r>
          <w:rPr>
            <w:sz w:val="24"/>
            <w:szCs w:val="24"/>
          </w:rPr>
          <w:t>2.11. Data availability</w:t>
        </w:r>
      </w:ins>
    </w:p>
    <w:p w14:paraId="3F9C237C" w14:textId="77777777" w:rsidR="005C1602" w:rsidRDefault="00000000">
      <w:pPr>
        <w:rPr>
          <w:ins w:id="191" w:author="Zhao Chunjiang" w:date="2026-10-07T08:00:00Z"/>
        </w:rPr>
      </w:pPr>
      <w:ins w:id="192" w:author="Zhao Chunjiang" w:date="2026-10-07T08:00:00Z">
        <w:r>
          <w:t>The source code, trained models (XGBoost JSON files), list of selected k-mers and model information are available at https://github.com/chunkiang/spn_prediction. The genome assemblies and metadata of the GPS isolates are publicly available on the GPS project website (https://www.pneumogen.net/gps/). The k-mer data and the sequencing data of the domestic and validation isolates are stored on the bioinformatics server of our laboratory and are available from the corresponding author upon reasonable request.</w:t>
        </w:r>
      </w:ins>
    </w:p>
    <w:p w14:paraId="640A323F" w14:textId="77777777" w:rsidR="00181D6E" w:rsidRDefault="00181D6E">
      <w:pPr>
        <w:widowControl/>
        <w:spacing w:line="240" w:lineRule="auto"/>
        <w:jc w:val="left"/>
      </w:pPr>
      <w:r>
        <w:br w:type="page"/>
      </w:r>
    </w:p>
    <w:p w14:paraId="763691CC" w14:textId="77777777" w:rsidR="00181D6E" w:rsidRDefault="00181D6E" w:rsidP="00B3110A">
      <w:pPr>
        <w:pStyle w:val="a"/>
        <w:rPr>
          <w:rFonts w:eastAsiaTheme="minorEastAsia"/>
        </w:rPr>
      </w:pPr>
      <w:del w:id="193" w:author="Zhao Chunjiang" w:date="2026-10-07T08:00:00Z">
        <w:r>
          <w:rPr>
            <w:rFonts w:hint="eastAsia"/>
          </w:rPr>
          <w:lastRenderedPageBreak/>
          <w:delText>Result</w:delText>
        </w:r>
        <w:r>
          <w:delText>s</w:delText>
        </w:r>
      </w:del>
      <w:ins w:id="194" w:author="Zhao Chunjiang" w:date="2026-10-07T08:00:00Z">
        <w:r>
          <w:t>3. Results</w:t>
        </w:r>
      </w:ins>
    </w:p>
    <w:p w14:paraId="26842311" w14:textId="77777777" w:rsidR="00181D6E" w:rsidRPr="000D05A5" w:rsidRDefault="00181D6E" w:rsidP="008B3894">
      <w:pPr>
        <w:pStyle w:val="a1"/>
        <w:rPr>
          <w:del w:id="195" w:author="Zhao Chunjiang" w:date="2026-10-07T08:00:00Z"/>
          <w:sz w:val="24"/>
          <w:szCs w:val="24"/>
        </w:rPr>
      </w:pPr>
      <w:del w:id="196" w:author="Zhao Chunjiang" w:date="2026-10-07T08:00:00Z">
        <w:r>
          <w:rPr>
            <w:sz w:val="24"/>
            <w:szCs w:val="24"/>
          </w:rPr>
          <w:delText xml:space="preserve">Characteristics of the </w:delText>
        </w:r>
        <w:r>
          <w:rPr>
            <w:i/>
            <w:sz w:val="24"/>
            <w:szCs w:val="24"/>
          </w:rPr>
          <w:delText>S. pneumoniae</w:delText>
        </w:r>
        <w:r>
          <w:rPr>
            <w:sz w:val="24"/>
            <w:szCs w:val="24"/>
          </w:rPr>
          <w:delText xml:space="preserve"> Isolates</w:delText>
        </w:r>
      </w:del>
    </w:p>
    <w:p w14:paraId="3642027E" w14:textId="77777777" w:rsidR="00181D6E" w:rsidRDefault="00181D6E" w:rsidP="00D13BE2">
      <w:pPr>
        <w:rPr>
          <w:del w:id="197" w:author="Zhao Chunjiang" w:date="2026-10-07T08:00:00Z"/>
        </w:rPr>
      </w:pPr>
      <w:del w:id="198" w:author="Zhao Chunjiang" w:date="2026-10-07T08:00:00Z">
        <w:r>
          <w:delText xml:space="preserve">During this study, 633 pneumococcal strains from various regions of China were analyzed. Based on the oral penicillin breakpoint, 39% were classified as PISP (penicillin intermediate </w:delText>
        </w:r>
        <w:r>
          <w:rPr>
            <w:i/>
          </w:rPr>
          <w:delText>S. pneumoniae</w:delText>
        </w:r>
        <w:r>
          <w:delText xml:space="preserve">) and 61% were classified as PRSP (penicillin resistant </w:delText>
        </w:r>
        <w:r>
          <w:rPr>
            <w:i/>
          </w:rPr>
          <w:delText>S. pneumoniae</w:delText>
        </w:r>
        <w:r>
          <w:delText xml:space="preserve">). No PSSP (penicillin susceptible </w:delText>
        </w:r>
        <w:r>
          <w:rPr>
            <w:i/>
          </w:rPr>
          <w:delText>S. pneumoniae</w:delText>
        </w:r>
        <w:r>
          <w:delText xml:space="preserve">) were found from the 633 strains. The distribution of MICs for different antibiotics tested in this study was displayed in Figure 2(a). </w:delText>
        </w:r>
      </w:del>
    </w:p>
    <w:p w14:paraId="1D6661E9" w14:textId="77777777" w:rsidR="00181D6E" w:rsidRDefault="00181D6E" w:rsidP="00D13BE2">
      <w:pPr>
        <w:rPr>
          <w:del w:id="199" w:author="Zhao Chunjiang" w:date="2026-10-07T08:00:00Z"/>
        </w:rPr>
      </w:pPr>
    </w:p>
    <w:p w14:paraId="7BC6DBB7" w14:textId="77777777" w:rsidR="00181D6E" w:rsidRDefault="00181D6E" w:rsidP="00D13BE2">
      <w:pPr>
        <w:rPr>
          <w:del w:id="200" w:author="Zhao Chunjiang" w:date="2026-10-07T08:00:00Z"/>
        </w:rPr>
      </w:pPr>
      <w:del w:id="201" w:author="Zhao Chunjiang" w:date="2026-10-07T08:00:00Z">
        <w:r>
          <w:delText xml:space="preserve">The 320 strains included as supplements comprise both susceptible strains and those exhibiting various resistance phenotypes. Sourced from diverse global locations, they complement the existing collection, forming a more comprehensive strain resource that provides richer materials for subsequent research. The antimicrobial resistance of 320 strains to different antibiotics </w:delText>
        </w:r>
        <w:r>
          <w:rPr>
            <w:rFonts w:hint="eastAsia"/>
          </w:rPr>
          <w:delText>was</w:delText>
        </w:r>
        <w:r>
          <w:delText xml:space="preserve"> detailed in Figure 2(b). </w:delText>
        </w:r>
      </w:del>
    </w:p>
    <w:p w14:paraId="16E804E7" w14:textId="77777777" w:rsidR="00181D6E" w:rsidRDefault="00181D6E" w:rsidP="00D13BE2">
      <w:pPr>
        <w:rPr>
          <w:del w:id="202" w:author="Zhao Chunjiang" w:date="2026-10-07T08:00:00Z"/>
        </w:rPr>
      </w:pPr>
    </w:p>
    <w:p w14:paraId="5E10CA56" w14:textId="77777777" w:rsidR="00181D6E" w:rsidRDefault="00181D6E" w:rsidP="00D13BE2">
      <w:pPr>
        <w:rPr>
          <w:del w:id="203" w:author="Zhao Chunjiang" w:date="2026-10-07T08:00:00Z"/>
        </w:rPr>
      </w:pPr>
      <w:del w:id="204" w:author="Zhao Chunjiang" w:date="2026-10-07T08:00:00Z">
        <w:r>
          <w:delText xml:space="preserve">The distribution of antimicrobial susceptibility of 33 clinical validation </w:delText>
        </w:r>
        <w:r>
          <w:rPr>
            <w:i/>
          </w:rPr>
          <w:delText>S pneumoniae</w:delText>
        </w:r>
        <w:r>
          <w:delText xml:space="preserve"> strains were shown in Figure 2(c). Among all the local strains, 54 distinct serotypes were identified. The top 10 serotypes were 19F (201, 31.8%), 19A (86, 13.6%), 23F (57, 9.0%), 14 (45, 7.1%), 6A (29, 4.6%), 15A (18, 2.8%), 11A (13, 2.1%), 15B (13, 2.1%) and 6B (11, 1.7%). The results of the traditional pneumococcal serotyping experiments showed a very high consistency with the serotyping results obtained by analyzing WGS sequences with SeroBA program. The consistency rate of serotyping identification reached 93.4%. Inconsistencies mainly occurred between different serotypes within the same serogroups. Table 1 summarizes all the serotypes found in this study as well as the comparison of traditional Quellung reaction and WGS approach for serotyping determination. A total of 128 different sequence types (STs) were extracted using the MLST 2.0 application. The most common STs were ST-271 (146, 23.1%), ST-320 (64, 10.1%), ST-876 (41, 6.5%), ST-81(23, 3.6%), ST-505(20, 3.2%), ST-13646(13, 2.1%), ST-166(10, 1.6%), ST-236(10, 1.6%), ST-90(10, 1.6%) and ST-2754(9, 1.4%). The diversity of serotypes and ST types suggests that the selected strains have genotypic diversity. As shown in the figure, the resistance rate of </w:delText>
        </w:r>
        <w:r>
          <w:rPr>
            <w:i/>
          </w:rPr>
          <w:delText xml:space="preserve">S. pneumoniae </w:delText>
        </w:r>
        <w:r>
          <w:delText xml:space="preserve">to erythromycin and clindamycin was as high as 90%, while the sensitivity rate to levofloxacin and moxifloxacin was as high as 95%. These extreme sensitivity and resistance rates may affect the prediction model, but this is the current resistance rate of </w:delText>
        </w:r>
        <w:r>
          <w:rPr>
            <w:i/>
          </w:rPr>
          <w:delText>S. pneumoniae</w:delText>
        </w:r>
        <w:r>
          <w:delText xml:space="preserve"> in China. We aim to optimize the prediction model by adjusting the hyper-parameters.</w:delText>
        </w:r>
      </w:del>
    </w:p>
    <w:p w14:paraId="452F3CD4" w14:textId="77777777" w:rsidR="00181D6E" w:rsidRDefault="00181D6E" w:rsidP="00D13BE2">
      <w:pPr>
        <w:rPr>
          <w:del w:id="205" w:author="Zhao Chunjiang" w:date="2026-10-07T08:00:00Z"/>
        </w:rPr>
      </w:pPr>
    </w:p>
    <w:p w14:paraId="403D66F5" w14:textId="77777777" w:rsidR="00181D6E" w:rsidRPr="000D05A5" w:rsidRDefault="00181D6E" w:rsidP="00D40AD4">
      <w:pPr>
        <w:pStyle w:val="a1"/>
        <w:rPr>
          <w:del w:id="206" w:author="Zhao Chunjiang" w:date="2026-10-07T08:00:00Z"/>
          <w:sz w:val="24"/>
          <w:szCs w:val="24"/>
        </w:rPr>
      </w:pPr>
      <w:del w:id="207" w:author="Zhao Chunjiang" w:date="2026-10-07T08:00:00Z">
        <w:r>
          <w:rPr>
            <w:sz w:val="24"/>
            <w:szCs w:val="24"/>
          </w:rPr>
          <w:delText>Prediction of Susceptible and Non-susceptible Isolates Using XGBoost Classifiers</w:delText>
        </w:r>
      </w:del>
    </w:p>
    <w:p w14:paraId="0EA3ABF5" w14:textId="77777777" w:rsidR="00181D6E" w:rsidRDefault="00181D6E" w:rsidP="003059D7">
      <w:pPr>
        <w:rPr>
          <w:del w:id="208" w:author="Zhao Chunjiang" w:date="2026-10-07T08:00:00Z"/>
        </w:rPr>
      </w:pPr>
      <w:del w:id="209" w:author="Zhao Chunjiang" w:date="2026-10-07T08:00:00Z">
        <w:r>
          <w:rPr>
            <w:i/>
          </w:rPr>
          <w:delText xml:space="preserve">S. pneumoniae </w:delText>
        </w:r>
        <w:r>
          <w:delText xml:space="preserve">strains were retrieved from the freezer, purified, and re-verified using the optochin test to obtain pure strains. Whole genome sequencing was performed on all strains to obtain genomic data. </w:delText>
        </w:r>
        <w:r>
          <w:rPr>
            <w:i/>
          </w:rPr>
          <w:delText>k</w:delText>
        </w:r>
        <w:r>
          <w:delText xml:space="preserve">-mer features were calculated for each strain using the </w:delText>
        </w:r>
        <w:r>
          <w:rPr>
            <w:i/>
          </w:rPr>
          <w:delText>k</w:delText>
        </w:r>
        <w:r>
          <w:delText xml:space="preserve">-mer algorithm based on the genomic data. A script was developed to automate the extraction of </w:delText>
        </w:r>
        <w:r>
          <w:rPr>
            <w:i/>
          </w:rPr>
          <w:delText>k</w:delText>
        </w:r>
        <w:r>
          <w:delText xml:space="preserve">-mer data using the KMC 3 program </w:delText>
        </w:r>
        <w:r>
          <w:rPr>
            <w:rFonts w:cs="Times New Roman"/>
            <w:color w:val="000000"/>
          </w:rPr>
          <w:delText>[21]</w:delText>
        </w:r>
        <w:r>
          <w:delText xml:space="preserve"> to streamline the data processing process. The 10-mer data of all strains were consolidated into a single dataframe. The genomic data was organized in a format where each row represented a strain and each column represented a </w:delText>
        </w:r>
        <w:r>
          <w:rPr>
            <w:i/>
          </w:rPr>
          <w:delText>k</w:delText>
        </w:r>
        <w:r>
          <w:delText>-mer sequence. The MIC values were classified as susceptible (S) or non-susceptible (NS) according to the breakpoints established by the CLSI. The genomic dataframe was joined with serotypes, MLST results, and MIC interpretations for different antibiotics by strain ID. XGBoost was used to classify S and NS with this data. All k-mer sequences, serotypes, and MLST fields were considered as features (X) and the MIC interpretations for selected antibiotics were treated as labels (y). The features and labels were split into training and testing sets. A classifier was instantiated with 10 estimators. The model was trained using the fit method with the training datasets. Finally, the predicted binary results of S and NS were yielded using the tested feature data. The entire process was run on a regular bioinformatics server within 5 minutes. The results and other parameters of the machine learning of the binary classification for S and NS are summarized in Table 2.</w:delText>
        </w:r>
      </w:del>
    </w:p>
    <w:p w14:paraId="38089F82" w14:textId="77777777" w:rsidR="00181D6E" w:rsidRPr="007879C4" w:rsidRDefault="00181D6E" w:rsidP="00B3110A">
      <w:pPr>
        <w:pStyle w:val="a1"/>
        <w:rPr>
          <w:del w:id="210" w:author="Zhao Chunjiang" w:date="2026-10-07T08:00:00Z"/>
          <w:sz w:val="24"/>
          <w:szCs w:val="24"/>
        </w:rPr>
      </w:pPr>
      <w:del w:id="211" w:author="Zhao Chunjiang" w:date="2026-10-07T08:00:00Z">
        <w:r>
          <w:rPr>
            <w:sz w:val="24"/>
            <w:szCs w:val="24"/>
          </w:rPr>
          <w:delText>MIC Value Prediction Using XGBoost Regressor</w:delText>
        </w:r>
      </w:del>
    </w:p>
    <w:p w14:paraId="3DDC1F56" w14:textId="77777777" w:rsidR="00181D6E" w:rsidRPr="009E7498" w:rsidRDefault="00181D6E" w:rsidP="00DC54FB">
      <w:pPr>
        <w:rPr>
          <w:del w:id="212" w:author="Zhao Chunjiang" w:date="2026-10-07T08:00:00Z"/>
        </w:rPr>
      </w:pPr>
      <w:del w:id="213" w:author="Zhao Chunjiang" w:date="2026-10-07T08:00:00Z">
        <w:r>
          <w:delText xml:space="preserve">After achieving successful binary classification using machine learning to predict susceptibility (S) and non-susceptibility (NS), XGBoost regression was employed to further predict the minimum inhibitory concentration (MIC) of each strain for specific antibiotics. Since the antibiotics concentration were presented in an exponential distribution, to make it suitable for linear regression, the values were logarithmically transformed (2 based logarithm) to convert the distribution into a linear one. The predicted values were then converted back to exponential form (raised to the power of 2) and rounded up to the next higher MIC values, which were considered as the final predicted MIC value. The </w:delText>
        </w:r>
        <w:r>
          <w:rPr>
            <w:i/>
          </w:rPr>
          <w:delText>k-mer</w:delText>
        </w:r>
        <w:r>
          <w:delText xml:space="preserve"> dataframe was joined with serotypes, one-hot encoded MLST results, and logarithmically processed MICs, by using the strain ID field. Machine learning regression was performed using XGBoost algorithms. All k-mer sequences, serotypes, and MLST fields were used as features (X), and logarithmically processed MICs of selected antibiotics were treated as labels (y). An regressor was instantiated with 10 estimators. The regressor was fitted to the training set using the fit method. Finally, the predicted logarithmically processed MICs were obtained using the tested feature data. The predicted MICs of different antibiotics were obtained by applying the power transform and rounding up the predicted logarithmically processed MICs. The whole process took about 15 minutes on the aforementioned bioinformatics server. With this procedure, the MIC prediction of the test data was carried out quickly and quite accurate results were obtained. The essential agreement (EA, ±1 dilution) was 95.3% for penicillin, and in terms of categorical agreement (CA) it was 97.4% with no very major errors (VME) or major errors (ME) were found. Similar results were seen in AMC. The prediction results for quinolones were the most accurate, EA and CA were both 100%, and no VME and ME were found. In the prediction of macrolides, erythromycin and clindamycin demonstrated parallel accuracy rates, with the difference being that the Minor error for the prediction of clindamycin (1%) was higher than that for erythromycin (0%). However, the worst results were seen in predictions for ceftriaxone, with an EA and CA barely reaching 90%, and a VME of 1% and a ME of 3.1% (Figure</w:delText>
        </w:r>
        <w:r>
          <w:rPr>
            <w:highlight w:val="green"/>
          </w:rPr>
          <w:delText xml:space="preserve"> </w:delText>
        </w:r>
        <w:r>
          <w:delText>3).</w:delText>
        </w:r>
      </w:del>
    </w:p>
    <w:p w14:paraId="40AAE94E" w14:textId="77777777" w:rsidR="00181D6E" w:rsidRPr="004D27C0" w:rsidRDefault="00181D6E" w:rsidP="005B26DB">
      <w:pPr>
        <w:pStyle w:val="a1"/>
        <w:rPr>
          <w:del w:id="214" w:author="Zhao Chunjiang" w:date="2026-10-07T08:00:00Z"/>
          <w:sz w:val="24"/>
          <w:szCs w:val="24"/>
        </w:rPr>
      </w:pPr>
      <w:del w:id="215" w:author="Zhao Chunjiang" w:date="2026-10-07T08:00:00Z">
        <w:r>
          <w:rPr>
            <w:rFonts w:hint="eastAsia"/>
            <w:sz w:val="24"/>
            <w:szCs w:val="24"/>
          </w:rPr>
          <w:delText>Tuning</w:delText>
        </w:r>
        <w:r>
          <w:rPr>
            <w:sz w:val="24"/>
            <w:szCs w:val="24"/>
          </w:rPr>
          <w:delText xml:space="preserve"> </w:delText>
        </w:r>
        <w:r>
          <w:rPr>
            <w:rFonts w:hint="eastAsia"/>
            <w:sz w:val="24"/>
            <w:szCs w:val="24"/>
          </w:rPr>
          <w:delText>for</w:delText>
        </w:r>
        <w:r>
          <w:rPr>
            <w:sz w:val="24"/>
            <w:szCs w:val="24"/>
          </w:rPr>
          <w:delText xml:space="preserve"> the hyperparameters and optimization</w:delText>
        </w:r>
      </w:del>
    </w:p>
    <w:p w14:paraId="77C51E9D" w14:textId="77777777" w:rsidR="00181D6E" w:rsidRDefault="00181D6E" w:rsidP="00AC7CD5">
      <w:pPr>
        <w:rPr>
          <w:del w:id="216" w:author="Zhao Chunjiang" w:date="2026-10-07T08:00:00Z"/>
        </w:rPr>
      </w:pPr>
      <w:del w:id="217" w:author="Zhao Chunjiang" w:date="2026-10-07T08:00:00Z">
        <w:r>
          <w:delText>Parameter tuning is an important step in the machine learning process that involves adjusting the parameters of a model to optimize its performance. The goal of parameter tuning is to find the best set of parameters that minimize the error of the model on unseen data. In machine learning, a model has two types of parameters: those learned from data (such as the weights of a neural network), and hyperparameters, which are set by the practitioner. Hyperparameters are values that are not learned from data and are used to control the behavior of the learning algorithm. They are often used to control aspects of the model such as the complexity, capacity, or regularization of the model. By tuning these hyperparameters, the performance of the XGBoost model on specific task can be improved. After optimizing and adjusting the parameters, we observed only a minor increase in prediction accuracy, sometimes with no improvement, compared to the results before parameter optimization. However, the entire optimization process still took considerable time and resources (Table 3).</w:delText>
        </w:r>
      </w:del>
    </w:p>
    <w:p w14:paraId="60345F99" w14:textId="77777777" w:rsidR="00181D6E" w:rsidRDefault="00181D6E" w:rsidP="00AC7CD5">
      <w:pPr>
        <w:rPr>
          <w:del w:id="218" w:author="Zhao Chunjiang" w:date="2026-10-07T08:00:00Z"/>
        </w:rPr>
      </w:pPr>
    </w:p>
    <w:p w14:paraId="54446671" w14:textId="77777777" w:rsidR="00181D6E" w:rsidRPr="004D27C0" w:rsidRDefault="00181D6E" w:rsidP="00B3110A">
      <w:pPr>
        <w:pStyle w:val="a1"/>
        <w:rPr>
          <w:del w:id="219" w:author="Zhao Chunjiang" w:date="2026-10-07T08:00:00Z"/>
          <w:sz w:val="24"/>
          <w:szCs w:val="24"/>
        </w:rPr>
      </w:pPr>
      <w:del w:id="220" w:author="Zhao Chunjiang" w:date="2026-10-07T08:00:00Z">
        <w:r>
          <w:rPr>
            <w:sz w:val="24"/>
            <w:szCs w:val="24"/>
          </w:rPr>
          <w:delText xml:space="preserve">Important </w:delText>
        </w:r>
        <w:r>
          <w:rPr>
            <w:i/>
            <w:sz w:val="24"/>
            <w:szCs w:val="24"/>
          </w:rPr>
          <w:delText>k-mer</w:delText>
        </w:r>
        <w:r>
          <w:rPr>
            <w:sz w:val="24"/>
            <w:szCs w:val="24"/>
          </w:rPr>
          <w:delText xml:space="preserve"> sequences associated with drug resistance</w:delText>
        </w:r>
      </w:del>
    </w:p>
    <w:p w14:paraId="5F1AF289" w14:textId="77777777" w:rsidR="00181D6E" w:rsidRDefault="00181D6E" w:rsidP="00AB592D">
      <w:pPr>
        <w:rPr>
          <w:del w:id="221" w:author="Zhao Chunjiang" w:date="2026-10-07T08:00:00Z"/>
        </w:rPr>
      </w:pPr>
      <w:del w:id="222" w:author="Zhao Chunjiang" w:date="2026-10-07T08:00:00Z">
        <w:r>
          <w:delText xml:space="preserve">The results of the machine learning analysis of the training data revealed that certain </w:delText>
        </w:r>
        <w:r>
          <w:rPr>
            <w:i/>
          </w:rPr>
          <w:delText>k-mer</w:delText>
        </w:r>
        <w:r>
          <w:delText xml:space="preserve"> sequences were linked to drug resistance. These </w:delText>
        </w:r>
        <w:r>
          <w:rPr>
            <w:i/>
          </w:rPr>
          <w:delText>k-mer</w:delText>
        </w:r>
        <w:r>
          <w:delText xml:space="preserve"> sequences have similarities among those associated with the same class of antibiotics, suggesting a shared mechanism for resistance. However, for antibiotics with low resistance rates, such as levofloxacin and moxifloxacin in this study, the current ML methods did not identify any distinct </w:delText>
        </w:r>
        <w:r>
          <w:rPr>
            <w:i/>
          </w:rPr>
          <w:delText>k-mer</w:delText>
        </w:r>
        <w:r>
          <w:delText xml:space="preserve"> sequences related to resistance. Figure 4 summarizes the k-mer sequences associated with resistance to different drugs.</w:delText>
        </w:r>
      </w:del>
    </w:p>
    <w:p w14:paraId="27D76AC8" w14:textId="77777777" w:rsidR="00181D6E" w:rsidRDefault="00181D6E" w:rsidP="00AB592D">
      <w:pPr>
        <w:rPr>
          <w:del w:id="223" w:author="Zhao Chunjiang" w:date="2026-10-07T08:00:00Z"/>
        </w:rPr>
      </w:pPr>
    </w:p>
    <w:p w14:paraId="0E283B8C" w14:textId="77777777" w:rsidR="00181D6E" w:rsidRDefault="00181D6E" w:rsidP="009E683D">
      <w:pPr>
        <w:pStyle w:val="a1"/>
        <w:rPr>
          <w:del w:id="224" w:author="Zhao Chunjiang" w:date="2026-10-07T08:00:00Z"/>
          <w:sz w:val="24"/>
          <w:szCs w:val="24"/>
        </w:rPr>
      </w:pPr>
      <w:del w:id="225" w:author="Zhao Chunjiang" w:date="2026-10-07T08:00:00Z">
        <w:r>
          <w:rPr>
            <w:sz w:val="24"/>
            <w:szCs w:val="24"/>
          </w:rPr>
          <w:delText>Clinical validation</w:delText>
        </w:r>
      </w:del>
    </w:p>
    <w:p w14:paraId="388128E0" w14:textId="77777777" w:rsidR="00181D6E" w:rsidRDefault="00181D6E" w:rsidP="00846E1C">
      <w:pPr>
        <w:rPr>
          <w:del w:id="226" w:author="Zhao Chunjiang" w:date="2026-10-07T08:00:00Z"/>
        </w:rPr>
      </w:pPr>
      <w:del w:id="227" w:author="Zhao Chunjiang" w:date="2026-10-07T08:00:00Z">
        <w:r>
          <w:delText>A total of 33 eligible cases were included in the final clinical validation phase. Among these cases, 18 involved children under the age of 5, 3 cases pertained to adolescents aged 5-18, 7 cases comprised adults between 18 and 65 years old, and 5 cases involved elderly individuals aged 65 and above. The tested antibiotics, penicillin, amoxicillin/clavulanic acid, ceftriaxone, clindamycin, erythromycin, levofloxacin and moxifloxacin are all suitable for the treatment of patients within the aforementioned age groups. Although the results for fluoroquinolones were masked in pediatric cases, the data still existed within the instrument and was exported for use. The predominant specimen types were sputum and blood, accounting for 20 and 9 cases, respectively. In addition, there were single instances of cerebrospinal fluid, pleural fluid, pus, and bronchoalveolar lavage fluid. MLST analysis was performed on 33 strains, yielding a total of 19 distinct Sequence Types (STs). The most prevalent among these was ST271 (14%), followed by ST13646 (10%), ST230 (6%), ST8589 (4%), and ST9114 (4%). In terms of serotyping, a total of 11 different serotypes were identified, with 19F being the most common (18%), followed by 23F (16%), 6B (6%), and 19A (4%). The results of both MLST and serotyping indicate significant phenotypic diversity among the strains used for clinical validation. Considering the safety of the patient, routine microbiological identification and antimicrobial susceptibility testing were conducted for all patients. Ultimately, a comparison was made between traditional microbiological susceptibility results and the machine learning-predicted MIC values, culminating in the completion of the clinical validation process. Figure 5. presents a comprehensive comparison of results between traditional antimicrobial susceptibility testing methods and the machine learning approach. For</w:delText>
        </w:r>
        <w:r>
          <w:rPr>
            <w:rFonts w:hint="eastAsia"/>
          </w:rPr>
          <w:delText xml:space="preserve"> </w:delText>
        </w:r>
        <w:r>
          <w:delText>ceftriaxone, erythromycin, clindamycin, levofloxacin and moxifloxacin the machine learning method demonstrated an EA (essential agreement) rate of 100% within ±1 dilution. However, in the case of penicillin, the EA was 90.9%, with only 3 strains displaying a discrepancy of more than 1 dilution. The lowest EA result was observed for prediction of sulfamethoxazole, with a rate of only 87.9%. Figure 6 displays the predicted results after 50 randomizations of machine learning parameters for 33 strains used in clinical validation, with the median of the 50 iterations serving as the final prediction.</w:delText>
        </w:r>
      </w:del>
    </w:p>
    <w:p w14:paraId="4E09E9FF" w14:textId="77777777" w:rsidR="005C1602" w:rsidRDefault="00000000">
      <w:pPr>
        <w:pStyle w:val="a1"/>
        <w:rPr>
          <w:ins w:id="228" w:author="Zhao Chunjiang" w:date="2026-10-07T08:00:00Z"/>
        </w:rPr>
      </w:pPr>
      <w:ins w:id="229" w:author="Zhao Chunjiang" w:date="2026-10-07T08:00:00Z">
        <w:r>
          <w:rPr>
            <w:sz w:val="24"/>
            <w:szCs w:val="24"/>
          </w:rPr>
          <w:t>3.1. Characteristics of the isolates</w:t>
        </w:r>
      </w:ins>
    </w:p>
    <w:p w14:paraId="7DC6A82C" w14:textId="77777777" w:rsidR="008C0677" w:rsidRPr="003B7A17" w:rsidRDefault="008C0677" w:rsidP="008C0677">
      <w:pPr>
        <w:rPr>
          <w:ins w:id="230" w:author="Chunjiang Zhao" w:date="2026-10-07T19:02:00Z" w16du:dateUtc="2026-10-07T11:02:00Z"/>
          <w:lang w:val="en-CN"/>
        </w:rPr>
      </w:pPr>
      <w:ins w:id="231" w:author="Chunjiang Zhao" w:date="2026-10-07T19:02:00Z" w16du:dateUtc="2026-10-07T11:02:00Z">
        <w:r w:rsidRPr="003B7A17">
          <w:rPr>
            <w:lang w:val="en-CN"/>
          </w:rPr>
          <w:t>Among the 607 domestic isolates, 54 serotypes and 124 sequence types (STs) were identified. The predominant serotypes were 19F (n=192), 19A (n=83), 23F (n=54), and 14 (n=45), while ST271 (n=139) and ST320 (n=61) were the most common STs (Table 1). The 320 GPS isolates comprised 40 serotypes and 121 STs. Hierarchical clustering of all 927 training genomes identified 123 lineage clusters. The largest cluster contained 233 isolates, including all 218 CC271 isolates, which were exclusively from the domestic dataset.</w:t>
        </w:r>
      </w:ins>
    </w:p>
    <w:p w14:paraId="492E8AE8" w14:textId="77777777" w:rsidR="008C0677" w:rsidRPr="003B7A17" w:rsidRDefault="008C0677" w:rsidP="008C0677">
      <w:pPr>
        <w:rPr>
          <w:ins w:id="232" w:author="Chunjiang Zhao" w:date="2026-10-07T19:02:00Z" w16du:dateUtc="2026-10-07T11:02:00Z"/>
          <w:lang w:val="en-CN"/>
        </w:rPr>
      </w:pPr>
      <w:ins w:id="233" w:author="Chunjiang Zhao" w:date="2026-10-07T19:02:00Z" w16du:dateUtc="2026-10-07T11:02:00Z">
        <w:r w:rsidRPr="003B7A17">
          <w:rPr>
            <w:lang w:val="en-CN"/>
          </w:rPr>
          <w:t>Resistance profiles differed markedly between the two data sources (Table 1). Among domestic isolates, no penicillin-susceptible isolate was identified using the oral breakpoint, and 61.1% were penicillin resistant. Non-susceptibility rates were 29.5% for ceftriaxone and 76.6% for trimethoprim-sulfamethoxazole, while resistance rates were 97.5% for erythromycin and 92.8% for clindamycin. Only one isolate was resistant to levofloxacin. In contrast, 85.3% of GPS isolates were susceptible to penicillin and only two were non-susceptible to ceftriaxone. Resistance distributions were therefore strongly related to isolate source and were considered in subsequent analyses.</w:t>
        </w:r>
      </w:ins>
    </w:p>
    <w:p w14:paraId="6D62C68F" w14:textId="1993C7EA" w:rsidR="005C1602" w:rsidDel="008C0677" w:rsidRDefault="008C0677" w:rsidP="008C0677">
      <w:pPr>
        <w:rPr>
          <w:ins w:id="234" w:author="Zhao Chunjiang" w:date="2026-10-07T08:00:00Z"/>
          <w:del w:id="235" w:author="Chunjiang Zhao" w:date="2026-10-07T19:02:00Z" w16du:dateUtc="2026-10-07T11:02:00Z"/>
        </w:rPr>
      </w:pPr>
      <w:ins w:id="236" w:author="Chunjiang Zhao" w:date="2026-10-07T19:02:00Z" w16du:dateUtc="2026-10-07T11:02:00Z">
        <w:r w:rsidRPr="003B7A17">
          <w:rPr>
            <w:lang w:val="en-CN"/>
          </w:rPr>
          <w:t>Serotypes determined by the Quellung reaction and SeroBA agreed in 571 of 607 domestic isolates (94.1%) (Table S8). All 32 discordant results were within the same serogroup, mainly involving serogroups 6, 9, 15, and 23. Four Quellung-non-typeable isolates were identified as 19F or 19A by SeroBA, all belonging to CC271. No discordance across serogroups was observed.</w:t>
        </w:r>
      </w:ins>
      <w:ins w:id="237" w:author="Zhao Chunjiang" w:date="2026-10-07T08:00:00Z">
        <w:del w:id="238" w:author="Chunjiang Zhao" w:date="2026-10-07T19:02:00Z" w16du:dateUtc="2026-10-07T11:02:00Z">
          <w:r w:rsidDel="008C0677">
            <w:delText>A total of 54 serotypes and 124 STs were identified among the 607 domestic isolates. The most common serotypes were 19F (n = 192), 19A (n = 83), 23F (n = 54) and 14 (n = 45), and the most common STs were ST271 (n = 139) and ST320 (n = 61) (Table 1). The 320 GPS isolates showed higher diversity, with 40 serotypes and 121 STs, and the most common serotypes were 8, 3 and 22F. Hierarchical clustering of the 927 training genomes generated 123 lineage clusters. The largest cluster contained 233 isolates, including all 218 CC271 isolates (ST271, ST320, ST236 and ST1464), and all of these CC271 isolates were domestic isolates.</w:delText>
          </w:r>
        </w:del>
      </w:ins>
    </w:p>
    <w:p w14:paraId="01683D83" w14:textId="1E862B12" w:rsidR="005C1602" w:rsidDel="008C0677" w:rsidRDefault="00000000">
      <w:pPr>
        <w:rPr>
          <w:ins w:id="239" w:author="Zhao Chunjiang" w:date="2026-10-07T08:00:00Z"/>
          <w:del w:id="240" w:author="Chunjiang Zhao" w:date="2026-10-07T19:02:00Z" w16du:dateUtc="2026-10-07T11:02:00Z"/>
        </w:rPr>
      </w:pPr>
      <w:ins w:id="241" w:author="Zhao Chunjiang" w:date="2026-10-07T08:00:00Z">
        <w:del w:id="242" w:author="Chunjiang Zhao" w:date="2026-10-07T19:02:00Z" w16du:dateUtc="2026-10-07T11:02:00Z">
          <w:r w:rsidDel="008C0677">
            <w:delText>The resistance phenotypes were obviously different between the two sources (Table 1). According to the oral breakpoint, no penicillin-susceptible isolate was found among the domestic isolates (the lowest MIC was 0.125 mg/L), and 61.1% of the domestic isolates were resistant to penicillin. The non-susceptibility rate was 29.5% for ceftriaxone and 76.6% for trimethoprim-sulfamethoxazole, and the resistance rates of erythromycin and clindamycin were 97.5% and 92.8%, respectively. Only one domestic isolate was resistant to levofloxacin. In contrast, 85.3% of the GPS isolates were susceptible to penicillin, and only two GPS isolates were non-susceptible to ceftriaxone. These results indicated that the origin of the isolates was closely associated with the resistance phenotypes of several antimicrobial agents, which was considered in the following evaluation.</w:delText>
          </w:r>
        </w:del>
      </w:ins>
    </w:p>
    <w:p w14:paraId="170C6ABD" w14:textId="1C2F1BB8" w:rsidR="005C1602" w:rsidRDefault="00000000">
      <w:pPr>
        <w:rPr>
          <w:ins w:id="243" w:author="Zhao Chunjiang" w:date="2026-10-07T08:00:00Z"/>
        </w:rPr>
      </w:pPr>
      <w:ins w:id="244" w:author="Zhao Chunjiang" w:date="2026-10-07T08:00:00Z">
        <w:del w:id="245" w:author="Chunjiang Zhao" w:date="2026-10-07T19:02:00Z" w16du:dateUtc="2026-10-07T11:02:00Z">
          <w:r w:rsidDel="008C0677">
            <w:delText>The serotypes determined by the Quellung reaction and SeroBA were consistent in 571 of the 607 domestic isolates (94.1%) (Table S8). All 32 inconsistent results were within the same serogroup, mainly 6A/6B/6C, 9A/9V/9N, 15A/15B/15C and 23B/23F. Four isolates that were non-typeable by the Quellung reaction were identified as serotype 19F or 19A by SeroBA, and all of them belonged to CC271. No inconsistency between different serogroups was found.</w:delText>
          </w:r>
        </w:del>
      </w:ins>
    </w:p>
    <w:p w14:paraId="52678537" w14:textId="77777777" w:rsidR="005C1602" w:rsidRDefault="00000000">
      <w:pPr>
        <w:pStyle w:val="a1"/>
        <w:rPr>
          <w:ins w:id="246" w:author="Zhao Chunjiang" w:date="2026-10-07T08:00:00Z"/>
        </w:rPr>
      </w:pPr>
      <w:ins w:id="247" w:author="Zhao Chunjiang" w:date="2026-10-07T08:00:00Z">
        <w:r>
          <w:rPr>
            <w:sz w:val="24"/>
            <w:szCs w:val="24"/>
          </w:rPr>
          <w:t>3.2. Performance of cross-validation with random and lineage-grouped splitting</w:t>
        </w:r>
      </w:ins>
    </w:p>
    <w:p w14:paraId="686E68EE" w14:textId="7FC8240D" w:rsidR="005C1602" w:rsidRDefault="0079648E">
      <w:pPr>
        <w:rPr>
          <w:ins w:id="248" w:author="Chunjiang Zhao" w:date="2026-10-07T19:16:00Z" w16du:dateUtc="2026-10-07T11:16:00Z"/>
        </w:rPr>
      </w:pPr>
      <w:ins w:id="249" w:author="Chunjiang Zhao" w:date="2026-10-07T19:18:00Z">
        <w:r w:rsidRPr="0079648E">
          <w:rPr>
            <w:lang w:val="en-CN"/>
          </w:rPr>
          <w:t xml:space="preserve">The performance of the k-mer models for the six main antimicrobial agents is </w:t>
        </w:r>
        <w:r w:rsidRPr="0079648E">
          <w:rPr>
            <w:lang w:val="en-CN"/>
          </w:rPr>
          <w:lastRenderedPageBreak/>
          <w:t>summarized in Table 2 and Figure 2, with results for domestic and GPS isolates shown separately in Table S2. With random splitting, EA ranged from 85.1% for trimethoprim-sulfamethoxazole to 99.4% for levofloxacin, and CA ranged from 83.9% to 99.4%. With lineage-grouped splitting, EA decreased for all agents except levofloxacin, with reductions of 2.4 percentage points for penicillin, 7.1 for erythromycin, 6.3 for clindamycin, 10.5 for ceftriaxone, and 20.9 for trimethoprim-sulfamethoxazole.</w:t>
        </w:r>
      </w:ins>
      <w:ins w:id="250" w:author="Zhao Chunjiang" w:date="2026-10-07T08:00:00Z">
        <w:del w:id="251" w:author="Chunjiang Zhao" w:date="2026-10-07T19:18:00Z" w16du:dateUtc="2026-10-07T11:18:00Z">
          <w:r w:rsidDel="0079648E">
            <w:delText>The performance of the k-mer models for the six main antimicrobial agents is shown in Table 2 and Figure 2, and the results of the domestic and GPS isolates are shown separately in Table S2. With random splitting, in which closely related isolates could be included in both the training and test folds, the EA ranged from 85.1% (trimethoprim-sulfamethoxazole) to 99.4% (levofloxacin), and the CA ranged from 83.9% to 99.4%. With lineage-grouped splitting, the EA of all antimicrobial agents decreased except for levofloxacin. The decrease was 2.4 percentage points for penicillin, 7.1 for erythromycin, 6.3 for clindamycin, 10.5 for ceftriaxone and 20.9 for trimethoprim-sulfamethoxazole. The degree of decrease reflected how much the prediction of each agent depended on closely related isolates in the training data.</w:delText>
          </w:r>
        </w:del>
      </w:ins>
    </w:p>
    <w:p w14:paraId="54FF534A" w14:textId="5E7949D6" w:rsidR="0079648E" w:rsidDel="00244695" w:rsidRDefault="00244695">
      <w:pPr>
        <w:rPr>
          <w:del w:id="252" w:author="Chunjiang Zhao" w:date="2026-10-07T19:20:00Z" w16du:dateUtc="2026-10-07T11:20:00Z"/>
          <w:lang w:val="en-CN"/>
        </w:rPr>
      </w:pPr>
      <w:ins w:id="253" w:author="Chunjiang Zhao" w:date="2026-10-07T19:18:00Z">
        <w:r w:rsidRPr="00244695">
          <w:rPr>
            <w:i/>
            <w:iCs/>
            <w:lang w:val="en-CN"/>
          </w:rPr>
          <w:t>Penicillin.</w:t>
        </w:r>
        <w:r w:rsidRPr="00244695">
          <w:rPr>
            <w:lang w:val="en-CN"/>
          </w:rPr>
          <w:t xml:space="preserve"> EA was 90.1% with random splitting and 87.7% with lineage-grouped splitting. Only one VME (1/379) and no ME were observed with either method. Most categorical errors were mEs near the 1–2 mg/L breakpoint. The overall AUROC exceeded 99%, while in GPS isolates it was 97.1% and 94.4% with random and lineage-grouped splitting, respectively.</w:t>
        </w:r>
      </w:ins>
    </w:p>
    <w:p w14:paraId="3485DEF8" w14:textId="77777777" w:rsidR="00244695" w:rsidRDefault="00244695">
      <w:pPr>
        <w:rPr>
          <w:ins w:id="254" w:author="Chunjiang Zhao" w:date="2026-10-07T19:20:00Z" w16du:dateUtc="2026-10-07T11:20:00Z"/>
          <w:lang w:val="en-CN"/>
        </w:rPr>
      </w:pPr>
    </w:p>
    <w:p w14:paraId="3DC385DF" w14:textId="77777777" w:rsidR="00244695" w:rsidRPr="00244695" w:rsidRDefault="00244695" w:rsidP="00244695">
      <w:pPr>
        <w:rPr>
          <w:ins w:id="255" w:author="Chunjiang Zhao" w:date="2026-10-07T19:20:00Z"/>
          <w:lang w:val="en-CN"/>
        </w:rPr>
      </w:pPr>
      <w:ins w:id="256" w:author="Chunjiang Zhao" w:date="2026-10-07T19:20:00Z">
        <w:r w:rsidRPr="00244695">
          <w:rPr>
            <w:i/>
            <w:iCs/>
            <w:lang w:val="en-CN"/>
          </w:rPr>
          <w:t>Ceftriaxone.</w:t>
        </w:r>
        <w:r w:rsidRPr="00244695">
          <w:rPr>
            <w:lang w:val="en-CN"/>
          </w:rPr>
          <w:t xml:space="preserve"> EA decreased from 88.9% with random splitting to 78.4% with lineage-grouped splitting. Under lineage-grouped splitting, the regression model underestimated MICs (mean bias, −0.36 log₂ dilution), and all 128 resistant isolates were misclassified as non-resistant by MIC prediction. In contrast, the classification model showed a sensitivity of 81.2% for NS isolates and a specificity of 76.8%, with an AUROC of 86.9% versus 90.5% with random splitting.</w:t>
        </w:r>
      </w:ins>
    </w:p>
    <w:p w14:paraId="10F39F25" w14:textId="77777777" w:rsidR="00244695" w:rsidRPr="00244695" w:rsidRDefault="00244695" w:rsidP="00244695">
      <w:pPr>
        <w:rPr>
          <w:ins w:id="257" w:author="Chunjiang Zhao" w:date="2026-10-07T19:20:00Z"/>
          <w:lang w:val="en-CN"/>
        </w:rPr>
      </w:pPr>
      <w:ins w:id="258" w:author="Chunjiang Zhao" w:date="2026-10-07T19:20:00Z">
        <w:r w:rsidRPr="00244695">
          <w:rPr>
            <w:i/>
            <w:iCs/>
            <w:lang w:val="en-CN"/>
          </w:rPr>
          <w:t>Erythromycin and clindamycin.</w:t>
        </w:r>
        <w:r w:rsidRPr="00244695">
          <w:rPr>
            <w:lang w:val="en-CN"/>
          </w:rPr>
          <w:t xml:space="preserve"> CA remained high for erythromycin (97.2% and 94.4%) and clindamycin (95.6% and 92.8%) with random and lineage-grouped splitting, respectively. However, among GPS isolates, lineage-grouped splitting reduced the sensitivity for erythromycin-NS isolates from 81.1% to 43.2% and increased the VME rate from 8.1% to 40.5%. For clindamycin, most errors occurred among the 39 susceptible domestic isolates, 29 of which were erythromycin resistant. The ME rate in domestic isolates was 71.8% with random splitting and 87.2% with lineage-grouped splitting.</w:t>
        </w:r>
      </w:ins>
    </w:p>
    <w:p w14:paraId="6D2D0DD4" w14:textId="77777777" w:rsidR="00244695" w:rsidRPr="00244695" w:rsidRDefault="00244695" w:rsidP="00244695">
      <w:pPr>
        <w:rPr>
          <w:ins w:id="259" w:author="Chunjiang Zhao" w:date="2026-10-07T19:20:00Z"/>
          <w:lang w:val="en-CN"/>
        </w:rPr>
      </w:pPr>
      <w:ins w:id="260" w:author="Chunjiang Zhao" w:date="2026-10-07T19:20:00Z">
        <w:r w:rsidRPr="00244695">
          <w:rPr>
            <w:i/>
            <w:iCs/>
            <w:lang w:val="en-CN"/>
          </w:rPr>
          <w:t>Levofloxacin.</w:t>
        </w:r>
        <w:r w:rsidRPr="00244695">
          <w:rPr>
            <w:lang w:val="en-CN"/>
          </w:rPr>
          <w:t xml:space="preserve"> EA and CA were both above 99% with either splitting method. However, only two resistant isolates were present, and neither was correctly predicted; therefore, resistance detection could not be reliably assessed.</w:t>
        </w:r>
      </w:ins>
    </w:p>
    <w:p w14:paraId="7041F3BD" w14:textId="3E33E553" w:rsidR="00244695" w:rsidDel="00B86D3B" w:rsidRDefault="00244695">
      <w:pPr>
        <w:rPr>
          <w:del w:id="261" w:author="Chunjiang Zhao" w:date="2026-10-07T19:22:00Z" w16du:dateUtc="2026-10-07T11:22:00Z"/>
        </w:rPr>
      </w:pPr>
      <w:ins w:id="262" w:author="Chunjiang Zhao" w:date="2026-10-07T19:20:00Z">
        <w:r w:rsidRPr="00244695">
          <w:rPr>
            <w:i/>
            <w:iCs/>
            <w:lang w:val="en-CN"/>
          </w:rPr>
          <w:lastRenderedPageBreak/>
          <w:t>Trimethoprim-sulfamethoxazole.</w:t>
        </w:r>
        <w:r w:rsidRPr="00244695">
          <w:rPr>
            <w:lang w:val="en-CN"/>
          </w:rPr>
          <w:t xml:space="preserve"> This agent showed the largest effect of lineage separation. Among domestic isolates with measured MICs, EA decreased from 80.4% with random splitting to 50.7% with lineage-grouped splitting, while mE increased from 15.5% to 24.1%. Results for GPS isolates were based on </w:t>
        </w:r>
        <w:r w:rsidRPr="00244695">
          <w:rPr>
            <w:i/>
            <w:iCs/>
            <w:lang w:val="en-CN"/>
          </w:rPr>
          <w:t>in silico</w:t>
        </w:r>
        <w:r w:rsidRPr="00244695">
          <w:rPr>
            <w:lang w:val="en-CN"/>
          </w:rPr>
          <w:t xml:space="preserve"> MICs and should be interpreted cautiously.</w:t>
        </w:r>
      </w:ins>
      <w:ins w:id="263" w:author="Zhao Chunjiang" w:date="2026-10-07T08:00:00Z">
        <w:del w:id="264" w:author="Chunjiang Zhao" w:date="2026-10-07T19:19:00Z" w16du:dateUtc="2026-10-07T11:19:00Z">
          <w:r w:rsidDel="00244695">
            <w:rPr>
              <w:i/>
            </w:rPr>
            <w:delText>Penicillin.</w:delText>
          </w:r>
          <w:r w:rsidDel="00244695">
            <w:delText xml:space="preserve"> The prediction of penicillin was least affected by lineage separation, with an EA of 90.1% for random splitting and 87.7% for lineage-grouped splitting. Only one VME (1/379) and no ME were found with either method. Most categorical disagreements were mEs (13.6% and 19.6%), which occurred at the boundary between 1 mg/L and 2 mg/L (intermediate and resistant categories of the oral breakpoint). The overall AUROC of the classification model was higher than 99%. However, because all domestic isolates were penicillin-NS, this value was partly influenced by the origin of the isolates. In the GPS isolates, which included both S and NS isolates, the AUROC was 97.1% for random splitting and 94.4% for lineage-grouped splitting.</w:delText>
          </w:r>
        </w:del>
      </w:ins>
    </w:p>
    <w:p w14:paraId="72A89FB2" w14:textId="77777777" w:rsidR="00B86D3B" w:rsidRDefault="00B86D3B">
      <w:pPr>
        <w:rPr>
          <w:ins w:id="265" w:author="Chunjiang Zhao" w:date="2026-10-07T19:23:00Z" w16du:dateUtc="2026-10-07T11:23:00Z"/>
        </w:rPr>
      </w:pPr>
    </w:p>
    <w:p w14:paraId="7C91E726" w14:textId="3AFF3D03" w:rsidR="00244695" w:rsidDel="00B86D3B" w:rsidRDefault="00000000">
      <w:pPr>
        <w:rPr>
          <w:ins w:id="266" w:author="Zhao Chunjiang" w:date="2026-10-07T08:00:00Z"/>
          <w:del w:id="267" w:author="Chunjiang Zhao" w:date="2026-10-07T19:23:00Z" w16du:dateUtc="2026-10-07T11:23:00Z"/>
        </w:rPr>
      </w:pPr>
      <w:ins w:id="268" w:author="Zhao Chunjiang" w:date="2026-10-07T08:00:00Z">
        <w:del w:id="269" w:author="Chunjiang Zhao" w:date="2026-10-07T19:22:00Z" w16du:dateUtc="2026-10-07T11:22:00Z">
          <w:r w:rsidDel="00B86D3B">
            <w:rPr>
              <w:i/>
            </w:rPr>
            <w:delText>Ceftriaxone.</w:delText>
          </w:r>
          <w:r w:rsidDel="00B86D3B">
            <w:delText xml:space="preserve"> With random splitting, the EA, CA, VME and ME of ceftriaxone were 88.9%, 84.3%, 20.3% (26/128) and 1.9%, respectively. With lineage-grouped splitting, the regression model underestimated the MICs (mean bias, −0.36 log₂ dilution). Although the EA was 78.4%, no resistant isolate from new lineages was predicted to have a resistant MIC (VME, 128/128). In this situation, the classification model with an optimized threshold showed better performance, with a sensitivity of 81.2% for NS isolates and a specificity of 76.8% (AUROC 86.9%, compared with 90.5% for random splitting). Therefore, for ceftriaxone, the categorical interpretation should mainly be based on the results of the classification model.</w:delText>
          </w:r>
        </w:del>
      </w:ins>
    </w:p>
    <w:p w14:paraId="736AD39C" w14:textId="522D7956" w:rsidR="00B86D3B" w:rsidDel="00B86D3B" w:rsidRDefault="00000000">
      <w:pPr>
        <w:rPr>
          <w:ins w:id="270" w:author="Zhao Chunjiang" w:date="2026-10-07T08:00:00Z"/>
          <w:del w:id="271" w:author="Chunjiang Zhao" w:date="2026-10-07T19:24:00Z" w16du:dateUtc="2026-10-07T11:24:00Z"/>
        </w:rPr>
      </w:pPr>
      <w:ins w:id="272" w:author="Zhao Chunjiang" w:date="2026-10-07T08:00:00Z">
        <w:del w:id="273" w:author="Chunjiang Zhao" w:date="2026-10-07T19:23:00Z" w16du:dateUtc="2026-10-07T11:23:00Z">
          <w:r w:rsidDel="00B86D3B">
            <w:rPr>
              <w:i/>
            </w:rPr>
            <w:delText>Erythromycin and clindamycin.</w:delText>
          </w:r>
          <w:r w:rsidDel="00B86D3B">
            <w:delText xml:space="preserve"> The CA of erythromycin (97.2% and 94.4%) and clindamycin (95.6% and 92.8%) was high with both splitting methods, which was mainly due to the high resistance rates. However, in the GPS isolates with low resistance rates, lineage-grouped splitting decreased the sensitivity for erythromycin-NS isolates from 81.1% to 43.2%, and increased the VME of erythromycin from 8.1% to 40.5%. For clindamycin, most errors occurred in the 39 domestic clindamycin-susceptible isolates, 29 of which were resistant to erythromycin (consistent with the M phenotype). Most of these isolates were predicted to be resistant to clindamycin, and the ME in the domestic isolates was 71.8% for random splitting and 87.2% for lineage-grouped splitting.</w:delText>
          </w:r>
        </w:del>
      </w:ins>
    </w:p>
    <w:p w14:paraId="4D7EAB2B" w14:textId="1AD4B66F" w:rsidR="005C1602" w:rsidDel="00B86D3B" w:rsidRDefault="00000000">
      <w:pPr>
        <w:rPr>
          <w:ins w:id="274" w:author="Zhao Chunjiang" w:date="2026-10-07T08:00:00Z"/>
          <w:del w:id="275" w:author="Chunjiang Zhao" w:date="2026-10-07T19:24:00Z" w16du:dateUtc="2026-10-07T11:24:00Z"/>
        </w:rPr>
      </w:pPr>
      <w:ins w:id="276" w:author="Zhao Chunjiang" w:date="2026-10-07T08:00:00Z">
        <w:del w:id="277" w:author="Chunjiang Zhao" w:date="2026-10-07T19:24:00Z" w16du:dateUtc="2026-10-07T11:24:00Z">
          <w:r w:rsidDel="00B86D3B">
            <w:rPr>
              <w:i/>
            </w:rPr>
            <w:delText>Levofloxacin.</w:delText>
          </w:r>
          <w:r w:rsidDel="00B86D3B">
            <w:delText xml:space="preserve"> The EA and CA of levofloxacin were both higher than 99% with the two splitting methods. However, only two isolates were resistant to levofloxacin, and neither of them was correctly predicted. Therefore, the ability of the model to detect levofloxacin resistance could not be evaluated.</w:delText>
          </w:r>
        </w:del>
      </w:ins>
    </w:p>
    <w:p w14:paraId="0F79715B" w14:textId="316FD559" w:rsidR="005C1602" w:rsidDel="009428FF" w:rsidRDefault="00000000">
      <w:pPr>
        <w:rPr>
          <w:ins w:id="278" w:author="Zhao Chunjiang" w:date="2026-10-07T08:00:00Z"/>
          <w:del w:id="279" w:author="Chunjiang Zhao" w:date="2026-10-07T19:24:00Z" w16du:dateUtc="2026-10-07T11:24:00Z"/>
        </w:rPr>
      </w:pPr>
      <w:ins w:id="280" w:author="Zhao Chunjiang" w:date="2026-10-07T08:00:00Z">
        <w:del w:id="281" w:author="Chunjiang Zhao" w:date="2026-10-07T19:24:00Z" w16du:dateUtc="2026-10-07T11:24:00Z">
          <w:r w:rsidDel="009428FF">
            <w:rPr>
              <w:i/>
            </w:rPr>
            <w:delText>Trimethoprim-sulfamethoxazole.</w:delText>
          </w:r>
          <w:r w:rsidDel="009428FF">
            <w:delText xml:space="preserve"> The performance for trimethoprim-sulfamethoxazole was the lowest and was most dependent on lineage. In the domestic isolates with measured MICs, the EA was 80.4% for random splitting and 50.7% for lineage-grouped splitting, and most categorical disagreements were mEs (15.5% and 24.1%). The better results in the GPS isolates (Table S2) were based on </w:delText>
          </w:r>
          <w:r w:rsidDel="009428FF">
            <w:rPr>
              <w:i/>
            </w:rPr>
            <w:delText>in silico</w:delText>
          </w:r>
          <w:r w:rsidDel="009428FF">
            <w:delText xml:space="preserve"> MICs and should be interpreted with caution.</w:delText>
          </w:r>
        </w:del>
      </w:ins>
    </w:p>
    <w:p w14:paraId="40FE76A4" w14:textId="77777777" w:rsidR="005C1602" w:rsidRDefault="00000000">
      <w:pPr>
        <w:rPr>
          <w:ins w:id="282" w:author="Zhao Chunjiang" w:date="2026-10-07T08:00:00Z"/>
        </w:rPr>
      </w:pPr>
      <w:ins w:id="283" w:author="Zhao Chunjiang" w:date="2026-10-07T08:00:00Z">
        <w:r>
          <w:t>The results of amoxicillin-clavulanate and moxifloxacin are shown in Table S7.</w:t>
        </w:r>
      </w:ins>
    </w:p>
    <w:p w14:paraId="7D1A4F76" w14:textId="77777777" w:rsidR="005C1602" w:rsidRDefault="00000000">
      <w:pPr>
        <w:pStyle w:val="a1"/>
        <w:rPr>
          <w:ins w:id="284" w:author="Zhao Chunjiang" w:date="2026-10-07T08:00:00Z"/>
        </w:rPr>
      </w:pPr>
      <w:ins w:id="285" w:author="Zhao Chunjiang" w:date="2026-10-07T08:00:00Z">
        <w:r>
          <w:rPr>
            <w:sz w:val="24"/>
            <w:szCs w:val="24"/>
          </w:rPr>
          <w:t>3.3. Contribution of k-mer and typing features</w:t>
        </w:r>
      </w:ins>
    </w:p>
    <w:p w14:paraId="7567528E" w14:textId="77777777" w:rsidR="005C1602" w:rsidRDefault="00000000">
      <w:pPr>
        <w:rPr>
          <w:ins w:id="286" w:author="Zhao Chunjiang" w:date="2026-10-07T08:00:00Z"/>
        </w:rPr>
      </w:pPr>
      <w:ins w:id="287" w:author="Zhao Chunjiang" w:date="2026-10-07T08:00:00Z">
        <w:r>
          <w:t>With lineage-grouped splitting, the models based only on serotype and ST showed much lower performance than the k-mer models (Table 3). The EA was 28.8% vs. 87.7% for penicillin, 46.4% vs. 82.3% for erythromycin, 26.9% vs. 80.9% for clindamycin and 28.2% vs. 64.2% for trimethoprim-sulfamethoxazole, and the AUROC of penicillin in the GPS isolates decreased from 94.4% to 62.3%. With random splitting, the typing-only models performed much better (for example, the EA of penicillin was 73.7%; Table S3). These results suggested that serotype and ST mainly helped the model to recognize lineages already included in the training data. When serotype and ST were added to the k-mer features, the EA of β-lactams, macrolides and lincosamides changed by only 0.3 to 2.9 percentage points, and the AUROC was not consistently improved. The largest improvement was observed for trimethoprim-sulfamethoxazole (EA, from 64.2% to 73.4%). Therefore, only k-mer features were used in the final model, so that a new isolate can be analyzed with its genome assembly without additional typing.</w:t>
        </w:r>
      </w:ins>
    </w:p>
    <w:p w14:paraId="17D718FC" w14:textId="77777777" w:rsidR="005C1602" w:rsidRDefault="00000000">
      <w:pPr>
        <w:pStyle w:val="a1"/>
        <w:rPr>
          <w:ins w:id="288" w:author="Zhao Chunjiang" w:date="2026-10-07T08:00:00Z"/>
        </w:rPr>
      </w:pPr>
      <w:ins w:id="289" w:author="Zhao Chunjiang" w:date="2026-10-07T08:00:00Z">
        <w:r>
          <w:rPr>
            <w:sz w:val="24"/>
            <w:szCs w:val="24"/>
          </w:rPr>
          <w:t>3.4. Selection of k value and hyperparameters</w:t>
        </w:r>
      </w:ins>
    </w:p>
    <w:p w14:paraId="31E637B7" w14:textId="77777777" w:rsidR="005C1602" w:rsidRDefault="00000000">
      <w:pPr>
        <w:rPr>
          <w:ins w:id="290" w:author="Zhao Chunjiang" w:date="2026-10-07T08:00:00Z"/>
        </w:rPr>
      </w:pPr>
      <w:ins w:id="291" w:author="Zhao Chunjiang" w:date="2026-10-07T08:00:00Z">
        <w:r>
          <w:t xml:space="preserve">With lineage-grouped splitting, the 21-mer presence/absence features did not improve the prediction of MICs compared with the 10-mer count features (Table S4). The EA was similar for penicillin (78.3% vs. 76.3%), ceftriaxone (78.9% vs. 78.7%), levofloxacin and trimethoprim-sulfamethoxazole, but was obviously lower for erythromycin (81.6% vs. 60.1%) and clindamycin (82.0% vs. 63.3%). This suggested </w:t>
        </w:r>
        <w:r>
          <w:lastRenderedPageBreak/>
          <w:t>that the copy number information provided by the 10-mer counts was useful for these two agents. The selected hyperparameters were different among antimicrobial agents and folds (Table S5). For example, deeper trees (max_depth up to 6) and more estimators (up to 400) were selected for the regression models of erythromycin and clindamycin, whereas shallow trees (max_depth = 2) were always selected for the regression models of penicillin and trimethoprim-sulfamethoxazole. These results supported separate hyperparameter optimization for each antimicrobial agent.</w:t>
        </w:r>
      </w:ins>
    </w:p>
    <w:p w14:paraId="67F43BD9" w14:textId="77777777" w:rsidR="005C1602" w:rsidRDefault="00000000">
      <w:pPr>
        <w:pStyle w:val="a1"/>
        <w:rPr>
          <w:ins w:id="292" w:author="Zhao Chunjiang" w:date="2026-10-07T08:00:00Z"/>
        </w:rPr>
      </w:pPr>
      <w:ins w:id="293" w:author="Zhao Chunjiang" w:date="2026-10-07T08:00:00Z">
        <w:r>
          <w:rPr>
            <w:sz w:val="24"/>
            <w:szCs w:val="24"/>
          </w:rPr>
          <w:t>3.5. Clinical validation</w:t>
        </w:r>
      </w:ins>
    </w:p>
    <w:p w14:paraId="63D354FC" w14:textId="77777777" w:rsidR="00186B79" w:rsidRPr="00186B79" w:rsidRDefault="00186B79" w:rsidP="00186B79">
      <w:pPr>
        <w:rPr>
          <w:ins w:id="294" w:author="Chunjiang Zhao" w:date="2026-10-07T19:29:00Z"/>
          <w:lang w:val="en-CN"/>
        </w:rPr>
      </w:pPr>
      <w:ins w:id="295" w:author="Chunjiang Zhao" w:date="2026-10-07T19:29:00Z">
        <w:r w:rsidRPr="00186B79">
          <w:rPr>
            <w:lang w:val="en-CN"/>
          </w:rPr>
          <w:t>The 48 validation isolates included 11 serotypes and 24 STs, with serotype 19F (n=20) and ST271 (n=16) being the most common (Table 1 and Table S1). Most isolates were obtained from sputum (n=34) or blood (n=9). Forty-seven isolates belonged to lineages represented in the training set, including 21 in the CC271 cluster. The median Jaccard distance to the nearest training isolate was 0.088 (IQR, 0.055–0.111). Only one isolate (V-50, ST8227, serotype 19F) belonged to a lineage not represented in the training data. Thus, the validation set mainly represented a later sample from the same population.</w:t>
        </w:r>
      </w:ins>
    </w:p>
    <w:p w14:paraId="3D70462D" w14:textId="77777777" w:rsidR="00186B79" w:rsidRPr="00186B79" w:rsidRDefault="00186B79" w:rsidP="00186B79">
      <w:pPr>
        <w:rPr>
          <w:ins w:id="296" w:author="Chunjiang Zhao" w:date="2026-10-07T19:29:00Z"/>
          <w:lang w:val="en-CN"/>
        </w:rPr>
      </w:pPr>
      <w:ins w:id="297" w:author="Chunjiang Zhao" w:date="2026-10-07T19:29:00Z">
        <w:r w:rsidRPr="00186B79">
          <w:rPr>
            <w:lang w:val="en-CN"/>
          </w:rPr>
          <w:t>Clinical validation results are shown in Table 4 and Figure 3. Levofloxacin showed 100% EA and CA. For erythromycin, CA was 97.9% and EA was 81.2%; isolates with MICs of 32–128 mg/L were generally predicted at 8–16 mg/L, without affecting categorical interpretation. For penicillin, EA and CA were 85.4% and 81.2%, respectively, with no VME or ME; all nine categorical errors were mEs around the intermediate/resistant breakpoint. For clindamycin, EA was 68.8% and CA was 93.8%. Both susceptible isolates were erythromycin resistant and were incorrectly predicted as clindamycin resistant (ME, 2/2).</w:t>
        </w:r>
      </w:ins>
    </w:p>
    <w:p w14:paraId="17410524" w14:textId="77777777" w:rsidR="00186B79" w:rsidRPr="00186B79" w:rsidRDefault="00186B79" w:rsidP="00186B79">
      <w:pPr>
        <w:rPr>
          <w:ins w:id="298" w:author="Chunjiang Zhao" w:date="2026-10-07T19:29:00Z"/>
          <w:lang w:val="en-CN"/>
        </w:rPr>
      </w:pPr>
      <w:ins w:id="299" w:author="Chunjiang Zhao" w:date="2026-10-07T19:29:00Z">
        <w:r w:rsidRPr="00186B79">
          <w:rPr>
            <w:lang w:val="en-CN"/>
          </w:rPr>
          <w:t xml:space="preserve">For ceftriaxone, EA and CA were 83.3% and 79.2%, respectively. Two of 14 resistant isolates were predicted as susceptible (VME, 14.3%); both belonged to lineages poorly represented in the training set. Two susceptible CC271 isolates were predicted as resistant (ME, 6.5%). The ceftriaxone classification model identified 15 of 17 NS </w:t>
        </w:r>
        <w:r w:rsidRPr="00186B79">
          <w:rPr>
            <w:lang w:val="en-CN"/>
          </w:rPr>
          <w:lastRenderedPageBreak/>
          <w:t>isolates, with a sensitivity of 88.2% and specificity of 80.6%. For trimethoprim-sulfamethoxazole, both EA and CA were 72.9%, with 13 mEs and no VME or ME. Across all agents, mean bias between predicted and reference log₂ MICs ranged from −0.36 to +0.13 dilution, and lineage-bootstrap 95% prediction intervals covered the Etest MICs in 85.4%–100% of isolates.</w:t>
        </w:r>
      </w:ins>
    </w:p>
    <w:p w14:paraId="376D7981" w14:textId="43291561" w:rsidR="00186B79" w:rsidDel="00186B79" w:rsidRDefault="00000000">
      <w:pPr>
        <w:rPr>
          <w:ins w:id="300" w:author="Zhao Chunjiang" w:date="2026-10-07T08:00:00Z"/>
          <w:del w:id="301" w:author="Chunjiang Zhao" w:date="2026-10-07T19:31:00Z" w16du:dateUtc="2026-10-07T11:31:00Z"/>
        </w:rPr>
      </w:pPr>
      <w:ins w:id="302" w:author="Zhao Chunjiang" w:date="2026-10-07T08:00:00Z">
        <w:del w:id="303" w:author="Chunjiang Zhao" w:date="2026-10-07T19:31:00Z" w16du:dateUtc="2026-10-07T11:31:00Z">
          <w:r w:rsidDel="00186B79">
            <w:delText>The 48 validation isolates included 11 serotypes and 24 STs, and the most common were serotype 19F (n = 20) and ST271 (n = 16) (Table 1 and Table S1). The age of the patients ranged from 2 months to 75 years, and most isolates were from sputum (n = 34) and blood (n = 9). Of the 48 isolates, 47 belonged to lineage clusters included in the training set, including 21 in the CC271 cluster. The median Jaccard distance to the nearest training isolate was 0.088 (IQR, 0.055–0.111). Only one isolate (V-50, ST8227, serotype 19F) belonged to a lineage not included in the training data. Therefore, the validation set was a later sample from the same population, rather than an independent external population.</w:delText>
          </w:r>
        </w:del>
      </w:ins>
    </w:p>
    <w:p w14:paraId="2CEF2E3D" w14:textId="713CFEBF" w:rsidR="005C1602" w:rsidDel="00186B79" w:rsidRDefault="00000000">
      <w:pPr>
        <w:rPr>
          <w:ins w:id="304" w:author="Zhao Chunjiang" w:date="2026-10-07T08:00:00Z"/>
          <w:del w:id="305" w:author="Chunjiang Zhao" w:date="2026-10-07T19:31:00Z" w16du:dateUtc="2026-10-07T11:31:00Z"/>
        </w:rPr>
      </w:pPr>
      <w:ins w:id="306" w:author="Zhao Chunjiang" w:date="2026-10-07T08:00:00Z">
        <w:del w:id="307" w:author="Chunjiang Zhao" w:date="2026-10-07T19:31:00Z" w16du:dateUtc="2026-10-07T11:31:00Z">
          <w:r w:rsidDel="00186B79">
            <w:delText>The results of clinical validation are shown in Table 4 and Figure 3. The EA and CA of levofloxacin were both 100%. For erythromycin, the CA was 97.9%, but the EA was only 81.2%. This was because the isolates with very high MICs (32–128 mg/L) were predicted to be 8–16 mg/L, which did not change the categorical results. For penicillin, the EA and CA were 85.4% and 81.2%, respectively, without VME or ME, and all nine categorical errors were mEs at the boundary between the intermediate and resistant categories. For clindamycin, the CA was 93.8% and the EA was 68.8%. Both clindamycin-susceptible isolates (V-23 and V-40) were resistant to erythromycin (M phenotype) and were predicted to be resistant to clindamycin (ME, 2/2).</w:delText>
          </w:r>
        </w:del>
      </w:ins>
    </w:p>
    <w:p w14:paraId="6ECDB366" w14:textId="3D22711E" w:rsidR="005C1602" w:rsidDel="00186B79" w:rsidRDefault="00000000">
      <w:pPr>
        <w:rPr>
          <w:ins w:id="308" w:author="Zhao Chunjiang" w:date="2026-10-07T08:00:00Z"/>
          <w:del w:id="309" w:author="Chunjiang Zhao" w:date="2026-10-07T19:31:00Z" w16du:dateUtc="2026-10-07T11:31:00Z"/>
        </w:rPr>
      </w:pPr>
      <w:ins w:id="310" w:author="Zhao Chunjiang" w:date="2026-10-07T08:00:00Z">
        <w:del w:id="311" w:author="Chunjiang Zhao" w:date="2026-10-07T19:31:00Z" w16du:dateUtc="2026-10-07T11:31:00Z">
          <w:r w:rsidDel="00186B79">
            <w:delText>For ceftriaxone, the EA and CA were 83.3% and 79.2%, respectively. Two of the 14 resistant isolates were predicted to be susceptible (VME, 14.3%), and both of them belonged to lineages with few isolates in the training set (one and nine training isolates within the lineage threshold, respectively). Two susceptible CC271 isolates were predicted to be resistant (ME, 6.5%). The classification model of ceftriaxone detected 15 of the 17 NS isolates (sensitivity, 88.2%), with a specificity of 80.6%. For trimethoprim-sulfamethoxazole, both the EA and CA were 72.9%, with 13 mEs and no VME or ME. For all antimicrobial agents, the mean bias between the predicted and reference log₂ MICs ranged from −0.36 to +0.13 dilution, and the 95% prediction intervals from lineage bootstrap covered the Etest MICs in 85.4% to 100% of the isolates.</w:delText>
          </w:r>
        </w:del>
      </w:ins>
    </w:p>
    <w:p w14:paraId="646836B4" w14:textId="77777777" w:rsidR="005C1602" w:rsidRDefault="00000000">
      <w:pPr>
        <w:pStyle w:val="a1"/>
        <w:rPr>
          <w:ins w:id="312" w:author="Zhao Chunjiang" w:date="2026-10-07T08:00:00Z"/>
        </w:rPr>
      </w:pPr>
      <w:ins w:id="313" w:author="Zhao Chunjiang" w:date="2026-10-07T08:00:00Z">
        <w:r>
          <w:rPr>
            <w:sz w:val="24"/>
            <w:szCs w:val="24"/>
          </w:rPr>
          <w:t>3.6. k-mers associated with resistance</w:t>
        </w:r>
      </w:ins>
    </w:p>
    <w:p w14:paraId="0D0791C1" w14:textId="77777777" w:rsidR="005C1602" w:rsidDel="003169DF" w:rsidRDefault="00000000">
      <w:pPr>
        <w:rPr>
          <w:ins w:id="314" w:author="Zhao Chunjiang" w:date="2026-10-07T08:00:00Z"/>
          <w:del w:id="315" w:author="Chunjiang Zhao" w:date="2026-10-07T19:33:00Z" w16du:dateUtc="2026-10-07T11:33:00Z"/>
        </w:rPr>
      </w:pPr>
      <w:ins w:id="316" w:author="Zhao Chunjiang" w:date="2026-10-07T08:00:00Z">
        <w:r>
          <w:t>The most important k-mers in the regression models were different among antimicrobial agents, but some of them were shared by agents of the same class (Figure 4). Among the 50 most important k-mers of penicillin, 23 were also among the top 50 k-mers of amoxicillin-clavulanate and 11 were among those of ceftriaxone. Thirteen of the top 50 k-mers were shared by erythromycin and clindamycin, whereas only six were shared by penicillin and erythromycin. These results suggested that agents of the same class may share common resistance determinants. However, these k-mers were not mapped to specific genes in this study.</w:t>
        </w:r>
      </w:ins>
    </w:p>
    <w:p w14:paraId="766F3DFA" w14:textId="77777777" w:rsidR="00181D6E" w:rsidRPr="00AA3B01" w:rsidRDefault="00181D6E" w:rsidP="00AB592D"/>
    <w:p w14:paraId="24A987BF" w14:textId="77777777" w:rsidR="00181D6E" w:rsidRDefault="00181D6E" w:rsidP="00BA63D5">
      <w:pPr>
        <w:pStyle w:val="a"/>
      </w:pPr>
      <w:del w:id="317" w:author="Zhao Chunjiang" w:date="2026-10-07T08:00:00Z">
        <w:r>
          <w:rPr>
            <w:rFonts w:hint="eastAsia"/>
          </w:rPr>
          <w:delText>D</w:delText>
        </w:r>
        <w:r>
          <w:delText>iscussion</w:delText>
        </w:r>
      </w:del>
      <w:ins w:id="318" w:author="Zhao Chunjiang" w:date="2026-10-07T08:00:00Z">
        <w:r>
          <w:t>4. Discussion</w:t>
        </w:r>
      </w:ins>
    </w:p>
    <w:p w14:paraId="16C981D5" w14:textId="77777777" w:rsidR="00181D6E" w:rsidRDefault="00181D6E" w:rsidP="00A57D2C">
      <w:pPr>
        <w:rPr>
          <w:del w:id="319" w:author="Zhao Chunjiang" w:date="2026-10-07T08:00:00Z"/>
        </w:rPr>
      </w:pPr>
      <w:del w:id="320" w:author="Zhao Chunjiang" w:date="2026-10-07T08:00:00Z">
        <w:r>
          <w:delText xml:space="preserve">This study successfully predicted the resistance phenotypes of </w:delText>
        </w:r>
        <w:r>
          <w:rPr>
            <w:i/>
          </w:rPr>
          <w:delText>S. pneumoniae</w:delText>
        </w:r>
        <w:r>
          <w:delText xml:space="preserve"> to key antimicrobial agents through the analysis of </w:delText>
        </w:r>
        <w:r>
          <w:rPr>
            <w:i/>
          </w:rPr>
          <w:delText>k</w:delText>
        </w:r>
        <w:r>
          <w:delText xml:space="preserve">-mers and the application of machine learning techniques. Fast and accurate drug susceptibility testing is critical in clinical microbiology </w:delText>
        </w:r>
        <w:r>
          <w:rPr>
            <w:rFonts w:cs="Times New Roman"/>
            <w:color w:val="000000"/>
          </w:rPr>
          <w:delText>[25]</w:delText>
        </w:r>
        <w:r>
          <w:delText xml:space="preserve">. Accurate drug susceptibility testing can also help to reduce the risk of antimicrobial resistance </w:delText>
        </w:r>
        <w:r>
          <w:rPr>
            <w:rFonts w:cs="Times New Roman"/>
            <w:color w:val="000000"/>
          </w:rPr>
          <w:delText>[26, 27]</w:delText>
        </w:r>
        <w:r>
          <w:delText xml:space="preserve">. By quickly identifying the most appropriate treatment for a patient, healthcare providers can help to reduce unnecessary antimicrobial use and reduce the risk of adverse drug reactions </w:delText>
        </w:r>
        <w:r>
          <w:rPr>
            <w:rFonts w:cs="Times New Roman"/>
            <w:color w:val="000000"/>
          </w:rPr>
          <w:delText>[28]</w:delText>
        </w:r>
        <w:r>
          <w:delText xml:space="preserve">. The current clinical microbiological susceptibility testing relies mainly on </w:delText>
        </w:r>
        <w:r>
          <w:rPr>
            <w:i/>
          </w:rPr>
          <w:delText>in-vitro</w:delText>
        </w:r>
        <w:r>
          <w:delText xml:space="preserve"> culture of the pathogen. However, this method has limited efficacy for fastidious and difficult-to-culture pathogens. Additionally, most clinical microbiology laboratories are not equipped with the necessary equipment and reagents for susceptibility testing of fastidious and difficult-to-culture organisms. Machine learning approaches can be used to establish predictive models based on resistance phenotypes and genomic data published by other laboratories or research institutions with stronger technical capabilities. These models can then be applied to the genomes of strains from the local laboratory to predict susceptibility to major antibiotics. Therefore, this machine learning approach based on resistance phenotypes and genomic sequences will be a valuable complement to existing </w:delText>
        </w:r>
        <w:r>
          <w:rPr>
            <w:i/>
          </w:rPr>
          <w:delText>in-vitro</w:delText>
        </w:r>
        <w:r>
          <w:delText xml:space="preserve"> susceptibility testing especially for fastidious or difficult-to-culture pathogens.</w:delText>
        </w:r>
      </w:del>
    </w:p>
    <w:p w14:paraId="4B867AE1" w14:textId="77777777" w:rsidR="00181D6E" w:rsidRDefault="00181D6E" w:rsidP="00A57D2C">
      <w:pPr>
        <w:rPr>
          <w:del w:id="321" w:author="Zhao Chunjiang" w:date="2026-10-07T08:00:00Z"/>
        </w:rPr>
      </w:pPr>
    </w:p>
    <w:p w14:paraId="0124F3EA" w14:textId="77777777" w:rsidR="00181D6E" w:rsidRDefault="00181D6E" w:rsidP="009A498B">
      <w:pPr>
        <w:rPr>
          <w:del w:id="322" w:author="Zhao Chunjiang" w:date="2026-10-07T08:00:00Z"/>
        </w:rPr>
      </w:pPr>
      <w:del w:id="323" w:author="Zhao Chunjiang" w:date="2026-10-07T08:00:00Z">
        <w:r>
          <w:delText xml:space="preserve">Sequencing technology will reshape current clinical microbiology. The serotyping of </w:delText>
        </w:r>
        <w:r>
          <w:rPr>
            <w:i/>
          </w:rPr>
          <w:delText>S. pneumoniae</w:delText>
        </w:r>
        <w:r>
          <w:delText xml:space="preserve"> using traditional Quellung method is expensive, time-consuming and labor-intensive, relying solely on manual interpretation. The accuracy of the results is directly affected if the strains fail to grow, or if the production of capsule polysaccharides, used for antigen-antibody reactions, is insufficient or degraded for other reasons. After obtaining the whole genome sequence of the strains to be tested, the serotypes of hundreds of </w:delText>
        </w:r>
        <w:r>
          <w:rPr>
            <w:i/>
          </w:rPr>
          <w:delText>S. pneumoniae</w:delText>
        </w:r>
        <w:r>
          <w:delText xml:space="preserve"> strains can be confirmed within a day through analysis of their genomic sequences. The WGS method is superior to the traditional Quellung method in terms of time, cost, and labor.</w:delText>
        </w:r>
        <w:r>
          <w:rPr>
            <w:rFonts w:hint="eastAsia"/>
          </w:rPr>
          <w:delText xml:space="preserve"> </w:delText>
        </w:r>
      </w:del>
    </w:p>
    <w:p w14:paraId="01AE1A40" w14:textId="77777777" w:rsidR="00181D6E" w:rsidRDefault="00181D6E" w:rsidP="009A498B">
      <w:pPr>
        <w:rPr>
          <w:del w:id="324" w:author="Zhao Chunjiang" w:date="2026-10-07T08:00:00Z"/>
        </w:rPr>
      </w:pPr>
    </w:p>
    <w:p w14:paraId="0F31AC3F" w14:textId="77777777" w:rsidR="00181D6E" w:rsidRPr="00022F1A" w:rsidRDefault="00181D6E" w:rsidP="00DC0D03">
      <w:pPr>
        <w:rPr>
          <w:del w:id="325" w:author="Zhao Chunjiang" w:date="2026-10-07T08:00:00Z"/>
        </w:rPr>
      </w:pPr>
      <w:del w:id="326" w:author="Zhao Chunjiang" w:date="2026-10-07T08:00:00Z">
        <w:r>
          <w:delText xml:space="preserve">Clinical microbiology is time-consuming and requires specialized laboratory facilities and expertise. Despite various optimization efforts, there is limited scope for further improvement, and the traditional culture-based methods of clinical microbiology can be slow and prone to limitations. There have been several new methods developed in recent years for clinical microbiological diagnosis, including: molecular diagnostic techniques, mass spectrometry and gene sequencing technology </w:delText>
        </w:r>
        <w:r>
          <w:rPr>
            <w:rFonts w:cs="Times New Roman"/>
            <w:color w:val="000000"/>
          </w:rPr>
          <w:delText>[29–31]</w:delText>
        </w:r>
        <w:r>
          <w:delText xml:space="preserve">, enabling swift and highly sensitive detection of specific pathogens </w:delText>
        </w:r>
        <w:r>
          <w:rPr>
            <w:rFonts w:cs="Times New Roman"/>
            <w:color w:val="000000"/>
          </w:rPr>
          <w:delText>[32–34]</w:delText>
        </w:r>
        <w:r>
          <w:delText>. However, despite its advantages, these techniques have limitations in detecting unknown pathogens. Molecular diagnostics rely on the detection of specific genetic markers, which can only identify pathogens that have been previously identified and characterized. The new or uncommon pathogens may be missed by these methods.</w:delText>
        </w:r>
        <w:r>
          <w:rPr>
            <w:rFonts w:hint="eastAsia"/>
          </w:rPr>
          <w:delText xml:space="preserve"> </w:delText>
        </w:r>
        <w:r>
          <w:delText xml:space="preserve">Recent advancements in mass spectrometry have expedited microorganism identification, yet its ability to provide drug susceptibility information is limited. Mass spectrometry detects molecules or structural features indicative of drug susceptibility, like specific enzymes or proteins, but these markers alone are insufficient to determine an organism’s drug sensitivity. </w:delText>
        </w:r>
        <w:r>
          <w:rPr>
            <w:rFonts w:cs="Times New Roman"/>
            <w:color w:val="000000"/>
          </w:rPr>
          <w:delText>[35, 36]</w:delText>
        </w:r>
        <w:r>
          <w:delText>.</w:delText>
        </w:r>
      </w:del>
    </w:p>
    <w:p w14:paraId="7FA9A530" w14:textId="77777777" w:rsidR="00181D6E" w:rsidRDefault="00181D6E" w:rsidP="009E391E">
      <w:pPr>
        <w:rPr>
          <w:del w:id="327" w:author="Zhao Chunjiang" w:date="2026-10-07T08:00:00Z"/>
        </w:rPr>
      </w:pPr>
    </w:p>
    <w:p w14:paraId="2A33321D" w14:textId="77777777" w:rsidR="00181D6E" w:rsidRPr="00FF505C" w:rsidRDefault="00181D6E" w:rsidP="0066131F">
      <w:pPr>
        <w:rPr>
          <w:del w:id="328" w:author="Zhao Chunjiang" w:date="2026-10-07T08:00:00Z"/>
        </w:rPr>
      </w:pPr>
      <w:del w:id="329" w:author="Zhao Chunjiang" w:date="2026-10-07T08:00:00Z">
        <w:r>
          <w:delText xml:space="preserve">This study successfully used a machine learning model to predict the resistance of </w:delText>
        </w:r>
        <w:r>
          <w:rPr>
            <w:i/>
          </w:rPr>
          <w:delText>S. pneumoniae</w:delText>
        </w:r>
        <w:r>
          <w:delText xml:space="preserve"> to various antibiotics, suggesting broad future applications of machine learning in clinical microbiology. In this study, the prediction model accurately forecasted resistance for seven of the eight drugs tested. However, the accuracy for SXT was lower due to random errors in acquiring its MIC values and inconsistencies in the manual definition of MIC at 80% inhibition, which challenged standardization in model training. The prediction model currently meets China's technical standards for antimicrobial susceptibility testing, as shown by the EA, CA, VME, and ME metrics for seven drugs, excluding SXT, and could theoretically be used for microbial testing in clinical settings. As machine learning methods and computing power improve, machine learning will become a valuable supplement to clinical microbiology, particularly for infections caused by fastidious or difficult-to-culture pathogens. To develop machine learning methods for predicting microbial resistance, researchers require access to extensive, annotated datasets of known resistance phenotypes. These datasets train algorithms to recognize patterns indicative of resistance. Machine learning techniques, leveraging the benefits of cyberspace for data storage and dissemination, allow global standards for sequencing data and metadata. This global data collection enhances drug susceptibility predictions across various microorganisms.</w:delText>
        </w:r>
        <w:r>
          <w:rPr>
            <w:rFonts w:hint="eastAsia"/>
          </w:rPr>
          <w:delText xml:space="preserve"> </w:delText>
        </w:r>
        <w:r>
          <w:delText>High-performance servers can perform prediction models in real-time with global sequencing data, simplifying the modeling process. Users can directly submit sequencing results to the model for instant antibiotic predictions. Over time, as data accumulates and machine learning technologies advance, these models will become increasingly precise.</w:delText>
        </w:r>
      </w:del>
    </w:p>
    <w:p w14:paraId="09165496" w14:textId="77777777" w:rsidR="00181D6E" w:rsidRDefault="00181D6E" w:rsidP="00970EA0">
      <w:pPr>
        <w:rPr>
          <w:del w:id="330" w:author="Zhao Chunjiang" w:date="2026-10-07T08:00:00Z"/>
          <w:shd w:val="pct15" w:color="auto" w:fill="FFFFFF"/>
        </w:rPr>
      </w:pPr>
    </w:p>
    <w:p w14:paraId="38B7ADFF" w14:textId="77777777" w:rsidR="00181D6E" w:rsidRDefault="00181D6E" w:rsidP="00970EA0">
      <w:pPr>
        <w:rPr>
          <w:del w:id="331" w:author="Zhao Chunjiang" w:date="2026-10-07T08:00:00Z"/>
        </w:rPr>
      </w:pPr>
      <w:del w:id="332" w:author="Zhao Chunjiang" w:date="2026-10-07T08:00:00Z">
        <w:r>
          <w:delText xml:space="preserve">While this study successfully employed machine learning methods to construct predictive models for antimicrobial resistance in Streptococcus pneumoniae, several limitations should be acknowledged. First, the number of clinical isolates available for validation was limited due to the relatively low annual yield of S. pneumoniae isolates at our hospital. Most cases were community-acquired infections, and the isolates were predominantly susceptible, making it difficult to obtain a balanced set of resistance phenotypes within a short period. Second, the strengthened regulations on pathogen transportation in China following the COVID-19 pandemic have further constrained our ability to acquire additional clinical isolates from external sources. Third, although our analysis identified </w:delText>
        </w:r>
        <w:r>
          <w:rPr>
            <w:i/>
          </w:rPr>
          <w:delText>k</w:delText>
        </w:r>
        <w:r>
          <w:delText>-mer sequences potentially associated with resistance, we did not perform an in-depth biological investigation of these sequences. The findings presented here are intended to stimulate further research in this area and promote the broader application of machine learning approaches in microbial diagnostics.</w:delText>
        </w:r>
      </w:del>
    </w:p>
    <w:p w14:paraId="799AEF9E" w14:textId="77777777" w:rsidR="005C1602" w:rsidRDefault="00000000">
      <w:pPr>
        <w:rPr>
          <w:ins w:id="333" w:author="Zhao Chunjiang" w:date="2026-10-07T08:00:00Z"/>
        </w:rPr>
      </w:pPr>
      <w:ins w:id="334" w:author="Zhao Chunjiang" w:date="2026-10-07T08:00:00Z">
        <w:r>
          <w:t xml:space="preserve">In this study, we re-analyzed the prediction of antimicrobial resistance of </w:t>
        </w:r>
        <w:r>
          <w:rPr>
            <w:i/>
          </w:rPr>
          <w:t>S. pneumoniae</w:t>
        </w:r>
        <w:r>
          <w:t xml:space="preserve"> from genome k-mers by using nested cross-validation with both random and lineage-grouped splitting, and evaluated the final model in 48 clinical isolates. The main findings were as follows. First, the performance of the model was obviously different among antimicrobial agents. The prediction of penicillin was the most stable, while the predictions of ceftriaxone and trimethoprim-sulfamethoxazole were highly dependent on whether related isolates were included in the training data. Second, the k-mer features provided information beyond serotype and ST, and adding typing data to the k-mer features brought little improvement. Third, most validation isolates belonged to lineages already included in the training set, and the validation results were close to those of random splitting.</w:t>
        </w:r>
      </w:ins>
    </w:p>
    <w:p w14:paraId="47E77463" w14:textId="77777777" w:rsidR="005C1602" w:rsidRDefault="00000000">
      <w:pPr>
        <w:pStyle w:val="a1"/>
        <w:rPr>
          <w:ins w:id="335" w:author="Zhao Chunjiang" w:date="2026-10-07T08:00:00Z"/>
        </w:rPr>
      </w:pPr>
      <w:ins w:id="336" w:author="Zhao Chunjiang" w:date="2026-10-07T08:00:00Z">
        <w:r>
          <w:rPr>
            <w:sz w:val="24"/>
            <w:szCs w:val="24"/>
          </w:rPr>
          <w:lastRenderedPageBreak/>
          <w:t>4.1. Influence of population structure on model evaluation</w:t>
        </w:r>
      </w:ins>
    </w:p>
    <w:p w14:paraId="1B6CBD17" w14:textId="77777777" w:rsidR="00616B2F" w:rsidRPr="008E11D3" w:rsidRDefault="00616B2F" w:rsidP="00616B2F">
      <w:pPr>
        <w:rPr>
          <w:ins w:id="337" w:author="Chunjiang Zhao" w:date="2026-10-07T19:37:00Z" w16du:dateUtc="2026-10-07T11:37:00Z"/>
          <w:iCs/>
          <w:lang w:val="en-CN"/>
        </w:rPr>
      </w:pPr>
      <w:ins w:id="338" w:author="Chunjiang Zhao" w:date="2026-10-07T19:37:00Z" w16du:dateUtc="2026-10-07T11:37:00Z">
        <w:r w:rsidRPr="008E11D3">
          <w:rPr>
            <w:i/>
            <w:iCs/>
            <w:lang w:val="en-CN"/>
          </w:rPr>
          <w:t>S. pneumoniae</w:t>
        </w:r>
        <w:r w:rsidRPr="008E11D3">
          <w:rPr>
            <w:iCs/>
            <w:lang w:val="en-CN"/>
          </w:rPr>
          <w:t xml:space="preserve"> has a strong clonal population structure, and antimicrobial resistance is often associated with successful clones. In China, CC271, mainly ST271/ST320 and serotypes 19F/19A, is a major multidrug-resistant lineage [1–3]. In our dataset, all 218 CC271 isolates were from the domestic collection and formed a single lineage cluster. With random splitting, closely related isolates may therefore occur in both training and test sets, allowing the model to partly recognize clonal background rather than resistance-associated features. This may lead to overestimation of performance for genetically distinct isolates, as reported in other bacterial machine-learning studies [14].</w:t>
        </w:r>
      </w:ins>
    </w:p>
    <w:p w14:paraId="359ED760" w14:textId="77777777" w:rsidR="00616B2F" w:rsidRPr="008E11D3" w:rsidRDefault="00616B2F" w:rsidP="00616B2F">
      <w:pPr>
        <w:rPr>
          <w:ins w:id="339" w:author="Chunjiang Zhao" w:date="2026-10-07T19:37:00Z" w16du:dateUtc="2026-10-07T11:37:00Z"/>
          <w:iCs/>
          <w:lang w:val="en-CN"/>
        </w:rPr>
      </w:pPr>
      <w:ins w:id="340" w:author="Chunjiang Zhao" w:date="2026-10-07T19:37:00Z" w16du:dateUtc="2026-10-07T11:37:00Z">
        <w:r w:rsidRPr="008E11D3">
          <w:rPr>
            <w:iCs/>
            <w:lang w:val="en-CN"/>
          </w:rPr>
          <w:t>We therefore compared random and lineage-grouped splitting. Random splitting reflects performance when related lineages are represented in the training set, whereas lineage-grouped splitting provides a stricter evaluation for unseen lineages. The marked performance loss of typing-only models after lineage separation supports the influence of clonal background. In contrast, k-mer models retained relatively good performance for penicillin, erythromycin, and clindamycin, suggesting that their predictions were not based solely on lineage information.</w:t>
        </w:r>
      </w:ins>
    </w:p>
    <w:p w14:paraId="1568DAB3" w14:textId="37B4FD0B" w:rsidR="005C1602" w:rsidDel="00616B2F" w:rsidRDefault="00000000">
      <w:pPr>
        <w:rPr>
          <w:ins w:id="341" w:author="Zhao Chunjiang" w:date="2026-10-07T08:00:00Z"/>
          <w:del w:id="342" w:author="Chunjiang Zhao" w:date="2026-10-07T19:37:00Z" w16du:dateUtc="2026-10-07T11:37:00Z"/>
        </w:rPr>
      </w:pPr>
      <w:ins w:id="343" w:author="Zhao Chunjiang" w:date="2026-10-07T08:00:00Z">
        <w:del w:id="344" w:author="Chunjiang Zhao" w:date="2026-10-07T19:37:00Z" w16du:dateUtc="2026-10-07T11:37:00Z">
          <w:r w:rsidDel="00616B2F">
            <w:rPr>
              <w:i/>
            </w:rPr>
            <w:delText>S. pneumoniae</w:delText>
          </w:r>
          <w:r w:rsidDel="00616B2F">
            <w:delText xml:space="preserve"> has an obvious clonal population structure, and resistance is often spread with successful clones. In China, CC271 (mainly ST271 and ST320, serotypes 19F and 19A) is the dominant multidrug-resistant clone [1–3]. In our collection, all 218 CC271 isolates were domestic isolates, and they were grouped into one lineage cluster. Under this situation, if the isolates are randomly divided into training and test sets, isolates of the same clone will appear in both sets, and the model can make correct predictions by recognizing the clone rather than the resistance determinants. Similar problems have been reported in machine learning studies of other bacteria [14]. Therefore, a single random split may overestimate the performance of the model for new isolates.</w:delText>
          </w:r>
        </w:del>
      </w:ins>
    </w:p>
    <w:p w14:paraId="729ACB9B" w14:textId="0DF6F361" w:rsidR="005C1602" w:rsidDel="00616B2F" w:rsidRDefault="00000000">
      <w:pPr>
        <w:rPr>
          <w:ins w:id="345" w:author="Zhao Chunjiang" w:date="2026-10-07T08:00:00Z"/>
          <w:del w:id="346" w:author="Chunjiang Zhao" w:date="2026-10-07T19:37:00Z" w16du:dateUtc="2026-10-07T11:37:00Z"/>
        </w:rPr>
      </w:pPr>
      <w:ins w:id="347" w:author="Zhao Chunjiang" w:date="2026-10-07T08:00:00Z">
        <w:del w:id="348" w:author="Chunjiang Zhao" w:date="2026-10-07T19:37:00Z" w16du:dateUtc="2026-10-07T11:37:00Z">
          <w:r w:rsidDel="00616B2F">
            <w:delText>To solve this problem, we reported the results of random splitting and lineage-grouped splitting together. The former represents the performance when the lineage of a new isolate is already included in the training data, and the latter represents the performance for new lineages. The difference between the two results reflects the degree to which the prediction depends on clonal background. The results of the typing-only models further supported this explanation. These models achieved moderate performance with random splitting, but their performance decreased sharply with lineage-grouped splitting. In contrast, the k-mer models kept relatively good performance for penicillin, erythromycin and clindamycin after lineage separation. This indicated that the k-mer models learned, at least in part, sequence features related to resistance rather than only clone labels.</w:delText>
          </w:r>
        </w:del>
      </w:ins>
    </w:p>
    <w:p w14:paraId="3781FD8F" w14:textId="77777777" w:rsidR="005C1602" w:rsidRDefault="00000000">
      <w:pPr>
        <w:pStyle w:val="a1"/>
        <w:rPr>
          <w:ins w:id="349" w:author="Zhao Chunjiang" w:date="2026-10-07T08:00:00Z"/>
        </w:rPr>
      </w:pPr>
      <w:ins w:id="350" w:author="Zhao Chunjiang" w:date="2026-10-07T08:00:00Z">
        <w:r>
          <w:rPr>
            <w:sz w:val="24"/>
            <w:szCs w:val="24"/>
          </w:rPr>
          <w:t>4.2. Differences in predictive performance among antimicrobial agents</w:t>
        </w:r>
      </w:ins>
    </w:p>
    <w:p w14:paraId="5948F406" w14:textId="77777777" w:rsidR="009A3AAB" w:rsidRPr="009A3AAB" w:rsidRDefault="009A3AAB" w:rsidP="009A3AAB">
      <w:pPr>
        <w:rPr>
          <w:ins w:id="351" w:author="Chunjiang Zhao" w:date="2026-10-07T19:40:00Z"/>
          <w:lang w:val="en-CN"/>
        </w:rPr>
      </w:pPr>
      <w:ins w:id="352" w:author="Chunjiang Zhao" w:date="2026-10-07T19:40:00Z">
        <w:r w:rsidRPr="009A3AAB">
          <w:rPr>
            <w:lang w:val="en-CN"/>
          </w:rPr>
          <w:t xml:space="preserve">Penicillin resistance in </w:t>
        </w:r>
        <w:r w:rsidRPr="009A3AAB">
          <w:rPr>
            <w:i/>
            <w:iCs/>
            <w:lang w:val="en-CN"/>
          </w:rPr>
          <w:t>S. pneumoniae</w:t>
        </w:r>
        <w:r w:rsidRPr="009A3AAB">
          <w:rPr>
            <w:lang w:val="en-CN"/>
          </w:rPr>
          <w:t xml:space="preserve"> is mainly associated with mosaic alleles of PBP1a, PBP2b, and PBP2x generated by recombination with related streptococci [25]. Because these alleles occur across different lineages and contain multiple sequence changes, they can be captured by k-mer features. This may explain why penicillin prediction was least affected by lineage separation. Most errors were minor errors around the 1–2 mg/L breakpoint, where a one-dilution difference can change the categorical interpretation.</w:t>
        </w:r>
      </w:ins>
    </w:p>
    <w:p w14:paraId="5EC6612B" w14:textId="77777777" w:rsidR="009A3AAB" w:rsidRPr="009A3AAB" w:rsidRDefault="009A3AAB" w:rsidP="009A3AAB">
      <w:pPr>
        <w:rPr>
          <w:ins w:id="353" w:author="Chunjiang Zhao" w:date="2026-10-07T19:40:00Z"/>
          <w:lang w:val="en-CN"/>
        </w:rPr>
      </w:pPr>
      <w:ins w:id="354" w:author="Chunjiang Zhao" w:date="2026-10-07T19:40:00Z">
        <w:r w:rsidRPr="009A3AAB">
          <w:rPr>
            <w:lang w:val="en-CN"/>
          </w:rPr>
          <w:t xml:space="preserve">Ceftriaxone resistance also involves PBP2x and PBP1a, but resistant isolates in our training set were concentrated in a few domestic lineages, particularly CC271. After </w:t>
        </w:r>
        <w:r w:rsidRPr="009A3AAB">
          <w:rPr>
            <w:lang w:val="en-CN"/>
          </w:rPr>
          <w:lastRenderedPageBreak/>
          <w:t>lineage separation, the regression model underestimated MICs of resistant isolates, whereas the classification model performed better. The two ceftriaxone VMEs in the validation set also occurred in poorly represented lineages. These findings suggest that ceftriaxone prediction was more dependent on lineage representation, and categorical prediction may be more reliable than the estimated MIC.</w:t>
        </w:r>
      </w:ins>
    </w:p>
    <w:p w14:paraId="7B8AAA66" w14:textId="77777777" w:rsidR="009A3AAB" w:rsidRPr="009A3AAB" w:rsidRDefault="009A3AAB" w:rsidP="009A3AAB">
      <w:pPr>
        <w:rPr>
          <w:ins w:id="355" w:author="Chunjiang Zhao" w:date="2026-10-07T19:40:00Z"/>
          <w:lang w:val="en-CN"/>
        </w:rPr>
      </w:pPr>
      <w:ins w:id="356" w:author="Chunjiang Zhao" w:date="2026-10-07T19:40:00Z">
        <w:r w:rsidRPr="009A3AAB">
          <w:rPr>
            <w:lang w:val="en-CN"/>
          </w:rPr>
          <w:t xml:space="preserve">Macrolide resistance is mainly mediated by </w:t>
        </w:r>
        <w:r w:rsidRPr="009A3AAB">
          <w:rPr>
            <w:i/>
            <w:iCs/>
            <w:lang w:val="en-CN"/>
          </w:rPr>
          <w:t>erm</w:t>
        </w:r>
        <w:r w:rsidRPr="009A3AAB">
          <w:rPr>
            <w:lang w:val="en-CN"/>
          </w:rPr>
          <w:t xml:space="preserve">(B) and </w:t>
        </w:r>
        <w:r w:rsidRPr="009A3AAB">
          <w:rPr>
            <w:i/>
            <w:iCs/>
            <w:lang w:val="en-CN"/>
          </w:rPr>
          <w:t>mef</w:t>
        </w:r>
        <w:r w:rsidRPr="009A3AAB">
          <w:rPr>
            <w:lang w:val="en-CN"/>
          </w:rPr>
          <w:t xml:space="preserve">(A/E) [26]. Because </w:t>
        </w:r>
        <w:r w:rsidRPr="009A3AAB">
          <w:rPr>
            <w:i/>
            <w:iCs/>
            <w:lang w:val="en-CN"/>
          </w:rPr>
          <w:t>erm</w:t>
        </w:r>
        <w:r w:rsidRPr="009A3AAB">
          <w:rPr>
            <w:lang w:val="en-CN"/>
          </w:rPr>
          <w:t>(B)-associated resistance predominates in China, the model mainly learned the common pattern of combined erythromycin and clindamycin resistance. As a result, M-phenotype isolates, which are erythromycin resistant but clindamycin susceptible, were frequently misclassified as clindamycin resistant. This explains the high clindamycin ME rate in both cross-validation and clinical validation. Greater representation of M-phenotype isolates may improve clindamycin prediction.</w:t>
        </w:r>
      </w:ins>
    </w:p>
    <w:p w14:paraId="11B80DF5" w14:textId="77777777" w:rsidR="009A3AAB" w:rsidRPr="009A3AAB" w:rsidRDefault="009A3AAB" w:rsidP="009A3AAB">
      <w:pPr>
        <w:rPr>
          <w:ins w:id="357" w:author="Chunjiang Zhao" w:date="2026-10-07T19:40:00Z"/>
          <w:lang w:val="en-CN"/>
        </w:rPr>
      </w:pPr>
      <w:ins w:id="358" w:author="Chunjiang Zhao" w:date="2026-10-07T19:40:00Z">
        <w:r w:rsidRPr="009A3AAB">
          <w:rPr>
            <w:lang w:val="en-CN"/>
          </w:rPr>
          <w:t xml:space="preserve">Only two isolates were resistant to levofloxacin; therefore, the high EA and CA mainly reflected accurate prediction of susceptible isolates and did not demonstrate reliable detection of fluoroquinolone resistance. Trimethoprim-sulfamethoxazole showed the poorest performance. Its resistance involves changes in </w:t>
        </w:r>
        <w:r w:rsidRPr="009A3AAB">
          <w:rPr>
            <w:i/>
            <w:iCs/>
            <w:lang w:val="en-CN"/>
          </w:rPr>
          <w:t>folA</w:t>
        </w:r>
        <w:r w:rsidRPr="009A3AAB">
          <w:rPr>
            <w:lang w:val="en-CN"/>
          </w:rPr>
          <w:t xml:space="preserve"> and </w:t>
        </w:r>
        <w:r w:rsidRPr="009A3AAB">
          <w:rPr>
            <w:i/>
            <w:iCs/>
            <w:lang w:val="en-CN"/>
          </w:rPr>
          <w:t>folP</w:t>
        </w:r>
        <w:r w:rsidRPr="009A3AAB">
          <w:rPr>
            <w:lang w:val="en-CN"/>
          </w:rPr>
          <w:t>, and MIC testing may also be affected by trailing growth and endpoint variability. These factors may have increased label noise. In addition, GPS MICs for this agent were genotype-predicted, making the results from domestic isolates with measured MICs more informative.</w:t>
        </w:r>
      </w:ins>
    </w:p>
    <w:p w14:paraId="5CFC3011" w14:textId="77777777" w:rsidR="009A3AAB" w:rsidRPr="009A3AAB" w:rsidRDefault="009A3AAB" w:rsidP="009A3AAB">
      <w:pPr>
        <w:rPr>
          <w:ins w:id="359" w:author="Chunjiang Zhao" w:date="2026-10-07T19:40:00Z"/>
          <w:lang w:val="en-CN"/>
        </w:rPr>
      </w:pPr>
      <w:ins w:id="360" w:author="Chunjiang Zhao" w:date="2026-10-07T19:40:00Z">
        <w:r w:rsidRPr="009A3AAB">
          <w:rPr>
            <w:lang w:val="en-CN"/>
          </w:rPr>
          <w:t>The choice of k-mer length also affected performance. Using 21-mers did not improve prediction and reduced performance for erythromycin and clindamycin. This may be related to the use of presence/absence encoding and the much larger feature space. With fewer than 1,000 training isolates, 10-mer counts appeared more suitable for the present dataset.</w:t>
        </w:r>
      </w:ins>
    </w:p>
    <w:p w14:paraId="10E9215B" w14:textId="675397A1" w:rsidR="005C1602" w:rsidDel="009A3AAB" w:rsidRDefault="00000000">
      <w:pPr>
        <w:rPr>
          <w:ins w:id="361" w:author="Zhao Chunjiang" w:date="2026-10-07T08:00:00Z"/>
          <w:del w:id="362" w:author="Chunjiang Zhao" w:date="2026-10-07T19:40:00Z" w16du:dateUtc="2026-10-07T11:40:00Z"/>
        </w:rPr>
      </w:pPr>
      <w:ins w:id="363" w:author="Zhao Chunjiang" w:date="2026-10-07T08:00:00Z">
        <w:del w:id="364" w:author="Chunjiang Zhao" w:date="2026-10-07T19:40:00Z" w16du:dateUtc="2026-10-07T11:40:00Z">
          <w:r w:rsidDel="009A3AAB">
            <w:delText xml:space="preserve">Penicillin resistance in </w:delText>
          </w:r>
          <w:r w:rsidDel="009A3AAB">
            <w:rPr>
              <w:i/>
            </w:rPr>
            <w:delText>S. pneumoniae</w:delText>
          </w:r>
          <w:r w:rsidDel="009A3AAB">
            <w:delText xml:space="preserve"> is mainly caused by mosaic genes of penicillin-binding proteins (PBP1a, PBP2b and PBP2x), which are formed by recombination with related streptococci [25]. These mosaic alleles are spread among different lineages, and they produce many sequence changes that can be captured by k-mers. This may explain why the penicillin model was least affected by lineage separation. Most errors of penicillin were mEs between 1 mg/L and 2 mg/L. Since the intermediate range of the oral breakpoint contains only two dilutions, a difference of one dilution can easily change the category. These errors have limited clinical influence on non-meningitis infections treated with parenteral penicillin.</w:delText>
          </w:r>
        </w:del>
      </w:ins>
    </w:p>
    <w:p w14:paraId="5AB161B2" w14:textId="7F228C49" w:rsidR="005C1602" w:rsidDel="009A3AAB" w:rsidRDefault="00000000">
      <w:pPr>
        <w:rPr>
          <w:ins w:id="365" w:author="Zhao Chunjiang" w:date="2026-10-07T08:00:00Z"/>
          <w:del w:id="366" w:author="Chunjiang Zhao" w:date="2026-10-07T19:40:00Z" w16du:dateUtc="2026-10-07T11:40:00Z"/>
        </w:rPr>
      </w:pPr>
      <w:ins w:id="367" w:author="Zhao Chunjiang" w:date="2026-10-07T08:00:00Z">
        <w:del w:id="368" w:author="Chunjiang Zhao" w:date="2026-10-07T19:40:00Z" w16du:dateUtc="2026-10-07T11:40:00Z">
          <w:r w:rsidDel="009A3AAB">
            <w:delText>Ceftriaxone resistance also depends on specific PBP2x and PBP1a alleles. However, in our training data, ceftriaxone-NS isolates were almost all domestic isolates and were concentrated in a few lineages, especially CC271. Therefore, when these lineages were removed from the training data, the model could not learn enough resistance patterns. In addition, the regression model tended to shrink the predicted values toward the mean, so the predicted MICs of resistant isolates from new lineages did not reach the resistant breakpoint. The classification model with an optimized threshold was less affected by this problem. Therefore, we suggest that the categorical interpretation of ceftriaxone should be based on the classification model, and the predicted MIC should only be used as a reference. In the validation set, the two VMEs of ceftriaxone also occurred in lineages with few training isolates, which was consistent with the cross-validation results.</w:delText>
          </w:r>
        </w:del>
      </w:ins>
    </w:p>
    <w:p w14:paraId="61FDC7FF" w14:textId="452F193B" w:rsidR="005C1602" w:rsidDel="009A3AAB" w:rsidRDefault="00000000">
      <w:pPr>
        <w:rPr>
          <w:ins w:id="369" w:author="Zhao Chunjiang" w:date="2026-10-07T08:00:00Z"/>
          <w:del w:id="370" w:author="Chunjiang Zhao" w:date="2026-10-07T19:40:00Z" w16du:dateUtc="2026-10-07T11:40:00Z"/>
        </w:rPr>
      </w:pPr>
      <w:ins w:id="371" w:author="Zhao Chunjiang" w:date="2026-10-07T08:00:00Z">
        <w:del w:id="372" w:author="Chunjiang Zhao" w:date="2026-10-07T19:40:00Z" w16du:dateUtc="2026-10-07T11:40:00Z">
          <w:r w:rsidDel="009A3AAB">
            <w:delText xml:space="preserve">Macrolide resistance in </w:delText>
          </w:r>
          <w:r w:rsidDel="009A3AAB">
            <w:rPr>
              <w:i/>
            </w:rPr>
            <w:delText>S. pneumoniae</w:delText>
          </w:r>
          <w:r w:rsidDel="009A3AAB">
            <w:delText xml:space="preserve"> is mainly mediated by </w:delText>
          </w:r>
          <w:r w:rsidDel="009A3AAB">
            <w:rPr>
              <w:i/>
            </w:rPr>
            <w:delText>erm</w:delText>
          </w:r>
          <w:r w:rsidDel="009A3AAB">
            <w:delText xml:space="preserve">(B), which causes the MLSB phenotype with resistance to both erythromycin and clindamycin, and by </w:delText>
          </w:r>
          <w:r w:rsidDel="009A3AAB">
            <w:rPr>
              <w:i/>
            </w:rPr>
            <w:delText>mef</w:delText>
          </w:r>
          <w:r w:rsidDel="009A3AAB">
            <w:delText xml:space="preserve">(A/E), which causes the M phenotype with resistance to erythromycin but susceptibility to clindamycin [26]. In China, </w:delText>
          </w:r>
          <w:r w:rsidDel="009A3AAB">
            <w:rPr>
              <w:i/>
            </w:rPr>
            <w:delText>erm</w:delText>
          </w:r>
          <w:r w:rsidDel="009A3AAB">
            <w:delText>(B) is predominant, and the M phenotype is rare. Therefore, the model mainly learned the pattern that erythromycin-resistant isolates were also resistant to clindamycin, and it misclassified most M phenotype isolates as clindamycin-resistant. This was the main reason for the high ME of clindamycin in the domestic isolates and the two MEs in the validation set. In addition, macrolide resistance genes are usually carried by mobile genetic elements, such as Tn916-family transposons and the MEGA element, which can be transferred among different lineages. This may explain why the sensitivity for erythromycin-NS isolates in the GPS isolates decreased obviously after lineage separation. Increasing the number of M phenotype isolates in the training data may improve the prediction of clindamycin.</w:delText>
          </w:r>
        </w:del>
      </w:ins>
    </w:p>
    <w:p w14:paraId="5FEE75C6" w14:textId="0F641061" w:rsidR="005C1602" w:rsidDel="009A3AAB" w:rsidRDefault="00000000">
      <w:pPr>
        <w:rPr>
          <w:ins w:id="373" w:author="Zhao Chunjiang" w:date="2026-10-07T08:00:00Z"/>
          <w:del w:id="374" w:author="Chunjiang Zhao" w:date="2026-10-07T19:40:00Z" w16du:dateUtc="2026-10-07T11:40:00Z"/>
        </w:rPr>
      </w:pPr>
      <w:ins w:id="375" w:author="Zhao Chunjiang" w:date="2026-10-07T08:00:00Z">
        <w:del w:id="376" w:author="Chunjiang Zhao" w:date="2026-10-07T19:40:00Z" w16du:dateUtc="2026-10-07T11:40:00Z">
          <w:r w:rsidDel="009A3AAB">
            <w:delText xml:space="preserve">Fluoroquinolone resistance is mainly caused by point mutations in the quinolone resistance-determining regions of </w:delText>
          </w:r>
          <w:r w:rsidDel="009A3AAB">
            <w:rPr>
              <w:i/>
            </w:rPr>
            <w:delText>parC</w:delText>
          </w:r>
          <w:r w:rsidDel="009A3AAB">
            <w:delText xml:space="preserve">, </w:delText>
          </w:r>
          <w:r w:rsidDel="009A3AAB">
            <w:rPr>
              <w:i/>
            </w:rPr>
            <w:delText>parE</w:delText>
          </w:r>
          <w:r w:rsidDel="009A3AAB">
            <w:delText xml:space="preserve"> and </w:delText>
          </w:r>
          <w:r w:rsidDel="009A3AAB">
            <w:rPr>
              <w:i/>
            </w:rPr>
            <w:delText>gyrA</w:delText>
          </w:r>
          <w:r w:rsidDel="009A3AAB">
            <w:delText xml:space="preserve">. In this study, only two isolates were resistant to levofloxacin. The high EA and CA of levofloxacin mainly reflected the correct prediction of susceptible isolates, and the ability of the model to detect resistance could not be evaluated. For trimethoprim-sulfamethoxazole, resistance is related to mutations in </w:delText>
          </w:r>
          <w:r w:rsidDel="009A3AAB">
            <w:rPr>
              <w:i/>
            </w:rPr>
            <w:delText>folA</w:delText>
          </w:r>
          <w:r w:rsidDel="009A3AAB">
            <w:delText xml:space="preserve"> and insertions in </w:delText>
          </w:r>
          <w:r w:rsidDel="009A3AAB">
            <w:rPr>
              <w:i/>
            </w:rPr>
            <w:delText>folP</w:delText>
          </w:r>
          <w:r w:rsidDel="009A3AAB">
            <w:delText xml:space="preserve">, and multiple mechanisms may contribute to the MIC. Moreover, the MIC endpoint of trimethoprim-sulfamethoxazole is read at about 80% inhibition, and trailing growth often makes the results less reproducible. These factors increased the noise of the labels and may explain the poor performance of trimethoprim-sulfamethoxazole. In addition, the GPS MICs of this agent were </w:delText>
          </w:r>
          <w:r w:rsidDel="009A3AAB">
            <w:rPr>
              <w:i/>
            </w:rPr>
            <w:delText>in silico</w:delText>
          </w:r>
          <w:r w:rsidDel="009A3AAB">
            <w:delText xml:space="preserve"> values, so the results in the domestic isolates are more reliable.</w:delText>
          </w:r>
        </w:del>
      </w:ins>
    </w:p>
    <w:p w14:paraId="5A291B99" w14:textId="5A56C8C0" w:rsidR="005C1602" w:rsidDel="009A3AAB" w:rsidRDefault="00000000">
      <w:pPr>
        <w:rPr>
          <w:ins w:id="377" w:author="Zhao Chunjiang" w:date="2026-10-07T08:00:00Z"/>
          <w:del w:id="378" w:author="Chunjiang Zhao" w:date="2026-10-07T19:40:00Z" w16du:dateUtc="2026-10-07T11:40:00Z"/>
        </w:rPr>
      </w:pPr>
      <w:ins w:id="379" w:author="Zhao Chunjiang" w:date="2026-10-07T08:00:00Z">
        <w:del w:id="380" w:author="Chunjiang Zhao" w:date="2026-10-07T19:40:00Z" w16du:dateUtc="2026-10-07T11:40:00Z">
          <w:r w:rsidDel="009A3AAB">
            <w:delText>The comparison of different k values also provided useful information. The 21-mer features did not improve the prediction, and the performance for erythromycin and clindamycin decreased obviously. One possible reason is that the 21-mer features only recorded presence or absence and lost the copy number information. In addition, the number of 21-mer features was much larger, which increased the risk of overfitting with a training set of fewer than 1,000 isolates. Therefore, 10-mer counts were a reasonable choice for the present data size.</w:delText>
          </w:r>
        </w:del>
      </w:ins>
    </w:p>
    <w:p w14:paraId="7614A148" w14:textId="77777777" w:rsidR="005C1602" w:rsidRDefault="00000000">
      <w:pPr>
        <w:pStyle w:val="a1"/>
        <w:rPr>
          <w:ins w:id="381" w:author="Zhao Chunjiang" w:date="2026-10-07T08:00:00Z"/>
        </w:rPr>
      </w:pPr>
      <w:ins w:id="382" w:author="Zhao Chunjiang" w:date="2026-10-07T08:00:00Z">
        <w:r>
          <w:rPr>
            <w:sz w:val="24"/>
            <w:szCs w:val="24"/>
          </w:rPr>
          <w:t>4.3. Interpretation of the clinical validation</w:t>
        </w:r>
      </w:ins>
    </w:p>
    <w:p w14:paraId="45C728C2" w14:textId="77777777" w:rsidR="00C66B27" w:rsidRPr="00C66B27" w:rsidRDefault="00C66B27" w:rsidP="00C66B27">
      <w:pPr>
        <w:rPr>
          <w:ins w:id="383" w:author="Chunjiang Zhao" w:date="2026-10-07T19:44:00Z"/>
          <w:lang w:val="en-CN"/>
        </w:rPr>
      </w:pPr>
      <w:ins w:id="384" w:author="Chunjiang Zhao" w:date="2026-10-07T19:44:00Z">
        <w:r w:rsidRPr="00C66B27">
          <w:rPr>
            <w:lang w:val="en-CN"/>
          </w:rPr>
          <w:t xml:space="preserve">In clinical validation, performance for penicillin, erythromycin, and levofloxacin was </w:t>
        </w:r>
        <w:r w:rsidRPr="00C66B27">
          <w:rPr>
            <w:lang w:val="en-CN"/>
          </w:rPr>
          <w:lastRenderedPageBreak/>
          <w:t>similar to that observed with random cross-validation, with no VMEs. However, 47 of 48 validation isolates belonged to lineages represented in the training set, so these results mainly reflect prediction within previously represented clonal backgrounds. Generalization to populations with different lineage compositions remains uncertain and may be better reflected by the lineage-grouped results.</w:t>
        </w:r>
      </w:ins>
    </w:p>
    <w:p w14:paraId="04736C3A" w14:textId="77777777" w:rsidR="00C66B27" w:rsidRPr="00C66B27" w:rsidRDefault="00C66B27" w:rsidP="00C66B27">
      <w:pPr>
        <w:rPr>
          <w:ins w:id="385" w:author="Chunjiang Zhao" w:date="2026-10-07T19:44:00Z"/>
          <w:lang w:val="en-CN"/>
        </w:rPr>
      </w:pPr>
      <w:ins w:id="386" w:author="Chunjiang Zhao" w:date="2026-10-07T19:44:00Z">
        <w:r w:rsidRPr="00C66B27">
          <w:rPr>
            <w:lang w:val="en-CN"/>
          </w:rPr>
          <w:t>The reference MICs of the validation isolates were determined by Etest, whereas dilution methods were used for the training isolates. Differences between these methods may have affected EA, although the mean bias for all agents remained within ±0.4 dilution, suggesting no marked systematic shift.</w:t>
        </w:r>
      </w:ins>
    </w:p>
    <w:p w14:paraId="107C4C28" w14:textId="0ABF45E3" w:rsidR="005C1602" w:rsidDel="00C66B27" w:rsidRDefault="00000000">
      <w:pPr>
        <w:rPr>
          <w:ins w:id="387" w:author="Zhao Chunjiang" w:date="2026-10-07T08:00:00Z"/>
          <w:del w:id="388" w:author="Chunjiang Zhao" w:date="2026-10-07T19:44:00Z" w16du:dateUtc="2026-10-07T11:44:00Z"/>
        </w:rPr>
      </w:pPr>
      <w:ins w:id="389" w:author="Zhao Chunjiang" w:date="2026-10-07T08:00:00Z">
        <w:del w:id="390" w:author="Chunjiang Zhao" w:date="2026-10-07T19:44:00Z" w16du:dateUtc="2026-10-07T11:44:00Z">
          <w:r w:rsidDel="00C66B27">
            <w:delText>In the clinical validation, the performance for penicillin, erythromycin and levofloxacin was close to that of random cross-validation, and no VME was found for these agents. However, 47 of the 48 validation isolates belonged to lineages included in the training set. Therefore, these results mainly represent the situation in which the clones of new isolates are already known to the model. This situation is common in clinical practice in China, because the circulating clones are relatively stable. However, the results cannot be directly extended to regions with different clonal compositions, for which the lineage-grouped results should be used as a reference. In addition, the reference MICs of the validation isolates were determined by Etest, while those of the training isolates were determined by dilution methods. Although Etest is widely used in clinical laboratories, systematic differences between the two methods may affect the EA. The mean bias of all agents was within ±0.4 dilution, indicating that there was no obvious systematic shift.</w:delText>
          </w:r>
        </w:del>
      </w:ins>
    </w:p>
    <w:p w14:paraId="0B825DE5" w14:textId="77777777" w:rsidR="005C1602" w:rsidRDefault="00000000">
      <w:pPr>
        <w:pStyle w:val="a1"/>
        <w:rPr>
          <w:ins w:id="391" w:author="Zhao Chunjiang" w:date="2026-10-07T08:00:00Z"/>
        </w:rPr>
      </w:pPr>
      <w:ins w:id="392" w:author="Zhao Chunjiang" w:date="2026-10-07T08:00:00Z">
        <w:r>
          <w:rPr>
            <w:sz w:val="24"/>
            <w:szCs w:val="24"/>
          </w:rPr>
          <w:t>4.4. Clinical application and barriers</w:t>
        </w:r>
      </w:ins>
    </w:p>
    <w:p w14:paraId="7CE70511" w14:textId="77777777" w:rsidR="00AB0F42" w:rsidRPr="00AB0F42" w:rsidRDefault="00AB0F42" w:rsidP="00AB0F42">
      <w:pPr>
        <w:rPr>
          <w:ins w:id="393" w:author="Chunjiang Zhao" w:date="2026-10-07T19:49:00Z"/>
          <w:lang w:val="en-CN"/>
        </w:rPr>
      </w:pPr>
      <w:ins w:id="394" w:author="Chunjiang Zhao" w:date="2026-10-07T19:49:00Z">
        <w:r w:rsidRPr="00AB0F42">
          <w:rPr>
            <w:lang w:val="en-CN"/>
          </w:rPr>
          <w:t>The model is not intended to replace phenotypic antimicrobial susceptibility testing, which remains faster, cheaper, and more reliable for most culturable isolates. Its potential use is mainly in isolates that cannot be tested conventionally, in surveillance programs where whole-genome sequencing is already performed, and in retrospective studies of genomes without phenotypic data.</w:t>
        </w:r>
      </w:ins>
    </w:p>
    <w:p w14:paraId="45BA6219" w14:textId="77777777" w:rsidR="00AB0F42" w:rsidRPr="00AB0F42" w:rsidRDefault="00AB0F42" w:rsidP="00AB0F42">
      <w:pPr>
        <w:rPr>
          <w:ins w:id="395" w:author="Chunjiang Zhao" w:date="2026-10-07T19:49:00Z"/>
          <w:lang w:val="en-CN"/>
        </w:rPr>
      </w:pPr>
      <w:ins w:id="396" w:author="Chunjiang Zhao" w:date="2026-10-07T19:49:00Z">
        <w:r w:rsidRPr="00AB0F42">
          <w:rPr>
            <w:lang w:val="en-CN"/>
          </w:rPr>
          <w:t>For isolates from lineages represented in the training set, predictions for penicillin and erythromycin may provide useful reference information, while ceftriaxone should be interpreted primarily from the classification model and clindamycin results should be used cautiously when the M phenotype is suspected. Trimethoprim-sulfamethoxazole prediction is not recommended based on the present performance. Predictions for isolates from unseen lineages should be considered less reliable and confirmed by phenotypic testing.</w:t>
        </w:r>
      </w:ins>
    </w:p>
    <w:p w14:paraId="1A523BC4" w14:textId="77777777" w:rsidR="00AB0F42" w:rsidRPr="00AB0F42" w:rsidRDefault="00AB0F42" w:rsidP="00AB0F42">
      <w:pPr>
        <w:rPr>
          <w:ins w:id="397" w:author="Chunjiang Zhao" w:date="2026-10-07T19:49:00Z"/>
          <w:lang w:val="en-CN"/>
        </w:rPr>
      </w:pPr>
      <w:ins w:id="398" w:author="Chunjiang Zhao" w:date="2026-10-07T19:49:00Z">
        <w:r w:rsidRPr="00AB0F42">
          <w:rPr>
            <w:lang w:val="en-CN"/>
          </w:rPr>
          <w:t xml:space="preserve">Several barriers remain before routine clinical use. Whole-genome sequencing is still more costly and time-consuming than conventional susceptibility testing and requires standardized sequencing and bioinformatics procedures. The present model was developed using assemblies from pure isolates and has not been evaluated for metagenomic or long-read data. Local validation and prospective evaluation will </w:t>
        </w:r>
        <w:r w:rsidRPr="00AB0F42">
          <w:rPr>
            <w:lang w:val="en-CN"/>
          </w:rPr>
          <w:lastRenderedPageBreak/>
          <w:t>therefore be required before clinical implementation. The trained models and source code have been made publicly available.</w:t>
        </w:r>
      </w:ins>
    </w:p>
    <w:p w14:paraId="2358D8FC" w14:textId="75F495F9" w:rsidR="005C1602" w:rsidDel="00AB0F42" w:rsidRDefault="00000000">
      <w:pPr>
        <w:rPr>
          <w:ins w:id="399" w:author="Zhao Chunjiang" w:date="2026-10-07T08:00:00Z"/>
          <w:del w:id="400" w:author="Chunjiang Zhao" w:date="2026-10-07T19:49:00Z" w16du:dateUtc="2026-10-07T11:49:00Z"/>
        </w:rPr>
      </w:pPr>
      <w:ins w:id="401" w:author="Zhao Chunjiang" w:date="2026-10-07T08:00:00Z">
        <w:del w:id="402" w:author="Chunjiang Zhao" w:date="2026-10-07T19:49:00Z" w16du:dateUtc="2026-10-07T11:49:00Z">
          <w:r w:rsidDel="00AB0F42">
            <w:delText>The model in this study is not intended to replace phenotypic antimicrobial susceptibility testing. For culturable isolates, phenotypic testing is still faster, cheaper and more reliable than whole-genome sequencing in most clinical laboratories. We consider that the model may be useful in the following situations: (i) isolates that cannot be tested by conventional methods because of poor growth or loss of viability; (ii) laboratories or surveillance programs that already perform whole-genome sequencing for serotype and clone surveillance, in which resistance prediction can be obtained without additional experiments; and (iii) epidemiological studies of large numbers of historical genomes without phenotypic data.</w:delText>
          </w:r>
        </w:del>
      </w:ins>
    </w:p>
    <w:p w14:paraId="2288F744" w14:textId="7A8FDF2D" w:rsidR="005C1602" w:rsidDel="00AB0F42" w:rsidRDefault="00000000">
      <w:pPr>
        <w:rPr>
          <w:ins w:id="403" w:author="Zhao Chunjiang" w:date="2026-10-07T08:00:00Z"/>
          <w:del w:id="404" w:author="Chunjiang Zhao" w:date="2026-10-07T19:49:00Z" w16du:dateUtc="2026-10-07T11:49:00Z"/>
        </w:rPr>
      </w:pPr>
      <w:ins w:id="405" w:author="Zhao Chunjiang" w:date="2026-10-07T08:00:00Z">
        <w:del w:id="406" w:author="Chunjiang Zhao" w:date="2026-10-07T19:49:00Z" w16du:dateUtc="2026-10-07T11:49:00Z">
          <w:r w:rsidDel="00AB0F42">
            <w:delText>Based on the present results, we propose the following application pathway. For each new isolate, the genome is assembled and filtered with the same criteria as the training data, and the Jaccard distance to the nearest training isolate is calculated. If the isolate belongs to a lineage included in the training data, the predictions of penicillin, erythromycin and levofloxacin (susceptible results) can be used as a reference, the categorical result of ceftriaxone should be based on the classification model, and the clindamycin result should be confirmed when the M phenotype is suspected. The prediction of trimethoprim-sulfamethoxazole is not recommended. If the isolate belongs to a new lineage, all predictions should be regarded as having low confidence and should be confirmed by phenotypic testing. The trained models and code have been made publicly available, and the prediction of one isolate can be completed within a few minutes on a personal computer.</w:delText>
          </w:r>
        </w:del>
      </w:ins>
    </w:p>
    <w:p w14:paraId="7B82BC9F" w14:textId="2E1B5F40" w:rsidR="005C1602" w:rsidDel="00AB0F42" w:rsidRDefault="00000000">
      <w:pPr>
        <w:rPr>
          <w:ins w:id="407" w:author="Zhao Chunjiang" w:date="2026-10-07T08:00:00Z"/>
          <w:del w:id="408" w:author="Chunjiang Zhao" w:date="2026-10-07T19:49:00Z" w16du:dateUtc="2026-10-07T11:49:00Z"/>
        </w:rPr>
      </w:pPr>
      <w:ins w:id="409" w:author="Zhao Chunjiang" w:date="2026-10-07T08:00:00Z">
        <w:del w:id="410" w:author="Chunjiang Zhao" w:date="2026-10-07T19:49:00Z" w16du:dateUtc="2026-10-07T11:49:00Z">
          <w:r w:rsidDel="00AB0F42">
            <w:delText>The model has not been applied in routine clinical workflow, and several barriers should be considered before clinical use. First, the cost and turnaround time of whole-genome sequencing are still higher than those of conventional testing. Second, sequencing and bioinformatics analysis require trained staff and standardized procedures, which are not available in most primary laboratories. Third, the model was developed with assemblies of pure isolates, and its performance with metagenomic data or long-read assemblies has not been evaluated. Fourth, before clinical use, local validation, prospective evaluation and regulatory approval as a laboratory-developed test are needed.</w:delText>
          </w:r>
        </w:del>
      </w:ins>
    </w:p>
    <w:p w14:paraId="618B268E" w14:textId="77777777" w:rsidR="005C1602" w:rsidRDefault="00000000">
      <w:pPr>
        <w:pStyle w:val="a1"/>
        <w:rPr>
          <w:ins w:id="411" w:author="Zhao Chunjiang" w:date="2026-10-07T08:00:00Z"/>
        </w:rPr>
      </w:pPr>
      <w:ins w:id="412" w:author="Zhao Chunjiang" w:date="2026-10-07T08:00:00Z">
        <w:r>
          <w:rPr>
            <w:sz w:val="24"/>
            <w:szCs w:val="24"/>
          </w:rPr>
          <w:t>4.5. Generalizability to new resistance mechanisms and new antimicrobial agents</w:t>
        </w:r>
      </w:ins>
    </w:p>
    <w:p w14:paraId="42DAF6A9" w14:textId="77777777" w:rsidR="002C1C2C" w:rsidRPr="002C1C2C" w:rsidRDefault="002C1C2C" w:rsidP="002C1C2C">
      <w:pPr>
        <w:rPr>
          <w:ins w:id="413" w:author="Chunjiang Zhao" w:date="2026-10-07T20:02:00Z"/>
          <w:lang w:val="en-CN"/>
        </w:rPr>
      </w:pPr>
      <w:ins w:id="414" w:author="Chunjiang Zhao" w:date="2026-10-07T20:02:00Z">
        <w:r w:rsidRPr="002C1C2C">
          <w:rPr>
            <w:lang w:val="en-CN"/>
          </w:rPr>
          <w:t>The model is limited by the genomic and phenotypic diversity represented in the training data and may not reliably predict resistance caused by novel mechanisms or antimicrobial agents not included during training. Its performance may be improved by periodic updating with newly collected isolates, particularly those with new phenotypes or from poorly represented lineages. Distance to the nearest training isolate may also help identify predictions made outside the represented genomic space. For new antimicrobial agents, model development should be based on sufficient phenotypic data. Combining k-mer models with knowledge-based approaches, including PBP type-based β-lactam prediction and detection of known resistance genes or mutations, may further improve interpretability and robustness across lineages [11].</w:t>
        </w:r>
      </w:ins>
    </w:p>
    <w:p w14:paraId="32530D19" w14:textId="2F95AFB8" w:rsidR="005C1602" w:rsidDel="002C1C2C" w:rsidRDefault="00000000">
      <w:pPr>
        <w:rPr>
          <w:ins w:id="415" w:author="Zhao Chunjiang" w:date="2026-10-07T08:00:00Z"/>
          <w:del w:id="416" w:author="Chunjiang Zhao" w:date="2026-10-07T20:03:00Z" w16du:dateUtc="2026-10-07T12:03:00Z"/>
        </w:rPr>
      </w:pPr>
      <w:ins w:id="417" w:author="Zhao Chunjiang" w:date="2026-10-07T08:00:00Z">
        <w:del w:id="418" w:author="Chunjiang Zhao" w:date="2026-10-07T20:03:00Z" w16du:dateUtc="2026-10-07T12:03:00Z">
          <w:r w:rsidDel="002C1C2C">
            <w:delText>The model can only learn the relationships between genome features and phenotypes that exist in the training data. Therefore, it cannot reliably predict resistance caused by new mechanisms or resistance to antimicrobial agents that were not included in the training data. To solve this problem, the following measures can be taken. First, the model should be updated regularly with new isolates that have both genome and phenotype data, especially isolates with new phenotypes or from new lineages. Second, the distance to the nearest training isolate can be used to identify isolates that are outside the range of the training data. Third, for new antimicrobial agents, models can be developed only after sufficient phenotypic data are available. Fourth, combining the k-mer model with knowledge-based methods, such as PBP type-based prediction of β-lactam MICs [11] and the detection of known resistance genes and mutations, may improve the interpretability and the ability to detect known mechanisms in new lineages.</w:delText>
          </w:r>
        </w:del>
      </w:ins>
    </w:p>
    <w:p w14:paraId="372A470F" w14:textId="77777777" w:rsidR="005C1602" w:rsidRDefault="00000000">
      <w:pPr>
        <w:pStyle w:val="a1"/>
        <w:rPr>
          <w:ins w:id="419" w:author="Zhao Chunjiang" w:date="2026-10-07T08:00:00Z"/>
        </w:rPr>
      </w:pPr>
      <w:ins w:id="420" w:author="Zhao Chunjiang" w:date="2026-10-07T08:00:00Z">
        <w:r>
          <w:rPr>
            <w:sz w:val="24"/>
            <w:szCs w:val="24"/>
          </w:rPr>
          <w:t>4.6. Limitations</w:t>
        </w:r>
      </w:ins>
    </w:p>
    <w:p w14:paraId="6BF4CF28" w14:textId="505F8C67" w:rsidR="005C1602" w:rsidRPr="00F15D29" w:rsidDel="00F15D29" w:rsidRDefault="006F047F">
      <w:pPr>
        <w:rPr>
          <w:ins w:id="421" w:author="Zhao Chunjiang" w:date="2026-10-07T08:00:00Z"/>
          <w:del w:id="422" w:author="Chunjiang Zhao" w:date="2026-10-07T20:14:00Z" w16du:dateUtc="2026-10-07T12:14:00Z"/>
          <w:lang w:val="en-CN"/>
          <w:rPrChange w:id="423" w:author="Chunjiang Zhao" w:date="2026-10-07T20:14:00Z" w16du:dateUtc="2026-10-07T12:14:00Z">
            <w:rPr>
              <w:ins w:id="424" w:author="Zhao Chunjiang" w:date="2026-10-07T08:00:00Z"/>
              <w:del w:id="425" w:author="Chunjiang Zhao" w:date="2026-10-07T20:14:00Z" w16du:dateUtc="2026-10-07T12:14:00Z"/>
            </w:rPr>
          </w:rPrChange>
        </w:rPr>
      </w:pPr>
      <w:ins w:id="426" w:author="Chunjiang Zhao" w:date="2026-10-07T20:12:00Z">
        <w:r w:rsidRPr="006F047F">
          <w:rPr>
            <w:lang w:val="en-CN"/>
          </w:rPr>
          <w:t>This study has several limitations. The validation set was small, derived from a single center, and consisted mainly of lineages already represented in the training data; therefore, independent validation in other regions is still needed. In addition, all domestic isolates were penicillin non-susceptible, and resistance phenotypes for several agents were associated with isolate origin, which could not be fully addressed by stratified analysis. Some GPS MICs were genotype-predicted rather than phenotypically measured, and fluoroquinolone-resistant isolates were rare. The training and validation sets also used different reference MIC methods. Finally, important k-mers were not mapped to specific resistance genes or loci, and their biological significance remains to be clarified.</w:t>
        </w:r>
      </w:ins>
      <w:ins w:id="427" w:author="Zhao Chunjiang" w:date="2026-10-07T08:00:00Z">
        <w:del w:id="428" w:author="Chunjiang Zhao" w:date="2026-10-07T20:14:00Z" w16du:dateUtc="2026-10-07T12:14:00Z">
          <w:r w:rsidDel="00F15D29">
            <w:delText xml:space="preserve">This study has several limitations. First, the validation set was small and was collected from a single center. Most isolates belonged to lineages included in the training set, and the CIs were wide. The number of clinical isolates was limited by the relatively low annual yield of </w:delText>
          </w:r>
          <w:r w:rsidDel="00F15D29">
            <w:rPr>
              <w:i/>
            </w:rPr>
            <w:delText>S. pneumoniae</w:delText>
          </w:r>
          <w:r w:rsidDel="00F15D29">
            <w:delText xml:space="preserve"> in our hospital and by the stricter regulations on pathogen transport in China after the COVID-19 pandemic. Independent validation in different regions is still needed. Second, all domestic isolates were penicillin-NS, and the phenotypes of several agents were associated with the origin of the isolates. Although we reported the results by origin, this confounding factor could not be completely removed. Third, the GPS MICs of amoxicillin-clavulanate, moxifloxacin and trimethoprim-sulfamethoxazole were </w:delText>
          </w:r>
          <w:r w:rsidDel="00F15D29">
            <w:rPr>
              <w:i/>
            </w:rPr>
            <w:delText>in silico</w:delText>
          </w:r>
          <w:r w:rsidDel="00F15D29">
            <w:delText xml:space="preserve"> values, and very few isolates were resistant to fluoroquinolones. Fourth, the reference methods were different between the training set (dilution methods) and the validation set (Etest). Fifth, the important k-mers were not mapped to specific genes, and their biological meaning needs further study.</w:delText>
          </w:r>
        </w:del>
      </w:ins>
    </w:p>
    <w:p w14:paraId="29BC2107" w14:textId="77777777" w:rsidR="00181D6E" w:rsidRDefault="00181D6E" w:rsidP="00970EA0"/>
    <w:p w14:paraId="314BC7CF" w14:textId="77777777" w:rsidR="00181D6E" w:rsidDel="00171D5D" w:rsidRDefault="00181D6E" w:rsidP="000B49DF">
      <w:pPr>
        <w:pStyle w:val="a"/>
        <w:rPr>
          <w:del w:id="429" w:author="Chunjiang Zhao" w:date="2026-10-07T20:18:00Z" w16du:dateUtc="2026-10-07T12:18:00Z"/>
        </w:rPr>
      </w:pPr>
      <w:del w:id="430" w:author="Zhao Chunjiang" w:date="2026-10-07T08:00:00Z">
        <w:r>
          <w:lastRenderedPageBreak/>
          <w:delText>Conclusion</w:delText>
        </w:r>
      </w:del>
      <w:ins w:id="431" w:author="Zhao Chunjiang" w:date="2026-10-07T08:00:00Z">
        <w:r>
          <w:t>5. Conclusions</w:t>
        </w:r>
      </w:ins>
    </w:p>
    <w:p w14:paraId="433D27DE" w14:textId="77777777" w:rsidR="00181D6E" w:rsidDel="00171D5D" w:rsidRDefault="00181D6E">
      <w:pPr>
        <w:rPr>
          <w:del w:id="432" w:author="Zhao Chunjiang" w:date="2026-10-07T08:00:00Z"/>
        </w:rPr>
      </w:pPr>
      <w:del w:id="433" w:author="Zhao Chunjiang" w:date="2026-10-07T08:00:00Z">
        <w:r>
          <w:delText>Machine learning techniques have demonstrated the capability to accurately predict antimicrobial resistance phenotypes in bacterial strains based on existing training datasets. The accuracy of these predictive models is contingent upon the quality of the training data provided. Machine learning approaches are poised to become a valuable adjunct to conventional practices in clinical microbiology.</w:delText>
        </w:r>
      </w:del>
    </w:p>
    <w:p w14:paraId="2806DDE6" w14:textId="77777777" w:rsidR="00171D5D" w:rsidRDefault="00171D5D">
      <w:pPr>
        <w:pStyle w:val="a"/>
        <w:rPr>
          <w:ins w:id="434" w:author="Chunjiang Zhao" w:date="2026-10-07T20:18:00Z" w16du:dateUtc="2026-10-07T12:18:00Z"/>
        </w:rPr>
        <w:pPrChange w:id="435" w:author="Chunjiang Zhao" w:date="2026-10-07T20:18:00Z" w16du:dateUtc="2026-10-07T12:18:00Z">
          <w:pPr/>
        </w:pPrChange>
      </w:pPr>
    </w:p>
    <w:p w14:paraId="1C2F370F" w14:textId="384937CD" w:rsidR="005C1602" w:rsidRDefault="00171D5D" w:rsidP="00171D5D">
      <w:pPr>
        <w:rPr>
          <w:ins w:id="436" w:author="Zhao Chunjiang" w:date="2026-10-07T08:00:00Z"/>
        </w:rPr>
      </w:pPr>
      <w:ins w:id="437" w:author="Chunjiang Zhao" w:date="2026-10-07T20:18:00Z">
        <w:r w:rsidRPr="00171D5D">
          <w:rPr>
            <w:lang w:val="en-CN"/>
          </w:rPr>
          <w:t xml:space="preserve">K-mer-based machine learning models showed good performance for predicting resistance in </w:t>
        </w:r>
        <w:r w:rsidRPr="00171D5D">
          <w:rPr>
            <w:i/>
            <w:iCs/>
            <w:lang w:val="en-CN"/>
          </w:rPr>
          <w:t>S. pneumoniae</w:t>
        </w:r>
        <w:r w:rsidRPr="00171D5D">
          <w:rPr>
            <w:lang w:val="en-CN"/>
          </w:rPr>
          <w:t>, particularly for penicillin and erythromycin. However, performance varied across antimicrobial agents and was influenced by clonal population structure. Lineage-aware evaluation is therefore important when assessing genome-based resistance prediction models. These models cannot replace phenotypic AST at present but may provide useful support for genomic surveillance and isolates that are difficult to test conventionally. Broader and more diverse training data will be needed to improve their generalizability.</w:t>
        </w:r>
      </w:ins>
      <w:ins w:id="438" w:author="Zhao Chunjiang" w:date="2026-10-07T08:00:00Z">
        <w:del w:id="439" w:author="Chunjiang Zhao" w:date="2026-10-07T20:18:00Z" w16du:dateUtc="2026-10-07T12:18:00Z">
          <w:r w:rsidDel="00171D5D">
            <w:delText xml:space="preserve">In this study, k-mer-based machine learning models were developed to predict the MICs of </w:delText>
          </w:r>
          <w:r w:rsidDel="00171D5D">
            <w:rPr>
              <w:i/>
            </w:rPr>
            <w:delText>S. pneumoniae</w:delText>
          </w:r>
          <w:r w:rsidDel="00171D5D">
            <w:delText xml:space="preserve"> and were evaluated with consideration of genetic lineage. The models showed good performance for penicillin, erythromycin and levofloxacin (susceptible isolates), while the predictions of ceftriaxone, clindamycin (M phenotype) and trimethoprim-sulfamethoxazole were less reliable and were more dependent on the clonal background of the isolates. The large difference between random and lineage-grouped evaluation indicates that population structure must be considered when genome-based resistance prediction models are developed and evaluated. At present, these models cannot replace phenotypic AST, but they may serve as a useful supplement in genomic surveillance and for isolates that are difficult to test by conventional methods. The accuracy and applicability of the models are expected to improve with more diverse training data and regular updates.</w:delText>
          </w:r>
        </w:del>
      </w:ins>
    </w:p>
    <w:p w14:paraId="5A5FF1E5" w14:textId="77777777" w:rsidR="00181D6E" w:rsidRDefault="00181D6E" w:rsidP="003B69F7">
      <w:pPr>
        <w:pStyle w:val="a"/>
      </w:pPr>
      <w:r>
        <w:t>Author contributions</w:t>
      </w:r>
    </w:p>
    <w:p w14:paraId="2DCFC7EB" w14:textId="77777777" w:rsidR="00181D6E" w:rsidDel="00877E8B" w:rsidRDefault="00181D6E" w:rsidP="00AB5E8F">
      <w:pPr>
        <w:rPr>
          <w:del w:id="440" w:author="Chunjiang Zhao" w:date="2026-10-07T20:19:00Z" w16du:dateUtc="2026-10-07T12:19:00Z"/>
        </w:rPr>
      </w:pPr>
      <w:r>
        <w:t xml:space="preserve">HW initiated the study. CZ, SW and HW designed the study. CZ and SW completed the code programming part of this study. CZ and SY completed the Quellung serotyping of </w:t>
      </w:r>
      <w:r>
        <w:rPr>
          <w:i/>
          <w:iCs/>
        </w:rPr>
        <w:t>S. pneumoniae</w:t>
      </w:r>
      <w:r>
        <w:t xml:space="preserve"> in this study. CZ and FZ completed the drug sensitivity experiments of this study. CZ and HW drafted the first version of the manuscript.</w:t>
      </w:r>
    </w:p>
    <w:p w14:paraId="1735412A" w14:textId="77777777" w:rsidR="00181D6E" w:rsidDel="00877E8B" w:rsidRDefault="00181D6E" w:rsidP="00AB5E8F">
      <w:pPr>
        <w:rPr>
          <w:del w:id="441" w:author="Chunjiang Zhao" w:date="2026-10-07T20:19:00Z" w16du:dateUtc="2026-10-07T12:19:00Z"/>
        </w:rPr>
      </w:pPr>
    </w:p>
    <w:p w14:paraId="7111A3F9" w14:textId="142C2FE7" w:rsidR="00181D6E" w:rsidDel="00877E8B" w:rsidRDefault="00181D6E" w:rsidP="00226758">
      <w:pPr>
        <w:pStyle w:val="a"/>
        <w:rPr>
          <w:del w:id="442" w:author="Chunjiang Zhao" w:date="2026-10-07T20:19:00Z" w16du:dateUtc="2026-10-07T12:19:00Z"/>
        </w:rPr>
      </w:pPr>
      <w:del w:id="443" w:author="Chunjiang Zhao" w:date="2026-10-07T20:19:00Z" w16du:dateUtc="2026-10-07T12:19:00Z">
        <w:r w:rsidDel="00877E8B">
          <w:delText>Acknowledgments</w:delText>
        </w:r>
      </w:del>
    </w:p>
    <w:p w14:paraId="5C271F74" w14:textId="77777777" w:rsidR="00181D6E" w:rsidRDefault="00181D6E" w:rsidP="00AB5E8F"/>
    <w:p w14:paraId="63EE9C93" w14:textId="77777777" w:rsidR="00181D6E" w:rsidRDefault="00181D6E" w:rsidP="003B69F7">
      <w:pPr>
        <w:pStyle w:val="a"/>
      </w:pPr>
      <w:r>
        <w:t>Conflicts of Interest</w:t>
      </w:r>
    </w:p>
    <w:p w14:paraId="53F9A1C5" w14:textId="77777777" w:rsidR="00181D6E" w:rsidRDefault="00181D6E" w:rsidP="003B69F7">
      <w:r>
        <w:t>The authors declare that they have no conflicts of interest.</w:t>
      </w:r>
    </w:p>
    <w:p w14:paraId="2ABFF1C3" w14:textId="77777777" w:rsidR="00181D6E" w:rsidRDefault="00181D6E" w:rsidP="003B69F7"/>
    <w:p w14:paraId="20AA8E99" w14:textId="77777777" w:rsidR="00181D6E" w:rsidRDefault="00181D6E" w:rsidP="003B69F7">
      <w:pPr>
        <w:pStyle w:val="a"/>
        <w:rPr>
          <w:rFonts w:eastAsiaTheme="minorEastAsia"/>
        </w:rPr>
      </w:pPr>
      <w:r>
        <w:rPr>
          <w:rFonts w:eastAsiaTheme="minorEastAsia"/>
        </w:rPr>
        <w:t>Funding</w:t>
      </w:r>
    </w:p>
    <w:p w14:paraId="4A2D455E" w14:textId="77777777" w:rsidR="00181D6E" w:rsidRPr="003B69F7" w:rsidRDefault="00181D6E" w:rsidP="00A53EAB">
      <w:r>
        <w:t>This work was supported by the National Natural Science Foundation of China (No. 81991533 and No. 81401695).</w:t>
      </w:r>
    </w:p>
    <w:p w14:paraId="45CB136B" w14:textId="77777777" w:rsidR="00181D6E" w:rsidRDefault="00181D6E" w:rsidP="003B69F7"/>
    <w:p w14:paraId="1AB4DBC5" w14:textId="77777777" w:rsidR="00181D6E" w:rsidRDefault="00181D6E" w:rsidP="003B69F7"/>
    <w:p w14:paraId="275FDDA0" w14:textId="77777777" w:rsidR="00181D6E" w:rsidRDefault="00181D6E">
      <w:pPr>
        <w:widowControl/>
        <w:spacing w:line="240" w:lineRule="auto"/>
        <w:jc w:val="left"/>
      </w:pPr>
      <w:r>
        <w:br w:type="page"/>
      </w:r>
    </w:p>
    <w:p w14:paraId="23C5FA6D" w14:textId="77777777" w:rsidR="00181D6E" w:rsidRDefault="00181D6E" w:rsidP="00A75ADE">
      <w:pPr>
        <w:pStyle w:val="a"/>
      </w:pPr>
      <w:r>
        <w:lastRenderedPageBreak/>
        <w:t>Reference</w:t>
      </w:r>
    </w:p>
    <w:p w14:paraId="7D24DD05" w14:textId="77777777" w:rsidR="005F17A2" w:rsidRDefault="005F17A2" w:rsidP="005F17A2">
      <w:pPr>
        <w:widowControl/>
        <w:spacing w:line="240" w:lineRule="auto"/>
        <w:jc w:val="left"/>
        <w:rPr>
          <w:del w:id="444" w:author="Zhao Chunjiang" w:date="2026-10-07T08:00:00Z"/>
        </w:rPr>
      </w:pPr>
      <w:del w:id="445" w:author="Zhao Chunjiang" w:date="2026-10-07T08:00:00Z">
        <w:r>
          <w:delText xml:space="preserve">1. </w:delText>
        </w:r>
        <w:r>
          <w:tab/>
          <w:delText>Bourbeau PP, Ledeboer NA. Automation in clinical microbiology. J Clin Microbiol. 2013;51: 1658–1665. doi:10.1128/JCM.00301-13</w:delText>
        </w:r>
      </w:del>
    </w:p>
    <w:p w14:paraId="0A3FF637" w14:textId="77777777" w:rsidR="005F17A2" w:rsidRDefault="005F17A2" w:rsidP="005F17A2">
      <w:pPr>
        <w:widowControl/>
        <w:spacing w:line="240" w:lineRule="auto"/>
        <w:jc w:val="left"/>
        <w:rPr>
          <w:del w:id="446" w:author="Zhao Chunjiang" w:date="2026-10-07T08:00:00Z"/>
        </w:rPr>
      </w:pPr>
      <w:del w:id="447" w:author="Zhao Chunjiang" w:date="2026-10-07T08:00:00Z">
        <w:r>
          <w:delText xml:space="preserve">2. </w:delText>
        </w:r>
        <w:r>
          <w:tab/>
          <w:delText>Messacar K, Parker SK, Todd JK, Dominguez SR. Implementation of Rapid Molecular Infectious Disease Diagnostics: the Role of  Diagnostic and Antimicrobial Stewardship. J Clin Microbiol. 2017;55: 715–723. doi:10.1128/JCM.02264-16</w:delText>
        </w:r>
      </w:del>
    </w:p>
    <w:p w14:paraId="52D556F3" w14:textId="77777777" w:rsidR="005F17A2" w:rsidRDefault="005F17A2" w:rsidP="005F17A2">
      <w:pPr>
        <w:widowControl/>
        <w:spacing w:line="240" w:lineRule="auto"/>
        <w:jc w:val="left"/>
        <w:rPr>
          <w:del w:id="448" w:author="Zhao Chunjiang" w:date="2026-10-07T08:00:00Z"/>
        </w:rPr>
      </w:pPr>
      <w:del w:id="449" w:author="Zhao Chunjiang" w:date="2026-10-07T08:00:00Z">
        <w:r>
          <w:delText xml:space="preserve">3. </w:delText>
        </w:r>
        <w:r>
          <w:tab/>
          <w:delText>Perez KK, Olsen RJ, Musick WL, Cernoch PL, Davis JR, Land GA, et al. Integrating Rapid Pathogen Identification and Antimicrobial Stewardship Significantly Decreases Hospital Costs. Arch Pathol Lab Med. 2012;137: 1247–1254. doi:10.5858/arpa.2012-0651-OA</w:delText>
        </w:r>
      </w:del>
    </w:p>
    <w:p w14:paraId="5D75803E" w14:textId="77777777" w:rsidR="005F17A2" w:rsidRDefault="005F17A2" w:rsidP="005F17A2">
      <w:pPr>
        <w:widowControl/>
        <w:spacing w:line="240" w:lineRule="auto"/>
        <w:jc w:val="left"/>
        <w:rPr>
          <w:del w:id="450" w:author="Zhao Chunjiang" w:date="2026-10-07T08:00:00Z"/>
        </w:rPr>
      </w:pPr>
      <w:del w:id="451" w:author="Zhao Chunjiang" w:date="2026-10-07T08:00:00Z">
        <w:r>
          <w:delText xml:space="preserve">4. </w:delText>
        </w:r>
        <w:r>
          <w:tab/>
          <w:delText>Mauri C, Consonni A, Briozzo E, Giubbi C, Meroni E, Tonolo S, et al. Microbiological Assessment of the FilmArray Blood Culture Identification 2 Panel:  Potential Impact in Critically Ill Patients. Antibiot (Basel, Switzerland). 2023;12. doi:10.3390/antibiotics12081247</w:delText>
        </w:r>
      </w:del>
    </w:p>
    <w:p w14:paraId="7FC5ADCD" w14:textId="77777777" w:rsidR="005F17A2" w:rsidRDefault="005F17A2" w:rsidP="005F17A2">
      <w:pPr>
        <w:widowControl/>
        <w:spacing w:line="240" w:lineRule="auto"/>
        <w:jc w:val="left"/>
        <w:rPr>
          <w:del w:id="452" w:author="Zhao Chunjiang" w:date="2026-10-07T08:00:00Z"/>
        </w:rPr>
      </w:pPr>
      <w:del w:id="453" w:author="Zhao Chunjiang" w:date="2026-10-07T08:00:00Z">
        <w:r>
          <w:delText xml:space="preserve">5. </w:delText>
        </w:r>
        <w:r>
          <w:tab/>
          <w:delText>Zhang L, Chen F, Zeng Z, Xu M, Sun F, Yang L, et al. Advances in Metagenomics and Its Application in Environmental Microorganisms. Front Microbiol. 2021;12. Available: https://www.frontiersin.org/journals/microbiology/articles/10.3389/fmicb.2021.766364</w:delText>
        </w:r>
      </w:del>
    </w:p>
    <w:p w14:paraId="5DA98529" w14:textId="77777777" w:rsidR="005F17A2" w:rsidRDefault="005F17A2" w:rsidP="005F17A2">
      <w:pPr>
        <w:widowControl/>
        <w:spacing w:line="240" w:lineRule="auto"/>
        <w:jc w:val="left"/>
        <w:rPr>
          <w:del w:id="454" w:author="Zhao Chunjiang" w:date="2026-10-07T08:00:00Z"/>
        </w:rPr>
      </w:pPr>
      <w:del w:id="455" w:author="Zhao Chunjiang" w:date="2026-10-07T08:00:00Z">
        <w:r>
          <w:delText xml:space="preserve">6. </w:delText>
        </w:r>
        <w:r>
          <w:tab/>
          <w:delText>Batool M, Galloway-Peña J. Clinical metagenomics—challenges and future prospects. Front Microbiol. 2023;14. Available: https://www.frontiersin.org/journals/microbiology/articles/10.3389/fmicb.2023.1186424</w:delText>
        </w:r>
      </w:del>
    </w:p>
    <w:p w14:paraId="4B66611E" w14:textId="77777777" w:rsidR="005F17A2" w:rsidRDefault="005F17A2" w:rsidP="005F17A2">
      <w:pPr>
        <w:widowControl/>
        <w:spacing w:line="240" w:lineRule="auto"/>
        <w:jc w:val="left"/>
        <w:rPr>
          <w:del w:id="456" w:author="Zhao Chunjiang" w:date="2026-10-07T08:00:00Z"/>
        </w:rPr>
      </w:pPr>
      <w:del w:id="457" w:author="Zhao Chunjiang" w:date="2026-10-07T08:00:00Z">
        <w:r>
          <w:delText xml:space="preserve">7. </w:delText>
        </w:r>
        <w:r>
          <w:tab/>
          <w:delText>Xie F, Duan Z, Zeng W, Xie S, Xie M, Fu H, et al. Clinical metagenomics assessments improve diagnosis and outcomes in community-acquired pneumonia. BMC Infect Dis. 2021;21: 352. doi:10.1186/s12879-021-06039-1</w:delText>
        </w:r>
      </w:del>
    </w:p>
    <w:p w14:paraId="31A892F7" w14:textId="77777777" w:rsidR="005F17A2" w:rsidRDefault="005F17A2" w:rsidP="005F17A2">
      <w:pPr>
        <w:widowControl/>
        <w:spacing w:line="240" w:lineRule="auto"/>
        <w:jc w:val="left"/>
        <w:rPr>
          <w:del w:id="458" w:author="Zhao Chunjiang" w:date="2026-10-07T08:00:00Z"/>
        </w:rPr>
      </w:pPr>
      <w:del w:id="459" w:author="Zhao Chunjiang" w:date="2026-10-07T08:00:00Z">
        <w:r>
          <w:delText xml:space="preserve">8. </w:delText>
        </w:r>
        <w:r>
          <w:tab/>
          <w:delText>Van Camp P-J, Haslam DB, Porollo A. Prediction of Antimicrobial Resistance in Gram-Negative Bacteria From Whole-Genome Sequencing Data. Front Microbiol. 2020;11. Available: https://www.frontiersin.org/journals/microbiology/articles/10.3389/fmicb.2020.01013</w:delText>
        </w:r>
      </w:del>
    </w:p>
    <w:p w14:paraId="2B1AEA1E" w14:textId="77777777" w:rsidR="005F17A2" w:rsidRDefault="005F17A2" w:rsidP="005F17A2">
      <w:pPr>
        <w:widowControl/>
        <w:spacing w:line="240" w:lineRule="auto"/>
        <w:jc w:val="left"/>
        <w:rPr>
          <w:del w:id="460" w:author="Zhao Chunjiang" w:date="2026-10-07T08:00:00Z"/>
        </w:rPr>
      </w:pPr>
      <w:del w:id="461" w:author="Zhao Chunjiang" w:date="2026-10-07T08:00:00Z">
        <w:r>
          <w:delText xml:space="preserve">9. </w:delText>
        </w:r>
        <w:r>
          <w:tab/>
          <w:delText>Nguyen M, Olson R, Shukla M, VanOeffelen M, Davis JJ. Predicting antimicrobial resistance using conserved genes. PLOS Comput Biol. 2020;16: e1008319. doi:10.1371/journal.pcbi.1008319</w:delText>
        </w:r>
      </w:del>
    </w:p>
    <w:p w14:paraId="42945950" w14:textId="77777777" w:rsidR="005F17A2" w:rsidRDefault="005F17A2" w:rsidP="005F17A2">
      <w:pPr>
        <w:widowControl/>
        <w:spacing w:line="240" w:lineRule="auto"/>
        <w:jc w:val="left"/>
        <w:rPr>
          <w:del w:id="462" w:author="Zhao Chunjiang" w:date="2026-10-07T08:00:00Z"/>
        </w:rPr>
      </w:pPr>
      <w:del w:id="463" w:author="Zhao Chunjiang" w:date="2026-10-07T08:00:00Z">
        <w:r>
          <w:delText xml:space="preserve">10. </w:delText>
        </w:r>
        <w:r>
          <w:tab/>
          <w:delText xml:space="preserve">Alpaydin E. Introduction to machine learning. MIT press; 2020. </w:delText>
        </w:r>
      </w:del>
    </w:p>
    <w:p w14:paraId="503338CA" w14:textId="77777777" w:rsidR="005F17A2" w:rsidRDefault="005F17A2" w:rsidP="005F17A2">
      <w:pPr>
        <w:widowControl/>
        <w:spacing w:line="240" w:lineRule="auto"/>
        <w:jc w:val="left"/>
        <w:rPr>
          <w:del w:id="464" w:author="Zhao Chunjiang" w:date="2026-10-07T08:00:00Z"/>
        </w:rPr>
      </w:pPr>
      <w:del w:id="465" w:author="Zhao Chunjiang" w:date="2026-10-07T08:00:00Z">
        <w:r>
          <w:delText xml:space="preserve">11. </w:delText>
        </w:r>
        <w:r>
          <w:tab/>
          <w:delText>Zhao C, Yang S, Zhang F, Wang Z, Zhang Y, Wang X, et al. Antimicrobial Resistance Trends of the Most Common Causative Pathogens Associated with Community-acquired Respiratory Infections in China: 2009&amp;ndash;2018. Infect Drug Resist. 2022;15: 5069–5083. doi:10.2147/IDR.S374805</w:delText>
        </w:r>
      </w:del>
    </w:p>
    <w:p w14:paraId="58167858" w14:textId="77777777" w:rsidR="005F17A2" w:rsidRDefault="005F17A2" w:rsidP="005F17A2">
      <w:pPr>
        <w:widowControl/>
        <w:spacing w:line="240" w:lineRule="auto"/>
        <w:jc w:val="left"/>
        <w:rPr>
          <w:del w:id="466" w:author="Zhao Chunjiang" w:date="2026-10-07T08:00:00Z"/>
        </w:rPr>
      </w:pPr>
      <w:del w:id="467" w:author="Zhao Chunjiang" w:date="2026-10-07T08:00:00Z">
        <w:r>
          <w:delText xml:space="preserve">12. </w:delText>
        </w:r>
        <w:r>
          <w:tab/>
          <w:delText>Zhao C, Wang X, Zhang Y, Wang R, Wang Q, Li H, et al. In vitro activities of Eravacycline against 336 isolates collected from 2012 to 2016 from 11 teaching hospitals in China. BMC Infect Dis. 2019;19: 508. doi:10.1186/s12879-019-4093-1</w:delText>
        </w:r>
      </w:del>
    </w:p>
    <w:p w14:paraId="7113B570" w14:textId="77777777" w:rsidR="005F17A2" w:rsidRDefault="005F17A2" w:rsidP="005F17A2">
      <w:pPr>
        <w:widowControl/>
        <w:spacing w:line="240" w:lineRule="auto"/>
        <w:jc w:val="left"/>
        <w:rPr>
          <w:del w:id="468" w:author="Zhao Chunjiang" w:date="2026-10-07T08:00:00Z"/>
        </w:rPr>
      </w:pPr>
      <w:del w:id="469" w:author="Zhao Chunjiang" w:date="2026-10-07T08:00:00Z">
        <w:r>
          <w:delText xml:space="preserve">13. </w:delText>
        </w:r>
        <w:r>
          <w:tab/>
          <w:delText>Zhao C, Li Z, Zhang F, Zhang X, Ji P, Zeng J, et al. Serotype distribution and antibiotic resistance of Streptococcus pneumoniae isolates  from 17 Chinese cities from 2011 to 2016. BMC Infect Dis. 2017;17: 804. doi:10.1186/s12879-017-2880-0</w:delText>
        </w:r>
      </w:del>
    </w:p>
    <w:p w14:paraId="1C2471FD" w14:textId="77777777" w:rsidR="005F17A2" w:rsidRDefault="005F17A2" w:rsidP="005F17A2">
      <w:pPr>
        <w:widowControl/>
        <w:spacing w:line="240" w:lineRule="auto"/>
        <w:jc w:val="left"/>
        <w:rPr>
          <w:del w:id="470" w:author="Zhao Chunjiang" w:date="2026-10-07T08:00:00Z"/>
        </w:rPr>
      </w:pPr>
      <w:del w:id="471" w:author="Zhao Chunjiang" w:date="2026-10-07T08:00:00Z">
        <w:r>
          <w:delText xml:space="preserve">14. </w:delText>
        </w:r>
        <w:r>
          <w:tab/>
          <w:delText xml:space="preserve">Gladstone RA, Lo SW, Lees JA, Croucher NJ, Van Tonder AJ, Corander J, et al. International genomic definition of pneumococcal lineages, to contextualise disease, antibiotic resistance and vaccine impact. EBioMedicine. 2019;43: 338–346. </w:delText>
        </w:r>
      </w:del>
    </w:p>
    <w:p w14:paraId="3D35CAC1" w14:textId="77777777" w:rsidR="005F17A2" w:rsidRDefault="005F17A2" w:rsidP="005F17A2">
      <w:pPr>
        <w:widowControl/>
        <w:spacing w:line="240" w:lineRule="auto"/>
        <w:jc w:val="left"/>
        <w:rPr>
          <w:del w:id="472" w:author="Zhao Chunjiang" w:date="2026-10-07T08:00:00Z"/>
        </w:rPr>
      </w:pPr>
      <w:del w:id="473" w:author="Zhao Chunjiang" w:date="2026-10-07T08:00:00Z">
        <w:r>
          <w:delText xml:space="preserve">15. </w:delText>
        </w:r>
        <w:r>
          <w:tab/>
          <w:delText>Larsen M V., Cosentino S, Rasmussen S, Friis C, Hasman H, Marvig RL, et al. Multilocus sequence typing of total-genome-sequenced bacteria. J Clin Microbiol. 2012;50: 1355–1361. doi:10.1128/JCM.06094-11</w:delText>
        </w:r>
      </w:del>
    </w:p>
    <w:p w14:paraId="53B031C4" w14:textId="77777777" w:rsidR="005F17A2" w:rsidRDefault="005F17A2" w:rsidP="005F17A2">
      <w:pPr>
        <w:widowControl/>
        <w:spacing w:line="240" w:lineRule="auto"/>
        <w:jc w:val="left"/>
        <w:rPr>
          <w:del w:id="474" w:author="Zhao Chunjiang" w:date="2026-10-07T08:00:00Z"/>
        </w:rPr>
      </w:pPr>
      <w:del w:id="475" w:author="Zhao Chunjiang" w:date="2026-10-07T08:00:00Z">
        <w:r>
          <w:delText xml:space="preserve">16. </w:delText>
        </w:r>
        <w:r>
          <w:tab/>
          <w:delText xml:space="preserve">CLSI. Performance Standards for Antimicrobial Susceptibility Testing. Clin Lab Stand Inst. 2022;32nd ed. </w:delText>
        </w:r>
      </w:del>
    </w:p>
    <w:p w14:paraId="29721C5F" w14:textId="77777777" w:rsidR="005F17A2" w:rsidRDefault="005F17A2" w:rsidP="005F17A2">
      <w:pPr>
        <w:widowControl/>
        <w:spacing w:line="240" w:lineRule="auto"/>
        <w:jc w:val="left"/>
        <w:rPr>
          <w:del w:id="476" w:author="Zhao Chunjiang" w:date="2026-10-07T08:00:00Z"/>
        </w:rPr>
      </w:pPr>
      <w:del w:id="477" w:author="Zhao Chunjiang" w:date="2026-10-07T08:00:00Z">
        <w:r>
          <w:delText xml:space="preserve">17. </w:delText>
        </w:r>
        <w:r>
          <w:tab/>
          <w:delText>Zhao C, Xie Y, Zhang F, Wang Z, Yang S, Wang Q, et al. Investigation of Antibiotic Resistance, Serotype Distribution, and Genetic  Characteristics of 164 Invasive Streptococcus pneumoniae from North China Between April 2016 and October 2017. Infect Drug Resist. 2020;13: 2117–2128. doi:10.2147/IDR.S256663</w:delText>
        </w:r>
      </w:del>
    </w:p>
    <w:p w14:paraId="19B73F22" w14:textId="77777777" w:rsidR="005F17A2" w:rsidRDefault="005F17A2" w:rsidP="005F17A2">
      <w:pPr>
        <w:widowControl/>
        <w:spacing w:line="240" w:lineRule="auto"/>
        <w:jc w:val="left"/>
        <w:rPr>
          <w:del w:id="478" w:author="Zhao Chunjiang" w:date="2026-10-07T08:00:00Z"/>
        </w:rPr>
      </w:pPr>
      <w:del w:id="479" w:author="Zhao Chunjiang" w:date="2026-10-07T08:00:00Z">
        <w:r>
          <w:delText xml:space="preserve">18. </w:delText>
        </w:r>
        <w:r>
          <w:tab/>
          <w:delText>Epping L, van Tonder AJ, Gladstone RA, Bentley SD, Page AJ, Keane JA, et al. SeroBA: rapid high-throughput serotyping of Streptococcus pneumoniae from whole genome sequence data. Microb Genomics. 2018;4: e000186. doi:10.1099/mgen.0.000186</w:delText>
        </w:r>
      </w:del>
    </w:p>
    <w:p w14:paraId="25FDADEE" w14:textId="77777777" w:rsidR="005F17A2" w:rsidRDefault="005F17A2" w:rsidP="005F17A2">
      <w:pPr>
        <w:widowControl/>
        <w:spacing w:line="240" w:lineRule="auto"/>
        <w:jc w:val="left"/>
        <w:rPr>
          <w:del w:id="480" w:author="Zhao Chunjiang" w:date="2026-10-07T08:00:00Z"/>
        </w:rPr>
      </w:pPr>
      <w:del w:id="481" w:author="Zhao Chunjiang" w:date="2026-10-07T08:00:00Z">
        <w:r>
          <w:delText xml:space="preserve">19. </w:delText>
        </w:r>
        <w:r>
          <w:tab/>
          <w:delText>Chen S, Zhou Y, Chen Y, Gu J. fastp: an ultra-fast all-in-one FASTQ preprocessor. Bioinformatics. 2018;34: i884–i890. doi:10.1093/BIOINFORMATICS/BTY560</w:delText>
        </w:r>
      </w:del>
    </w:p>
    <w:p w14:paraId="10064E3E" w14:textId="77777777" w:rsidR="005F17A2" w:rsidRDefault="005F17A2" w:rsidP="005F17A2">
      <w:pPr>
        <w:widowControl/>
        <w:spacing w:line="240" w:lineRule="auto"/>
        <w:jc w:val="left"/>
        <w:rPr>
          <w:del w:id="482" w:author="Zhao Chunjiang" w:date="2026-10-07T08:00:00Z"/>
        </w:rPr>
      </w:pPr>
      <w:del w:id="483" w:author="Zhao Chunjiang" w:date="2026-10-07T08:00:00Z">
        <w:r>
          <w:delText xml:space="preserve">20. </w:delText>
        </w:r>
        <w:r>
          <w:tab/>
          <w:delText>Larsen M V., Cosentino S, Rasmussen S, Friis C, Hasman H, Marvig RL, et al. Multilocus sequence typing of total-genome-sequenced bacteria. J Clin Microbiol. 2012;50: 1355–1361. doi:10.1128/JCM.06094-11</w:delText>
        </w:r>
      </w:del>
    </w:p>
    <w:p w14:paraId="5CF45EA3" w14:textId="77777777" w:rsidR="005F17A2" w:rsidRDefault="005F17A2" w:rsidP="005F17A2">
      <w:pPr>
        <w:widowControl/>
        <w:spacing w:line="240" w:lineRule="auto"/>
        <w:jc w:val="left"/>
        <w:rPr>
          <w:del w:id="484" w:author="Zhao Chunjiang" w:date="2026-10-07T08:00:00Z"/>
        </w:rPr>
      </w:pPr>
      <w:del w:id="485" w:author="Zhao Chunjiang" w:date="2026-10-07T08:00:00Z">
        <w:r>
          <w:delText xml:space="preserve">21. </w:delText>
        </w:r>
        <w:r>
          <w:tab/>
          <w:delText>Kokot M, Dlugosz M, Deorowicz S. KMC 3: counting and manipulating k-mer statistics. Bioinformatics. 2017;33: 2759–2761. doi:10.1093/BIOINFORMATICS/BTX304</w:delText>
        </w:r>
      </w:del>
    </w:p>
    <w:p w14:paraId="25DF834F" w14:textId="77777777" w:rsidR="005F17A2" w:rsidRDefault="005F17A2" w:rsidP="005F17A2">
      <w:pPr>
        <w:widowControl/>
        <w:spacing w:line="240" w:lineRule="auto"/>
        <w:jc w:val="left"/>
        <w:rPr>
          <w:del w:id="486" w:author="Zhao Chunjiang" w:date="2026-10-07T08:00:00Z"/>
        </w:rPr>
      </w:pPr>
      <w:del w:id="487" w:author="Zhao Chunjiang" w:date="2026-10-07T08:00:00Z">
        <w:r>
          <w:delText xml:space="preserve">22. </w:delText>
        </w:r>
        <w:r>
          <w:tab/>
          <w:delText xml:space="preserve">Pedregosa F, Varoquaux G, Gramfort A, Michel V, Thirion B, Grisel O, et al. Scikit-learn: Machine learning in Python. J Mach Learn Res. 2011;12: 2825–2830. </w:delText>
        </w:r>
      </w:del>
    </w:p>
    <w:p w14:paraId="0ABD3D5A" w14:textId="77777777" w:rsidR="005F17A2" w:rsidRDefault="005F17A2" w:rsidP="005F17A2">
      <w:pPr>
        <w:widowControl/>
        <w:spacing w:line="240" w:lineRule="auto"/>
        <w:jc w:val="left"/>
        <w:rPr>
          <w:del w:id="488" w:author="Zhao Chunjiang" w:date="2026-10-07T08:00:00Z"/>
        </w:rPr>
      </w:pPr>
      <w:del w:id="489" w:author="Zhao Chunjiang" w:date="2026-10-07T08:00:00Z">
        <w:r>
          <w:delText xml:space="preserve">23. </w:delText>
        </w:r>
        <w:r>
          <w:tab/>
          <w:delText>Chen T, Guestrin C. XGBoost: A Scalable Tree Boosting System. Proc 22nd ACM SIGKDD Int Conf Knowl Discov Data Min. [cited 20 Sep 2022]. doi:10.1145/2939672</w:delText>
        </w:r>
      </w:del>
    </w:p>
    <w:p w14:paraId="18E75C65" w14:textId="77777777" w:rsidR="005F17A2" w:rsidRDefault="005F17A2" w:rsidP="005F17A2">
      <w:pPr>
        <w:widowControl/>
        <w:spacing w:line="240" w:lineRule="auto"/>
        <w:jc w:val="left"/>
        <w:rPr>
          <w:del w:id="490" w:author="Zhao Chunjiang" w:date="2026-10-07T08:00:00Z"/>
        </w:rPr>
      </w:pPr>
      <w:del w:id="491" w:author="Zhao Chunjiang" w:date="2026-10-07T08:00:00Z">
        <w:r>
          <w:delText xml:space="preserve">24. </w:delText>
        </w:r>
        <w:r>
          <w:tab/>
          <w:delText>M. HR, Jane A, L. MS, Mariana C, Tanis D, A. HJ, et al. CLSI Methods Development and Standardization Working Group Best Practices for Evaluation of Antimicrobial Susceptibility Tests. J Clin Microbiol. 2018;56: 10.1128/jcm.01934-17. doi:10.1128/jcm.01934-17</w:delText>
        </w:r>
      </w:del>
    </w:p>
    <w:p w14:paraId="7ED05917" w14:textId="77777777" w:rsidR="005F17A2" w:rsidRDefault="005F17A2" w:rsidP="005F17A2">
      <w:pPr>
        <w:widowControl/>
        <w:spacing w:line="240" w:lineRule="auto"/>
        <w:jc w:val="left"/>
        <w:rPr>
          <w:del w:id="492" w:author="Zhao Chunjiang" w:date="2026-10-07T08:00:00Z"/>
        </w:rPr>
      </w:pPr>
      <w:del w:id="493" w:author="Zhao Chunjiang" w:date="2026-10-07T08:00:00Z">
        <w:r>
          <w:delText xml:space="preserve">25. </w:delText>
        </w:r>
        <w:r>
          <w:tab/>
          <w:delText>Nauclér P, Huttner A, van Werkhoven CH, Singer M, Tattevin P, Einav S, et al. Impact of time to antibiotic therapy on clinical outcome in patients with bacterial infections in the emergency department: implications for antimicrobial stewardship. Clin Microbiol Infect. 2021;27: 175–181. doi:https://doi.org/10.1016/j.cmi.2020.02.032</w:delText>
        </w:r>
      </w:del>
    </w:p>
    <w:p w14:paraId="19F6D5B9" w14:textId="77777777" w:rsidR="005F17A2" w:rsidRDefault="005F17A2" w:rsidP="005F17A2">
      <w:pPr>
        <w:widowControl/>
        <w:spacing w:line="240" w:lineRule="auto"/>
        <w:jc w:val="left"/>
        <w:rPr>
          <w:del w:id="494" w:author="Zhao Chunjiang" w:date="2026-10-07T08:00:00Z"/>
        </w:rPr>
      </w:pPr>
      <w:del w:id="495" w:author="Zhao Chunjiang" w:date="2026-10-07T08:00:00Z">
        <w:r>
          <w:delText xml:space="preserve">26. </w:delText>
        </w:r>
        <w:r>
          <w:tab/>
          <w:delText>Ashiru-Oredope D, Hopkins S, Vasandani S, Umoh E, Oloyede O, Nilsson A, et al. Healthcare workers’ knowledge, attitudes and behaviours with respect to antibiotics, antibiotic use and antibiotic resistance across 30 EU/EEA countries in 2019. Eurosurveillance. 2021;26: 1900633. doi:10.2807/1560-7917.ES.2021.26.12.1900633/CITE/PLAINTEXT</w:delText>
        </w:r>
      </w:del>
    </w:p>
    <w:p w14:paraId="2D71D22E" w14:textId="77777777" w:rsidR="005F17A2" w:rsidRDefault="005F17A2" w:rsidP="005F17A2">
      <w:pPr>
        <w:widowControl/>
        <w:spacing w:line="240" w:lineRule="auto"/>
        <w:jc w:val="left"/>
        <w:rPr>
          <w:del w:id="496" w:author="Zhao Chunjiang" w:date="2026-10-07T08:00:00Z"/>
        </w:rPr>
      </w:pPr>
      <w:del w:id="497" w:author="Zhao Chunjiang" w:date="2026-10-07T08:00:00Z">
        <w:r>
          <w:delText xml:space="preserve">27. </w:delText>
        </w:r>
        <w:r>
          <w:tab/>
          <w:delText>Abushaheen MA, Muzaheed, Fatani AJ, Alosaimi M, Mansy W, George M, et al. Antimicrobial resistance, mechanisms and its clinical significance. Disease-a-Month. 2020;66: 100971. doi:https://doi.org/10.1016/j.disamonth.2020.100971</w:delText>
        </w:r>
      </w:del>
    </w:p>
    <w:p w14:paraId="0298FC7E" w14:textId="77777777" w:rsidR="005F17A2" w:rsidRDefault="005F17A2" w:rsidP="005F17A2">
      <w:pPr>
        <w:widowControl/>
        <w:spacing w:line="240" w:lineRule="auto"/>
        <w:jc w:val="left"/>
        <w:rPr>
          <w:del w:id="498" w:author="Zhao Chunjiang" w:date="2026-10-07T08:00:00Z"/>
        </w:rPr>
      </w:pPr>
      <w:del w:id="499" w:author="Zhao Chunjiang" w:date="2026-10-07T08:00:00Z">
        <w:r>
          <w:delText xml:space="preserve">28. </w:delText>
        </w:r>
        <w:r>
          <w:tab/>
          <w:delText>Lovegrove MC, Geller AI, Fleming-Dutra KE, Shehab N, Sapiano MRP, Budnitz DS. US Emergency Department Visits for Adverse Drug Events From Antibiotics in Children, 2011–2015. J Pediatric Infect Dis Soc. 2019;8: 384–391. doi:10.1093/jpids/piy066</w:delText>
        </w:r>
      </w:del>
    </w:p>
    <w:p w14:paraId="421B0FB7" w14:textId="77777777" w:rsidR="005F17A2" w:rsidRDefault="005F17A2" w:rsidP="005F17A2">
      <w:pPr>
        <w:widowControl/>
        <w:spacing w:line="240" w:lineRule="auto"/>
        <w:jc w:val="left"/>
        <w:rPr>
          <w:del w:id="500" w:author="Zhao Chunjiang" w:date="2026-10-07T08:00:00Z"/>
        </w:rPr>
      </w:pPr>
      <w:del w:id="501" w:author="Zhao Chunjiang" w:date="2026-10-07T08:00:00Z">
        <w:r>
          <w:delText xml:space="preserve">29. </w:delText>
        </w:r>
        <w:r>
          <w:tab/>
          <w:delText>Lagier J-C, Edouard S, Pagnier I, Mediannikov O, Drancourt M, Raoult D. Current and past strategies for bacterial culture in clinical microbiology. Clin Microbiol Rev. 2015;28: 208–236. doi:10.1128/CMR.00110-14</w:delText>
        </w:r>
      </w:del>
    </w:p>
    <w:p w14:paraId="2336C430" w14:textId="77777777" w:rsidR="005F17A2" w:rsidRDefault="005F17A2" w:rsidP="005F17A2">
      <w:pPr>
        <w:widowControl/>
        <w:spacing w:line="240" w:lineRule="auto"/>
        <w:jc w:val="left"/>
        <w:rPr>
          <w:del w:id="502" w:author="Zhao Chunjiang" w:date="2026-10-07T08:00:00Z"/>
        </w:rPr>
      </w:pPr>
      <w:del w:id="503" w:author="Zhao Chunjiang" w:date="2026-10-07T08:00:00Z">
        <w:r>
          <w:delText xml:space="preserve">30. </w:delText>
        </w:r>
        <w:r>
          <w:tab/>
          <w:delText>Fournier P-E, Drancourt M, Colson P, Rolain J-M, Scola B La, Raoult D. Modern clinical microbiology: new challenges and solutions. Nat Rev Microbiol. 2013;11: 574–585. doi:10.1038/nrmicro3068</w:delText>
        </w:r>
      </w:del>
    </w:p>
    <w:p w14:paraId="071134B7" w14:textId="77777777" w:rsidR="005F17A2" w:rsidRDefault="005F17A2" w:rsidP="005F17A2">
      <w:pPr>
        <w:widowControl/>
        <w:spacing w:line="240" w:lineRule="auto"/>
        <w:jc w:val="left"/>
        <w:rPr>
          <w:del w:id="504" w:author="Zhao Chunjiang" w:date="2026-10-07T08:00:00Z"/>
        </w:rPr>
      </w:pPr>
      <w:del w:id="505" w:author="Zhao Chunjiang" w:date="2026-10-07T08:00:00Z">
        <w:r>
          <w:delText xml:space="preserve">31. </w:delText>
        </w:r>
        <w:r>
          <w:tab/>
          <w:delText>Leo S, Cherkaoui A, Renzi G, Schrenzel J. Mini Review: Clinical Routine Microbiology in the Era of Automation and Digital Health   . Frontiers in Cellular and Infection Microbiology  . 2020. Available: https://www.frontiersin.org/articles/10.3389/fcimb.2020.582028</w:delText>
        </w:r>
      </w:del>
    </w:p>
    <w:p w14:paraId="3A200AB3" w14:textId="77777777" w:rsidR="005F17A2" w:rsidRDefault="005F17A2" w:rsidP="005F17A2">
      <w:pPr>
        <w:widowControl/>
        <w:spacing w:line="240" w:lineRule="auto"/>
        <w:jc w:val="left"/>
        <w:rPr>
          <w:del w:id="506" w:author="Zhao Chunjiang" w:date="2026-10-07T08:00:00Z"/>
        </w:rPr>
      </w:pPr>
      <w:del w:id="507" w:author="Zhao Chunjiang" w:date="2026-10-07T08:00:00Z">
        <w:r>
          <w:delText xml:space="preserve">32. </w:delText>
        </w:r>
        <w:r>
          <w:tab/>
          <w:delText>Wong Y-P, Othman S, Lau Y-L, Radu S, Chee H-Y. Loop-mediated isothermal amplification (LAMP): a versatile technique for  detection of micro-organisms. J Appl Microbiol. 2018;124: 626–643. doi:10.1111/jam.13647</w:delText>
        </w:r>
      </w:del>
    </w:p>
    <w:p w14:paraId="7A475408" w14:textId="77777777" w:rsidR="005F17A2" w:rsidRDefault="005F17A2" w:rsidP="005F17A2">
      <w:pPr>
        <w:widowControl/>
        <w:spacing w:line="240" w:lineRule="auto"/>
        <w:jc w:val="left"/>
        <w:rPr>
          <w:del w:id="508" w:author="Zhao Chunjiang" w:date="2026-10-07T08:00:00Z"/>
        </w:rPr>
      </w:pPr>
      <w:del w:id="509" w:author="Zhao Chunjiang" w:date="2026-10-07T08:00:00Z">
        <w:r>
          <w:delText xml:space="preserve">33. </w:delText>
        </w:r>
        <w:r>
          <w:tab/>
          <w:delText>Augustine R, Hasan A, Das S, Ahmed R, Mori Y, Notomi T, et al. Loop-Mediated Isothermal Amplification (LAMP): A Rapid, Sensitive, Specific, and  Cost-Effective Point-of-Care Test for Coronaviruses in the Context of COVID-19 Pandemic. Biology (Basel). 2020;9. doi:10.3390/biology9080182</w:delText>
        </w:r>
      </w:del>
    </w:p>
    <w:p w14:paraId="1D6FC366" w14:textId="77777777" w:rsidR="005F17A2" w:rsidRDefault="005F17A2" w:rsidP="005F17A2">
      <w:pPr>
        <w:widowControl/>
        <w:spacing w:line="240" w:lineRule="auto"/>
        <w:jc w:val="left"/>
        <w:rPr>
          <w:del w:id="510" w:author="Zhao Chunjiang" w:date="2026-10-07T08:00:00Z"/>
        </w:rPr>
      </w:pPr>
      <w:del w:id="511" w:author="Zhao Chunjiang" w:date="2026-10-07T08:00:00Z">
        <w:r>
          <w:delText xml:space="preserve">34. </w:delText>
        </w:r>
        <w:r>
          <w:tab/>
          <w:delText>Wang H, Zhang W, Tang Y-W. Clinical microbiology in detection and identification of emerging microbial  pathogens: past, present and future. Emerg Microbes Infect. 2022;11: 2579–2589. doi:10.1080/22221751.2022.2125345</w:delText>
        </w:r>
      </w:del>
    </w:p>
    <w:p w14:paraId="63A7E9B5" w14:textId="77777777" w:rsidR="005F17A2" w:rsidRDefault="005F17A2" w:rsidP="005F17A2">
      <w:pPr>
        <w:widowControl/>
        <w:spacing w:line="240" w:lineRule="auto"/>
        <w:jc w:val="left"/>
        <w:rPr>
          <w:del w:id="512" w:author="Zhao Chunjiang" w:date="2026-10-07T08:00:00Z"/>
        </w:rPr>
      </w:pPr>
      <w:del w:id="513" w:author="Zhao Chunjiang" w:date="2026-10-07T08:00:00Z">
        <w:r>
          <w:delText xml:space="preserve">35. </w:delText>
        </w:r>
        <w:r>
          <w:tab/>
          <w:delText>Hou T-Y, Chiang-Ni C, Teng S-H. Current status of MALDI-TOF mass spectrometry in clinical microbiology. J Food Drug Anal. 2019;27: 404–414. doi:https://doi.org/10.1016/j.jfda.2019.01.001</w:delText>
        </w:r>
      </w:del>
    </w:p>
    <w:p w14:paraId="3BBDB3CC" w14:textId="77777777" w:rsidR="00181D6E" w:rsidRDefault="005F17A2" w:rsidP="005F17A2">
      <w:pPr>
        <w:widowControl/>
        <w:spacing w:line="240" w:lineRule="auto"/>
        <w:jc w:val="left"/>
        <w:rPr>
          <w:del w:id="514" w:author="Zhao Chunjiang" w:date="2026-10-07T08:00:00Z"/>
        </w:rPr>
      </w:pPr>
      <w:del w:id="515" w:author="Zhao Chunjiang" w:date="2026-10-07T08:00:00Z">
        <w:r>
          <w:delText xml:space="preserve">36. </w:delText>
        </w:r>
        <w:r>
          <w:tab/>
          <w:delText>Yoon E-J, Jeong SH. MALDI-TOF Mass Spectrometry Technology as a Tool for the Rapid Diagnosis of Antimicrobial Resistance in Bacteria. Antibiotics. 2021. doi:10.3390/antibiotics10080982</w:delText>
        </w:r>
        <w:r>
          <w:br w:type="page"/>
        </w:r>
      </w:del>
    </w:p>
    <w:p w14:paraId="77A77A4A" w14:textId="77777777" w:rsidR="005C1602" w:rsidRDefault="00000000">
      <w:pPr>
        <w:widowControl/>
        <w:spacing w:line="240" w:lineRule="auto"/>
        <w:jc w:val="left"/>
        <w:rPr>
          <w:ins w:id="516" w:author="Zhao Chunjiang" w:date="2026-10-07T08:00:00Z"/>
        </w:rPr>
      </w:pPr>
      <w:ins w:id="517" w:author="Zhao Chunjiang" w:date="2026-10-07T08:00:00Z">
        <w:r>
          <w:t xml:space="preserve">1. </w:t>
        </w:r>
        <w:r>
          <w:tab/>
          <w:t>Zhao C, Yang S, Zhang F, Wang Z, Zhang Y, Wang X, et al. Antimicrobial Resistance Trends of the Most Common Causative Pathogens Associated with Community-acquired Respiratory Infections in China: 2009–2018. Infect Drug Resist. 2022;15: 5069–5083. doi:10.2147/IDR.S374805</w:t>
        </w:r>
      </w:ins>
    </w:p>
    <w:p w14:paraId="6F0B5946" w14:textId="77777777" w:rsidR="005C1602" w:rsidRDefault="00000000">
      <w:pPr>
        <w:widowControl/>
        <w:spacing w:line="240" w:lineRule="auto"/>
        <w:jc w:val="left"/>
        <w:rPr>
          <w:ins w:id="518" w:author="Zhao Chunjiang" w:date="2026-10-07T08:00:00Z"/>
        </w:rPr>
      </w:pPr>
      <w:ins w:id="519" w:author="Zhao Chunjiang" w:date="2026-10-07T08:00:00Z">
        <w:r>
          <w:t xml:space="preserve">2. </w:t>
        </w:r>
        <w:r>
          <w:tab/>
          <w:t>Zhao C, Wang X, Zhang Y, Wang R, Wang Q, Li H, et al. In vitro activities of Eravacycline against 336 isolates collected from 2012 to 2016 from 11 teaching hospitals in China. BMC Infect Dis. 2019;19: 508. doi:10.1186/s12879-019-4093-1</w:t>
        </w:r>
      </w:ins>
    </w:p>
    <w:p w14:paraId="216CBDF4" w14:textId="77777777" w:rsidR="005C1602" w:rsidRDefault="00000000">
      <w:pPr>
        <w:widowControl/>
        <w:spacing w:line="240" w:lineRule="auto"/>
        <w:jc w:val="left"/>
        <w:rPr>
          <w:ins w:id="520" w:author="Zhao Chunjiang" w:date="2026-10-07T08:00:00Z"/>
        </w:rPr>
      </w:pPr>
      <w:ins w:id="521" w:author="Zhao Chunjiang" w:date="2026-10-07T08:00:00Z">
        <w:r>
          <w:t xml:space="preserve">3. </w:t>
        </w:r>
        <w:r>
          <w:tab/>
          <w:t>Zhao C, Li Z, Zhang F, Zhang X, Ji P, Zeng J, et al. Serotype distribution and antibiotic resistance of Streptococcus pneumoniae isolates  from 17 Chinese cities from 2011 to 2016. BMC Infect Dis. 2017;17: 804. doi:10.1186/s12879-017-2880-0</w:t>
        </w:r>
      </w:ins>
    </w:p>
    <w:p w14:paraId="63C0064A" w14:textId="77777777" w:rsidR="005C1602" w:rsidRDefault="00000000">
      <w:pPr>
        <w:widowControl/>
        <w:spacing w:line="240" w:lineRule="auto"/>
        <w:jc w:val="left"/>
        <w:rPr>
          <w:ins w:id="522" w:author="Zhao Chunjiang" w:date="2026-10-07T08:00:00Z"/>
        </w:rPr>
      </w:pPr>
      <w:ins w:id="523" w:author="Zhao Chunjiang" w:date="2026-10-07T08:00:00Z">
        <w:r>
          <w:t xml:space="preserve">4. </w:t>
        </w:r>
        <w:r>
          <w:tab/>
          <w:t>Bourbeau PP, Ledeboer NA. Automation in clinical microbiology. J Clin Microbiol. 2013;51: 1658–1665. doi:10.1128/JCM.00301-13</w:t>
        </w:r>
      </w:ins>
    </w:p>
    <w:p w14:paraId="58BE3E1E" w14:textId="77777777" w:rsidR="005C1602" w:rsidRDefault="00000000">
      <w:pPr>
        <w:widowControl/>
        <w:spacing w:line="240" w:lineRule="auto"/>
        <w:jc w:val="left"/>
        <w:rPr>
          <w:ins w:id="524" w:author="Zhao Chunjiang" w:date="2026-10-07T08:00:00Z"/>
        </w:rPr>
      </w:pPr>
      <w:ins w:id="525" w:author="Zhao Chunjiang" w:date="2026-10-07T08:00:00Z">
        <w:r>
          <w:t xml:space="preserve">5. </w:t>
        </w:r>
        <w:r>
          <w:tab/>
          <w:t>Mauri C, Consonni A, Briozzo E, Giubbi C, Meroni E, Tonolo S, et al. Microbiological Assessment of the FilmArray Blood Culture Identification 2 Panel:  Potential Impact in Critically Ill Patients. Antibiot (Basel, Switzerland). 2023;12. doi:10.3390/antibiotics12081247</w:t>
        </w:r>
      </w:ins>
    </w:p>
    <w:p w14:paraId="1561DAB2" w14:textId="77777777" w:rsidR="005C1602" w:rsidRDefault="00000000">
      <w:pPr>
        <w:widowControl/>
        <w:spacing w:line="240" w:lineRule="auto"/>
        <w:jc w:val="left"/>
        <w:rPr>
          <w:ins w:id="526" w:author="Zhao Chunjiang" w:date="2026-10-07T08:00:00Z"/>
        </w:rPr>
      </w:pPr>
      <w:ins w:id="527" w:author="Zhao Chunjiang" w:date="2026-10-07T08:00:00Z">
        <w:r>
          <w:t xml:space="preserve">6. </w:t>
        </w:r>
        <w:r>
          <w:tab/>
          <w:t>Zhang L, Chen F, Zeng Z, Xu M, Sun F, Yang L, et al. Advances in Metagenomics and Its Application in Environmental Microorganisms. Front Microbiol. 2021;12. Available: https://www.frontiersin.org/journals/microbiology/articles/10.3389/fmicb.2021.766364</w:t>
        </w:r>
      </w:ins>
    </w:p>
    <w:p w14:paraId="660F9150" w14:textId="77777777" w:rsidR="005C1602" w:rsidRDefault="00000000">
      <w:pPr>
        <w:widowControl/>
        <w:spacing w:line="240" w:lineRule="auto"/>
        <w:jc w:val="left"/>
        <w:rPr>
          <w:ins w:id="528" w:author="Zhao Chunjiang" w:date="2026-10-07T08:00:00Z"/>
        </w:rPr>
      </w:pPr>
      <w:ins w:id="529" w:author="Zhao Chunjiang" w:date="2026-10-07T08:00:00Z">
        <w:r>
          <w:t xml:space="preserve">7. </w:t>
        </w:r>
        <w:r>
          <w:tab/>
          <w:t>Batool M, Galloway-Peña J. Clinical metagenomics—challenges and future prospects. Front Microbiol. 2023;14. Available: https://www.frontiersin.org/journals/microbiology/articles/10.3389/fmicb.2023.1186424</w:t>
        </w:r>
      </w:ins>
    </w:p>
    <w:p w14:paraId="7E46A22B" w14:textId="77777777" w:rsidR="005C1602" w:rsidRDefault="00000000">
      <w:pPr>
        <w:widowControl/>
        <w:spacing w:line="240" w:lineRule="auto"/>
        <w:jc w:val="left"/>
        <w:rPr>
          <w:ins w:id="530" w:author="Zhao Chunjiang" w:date="2026-10-07T08:00:00Z"/>
        </w:rPr>
      </w:pPr>
      <w:ins w:id="531" w:author="Zhao Chunjiang" w:date="2026-10-07T08:00:00Z">
        <w:r>
          <w:t xml:space="preserve">8. </w:t>
        </w:r>
        <w:r>
          <w:tab/>
          <w:t>Xie F, Duan Z, Zeng W, Xie S, Xie M, Fu H, et al. Clinical metagenomics assessments improve diagnosis and outcomes in community-acquired pneumonia. BMC Infect Dis. 2021;21: 352. doi:10.1186/s12879-021-06039-1</w:t>
        </w:r>
      </w:ins>
    </w:p>
    <w:p w14:paraId="76C85257" w14:textId="77777777" w:rsidR="005C1602" w:rsidRDefault="00000000">
      <w:pPr>
        <w:widowControl/>
        <w:spacing w:line="240" w:lineRule="auto"/>
        <w:jc w:val="left"/>
        <w:rPr>
          <w:ins w:id="532" w:author="Zhao Chunjiang" w:date="2026-10-07T08:00:00Z"/>
        </w:rPr>
      </w:pPr>
      <w:ins w:id="533" w:author="Zhao Chunjiang" w:date="2026-10-07T08:00:00Z">
        <w:r>
          <w:t xml:space="preserve">9. </w:t>
        </w:r>
        <w:r>
          <w:tab/>
          <w:t>Van Camp P-J, Haslam DB, Porollo A. Prediction of Antimicrobial Resistance in Gram-Negative Bacteria From Whole-Genome Sequencing Data. Front Microbiol. 2020;11. Available: https://www.frontiersin.org/journals/microbiology/articles/10.3389/fmicb.2020.01013</w:t>
        </w:r>
      </w:ins>
    </w:p>
    <w:p w14:paraId="7E0BC412" w14:textId="77777777" w:rsidR="005C1602" w:rsidRDefault="00000000">
      <w:pPr>
        <w:widowControl/>
        <w:spacing w:line="240" w:lineRule="auto"/>
        <w:jc w:val="left"/>
        <w:rPr>
          <w:ins w:id="534" w:author="Zhao Chunjiang" w:date="2026-10-07T08:00:00Z"/>
        </w:rPr>
      </w:pPr>
      <w:ins w:id="535" w:author="Zhao Chunjiang" w:date="2026-10-07T08:00:00Z">
        <w:r>
          <w:t xml:space="preserve">10. </w:t>
        </w:r>
        <w:r>
          <w:tab/>
          <w:t>Nguyen M, Olson R, Shukla M, VanOeffelen M, Davis JJ. Predicting antimicrobial resistance using conserved genes. PLOS Comput Biol. 2020;16: e1008319. doi:10.1371/journal.pcbi.1008319</w:t>
        </w:r>
      </w:ins>
    </w:p>
    <w:p w14:paraId="246DD91B" w14:textId="77777777" w:rsidR="005C1602" w:rsidRDefault="00000000">
      <w:pPr>
        <w:widowControl/>
        <w:spacing w:line="240" w:lineRule="auto"/>
        <w:jc w:val="left"/>
        <w:rPr>
          <w:ins w:id="536" w:author="Zhao Chunjiang" w:date="2026-10-07T08:00:00Z"/>
        </w:rPr>
      </w:pPr>
      <w:ins w:id="537" w:author="Zhao Chunjiang" w:date="2026-10-07T08:00:00Z">
        <w:r>
          <w:t xml:space="preserve">11. </w:t>
        </w:r>
        <w:r>
          <w:tab/>
          <w:t>Li Y, Metcalf BJ, Chochua S, Li Z, Gertz RE, Walker H, et al. Penicillin-binding protein transpeptidase signatures for tracking and predicting β-lactam resistance levels in Streptococcus pneumoniae. mBio. 2016;7: e00756-16. doi:10.1128/mBio.00756-16</w:t>
        </w:r>
      </w:ins>
    </w:p>
    <w:p w14:paraId="252EB04F" w14:textId="77777777" w:rsidR="005C1602" w:rsidRDefault="00000000">
      <w:pPr>
        <w:widowControl/>
        <w:spacing w:line="240" w:lineRule="auto"/>
        <w:jc w:val="left"/>
        <w:rPr>
          <w:ins w:id="538" w:author="Zhao Chunjiang" w:date="2026-10-07T08:00:00Z"/>
        </w:rPr>
      </w:pPr>
      <w:ins w:id="539" w:author="Zhao Chunjiang" w:date="2026-10-07T08:00:00Z">
        <w:r>
          <w:t xml:space="preserve">12. </w:t>
        </w:r>
        <w:r>
          <w:tab/>
          <w:t>Alpaydin E. Introduction to machine learning. MIT press; 2020.</w:t>
        </w:r>
      </w:ins>
    </w:p>
    <w:p w14:paraId="0B2E95D4" w14:textId="77777777" w:rsidR="005C1602" w:rsidRDefault="00000000">
      <w:pPr>
        <w:widowControl/>
        <w:spacing w:line="240" w:lineRule="auto"/>
        <w:jc w:val="left"/>
        <w:rPr>
          <w:ins w:id="540" w:author="Zhao Chunjiang" w:date="2026-10-07T08:00:00Z"/>
        </w:rPr>
      </w:pPr>
      <w:ins w:id="541" w:author="Zhao Chunjiang" w:date="2026-10-07T08:00:00Z">
        <w:r>
          <w:lastRenderedPageBreak/>
          <w:t xml:space="preserve">13. </w:t>
        </w:r>
        <w:r>
          <w:tab/>
          <w:t>Nguyen M, Brettin T, Long SW, Musser JM, Olsen RJ, Olson R, et al. Developing an in silico minimum inhibitory concentration panel test for Klebsiella pneumoniae. Sci Rep. 2018;8: 421. doi:10.1038/s41598-017-18972-w</w:t>
        </w:r>
      </w:ins>
    </w:p>
    <w:p w14:paraId="1536924D" w14:textId="77777777" w:rsidR="005C1602" w:rsidRDefault="00000000">
      <w:pPr>
        <w:widowControl/>
        <w:spacing w:line="240" w:lineRule="auto"/>
        <w:jc w:val="left"/>
        <w:rPr>
          <w:ins w:id="542" w:author="Zhao Chunjiang" w:date="2026-10-07T08:00:00Z"/>
        </w:rPr>
      </w:pPr>
      <w:ins w:id="543" w:author="Zhao Chunjiang" w:date="2026-10-07T08:00:00Z">
        <w:r>
          <w:t xml:space="preserve">14. </w:t>
        </w:r>
        <w:r>
          <w:tab/>
          <w:t>Hicks AL, Wheeler N, Sánchez-Busó L, Rakeman JL, Harris SR, Grad YH. Evaluation of parameters affecting performance and reliability of machine learning-based antibiotic susceptibility testing from whole genome sequencing data. PLoS Comput Biol. 2019;15: e1007349. doi:10.1371/journal.pcbi.1007349</w:t>
        </w:r>
      </w:ins>
    </w:p>
    <w:p w14:paraId="699754DC" w14:textId="77777777" w:rsidR="005C1602" w:rsidRDefault="00000000">
      <w:pPr>
        <w:widowControl/>
        <w:spacing w:line="240" w:lineRule="auto"/>
        <w:jc w:val="left"/>
        <w:rPr>
          <w:ins w:id="544" w:author="Zhao Chunjiang" w:date="2026-10-07T08:00:00Z"/>
        </w:rPr>
      </w:pPr>
      <w:ins w:id="545" w:author="Zhao Chunjiang" w:date="2026-10-07T08:00:00Z">
        <w:r>
          <w:t xml:space="preserve">15. </w:t>
        </w:r>
        <w:r>
          <w:tab/>
          <w:t>Gladstone RA, Lo SW, Lees JA, Croucher NJ, Van Tonder AJ, Corander J, et al. International genomic definition of pneumococcal lineages, to contextualise disease, antibiotic resistance and vaccine impact. EBioMedicine. 2019;43: 338–346. doi:10.1016/j.ebiom.2019.04.021</w:t>
        </w:r>
      </w:ins>
    </w:p>
    <w:p w14:paraId="6D9F614C" w14:textId="77777777" w:rsidR="005C1602" w:rsidRDefault="00000000">
      <w:pPr>
        <w:widowControl/>
        <w:spacing w:line="240" w:lineRule="auto"/>
        <w:jc w:val="left"/>
        <w:rPr>
          <w:ins w:id="546" w:author="Zhao Chunjiang" w:date="2026-10-07T08:00:00Z"/>
        </w:rPr>
      </w:pPr>
      <w:ins w:id="547" w:author="Zhao Chunjiang" w:date="2026-10-07T08:00:00Z">
        <w:r>
          <w:t xml:space="preserve">16. </w:t>
        </w:r>
        <w:r>
          <w:tab/>
          <w:t>CLSI. Performance Standards for Antimicrobial Susceptibility Testing. 32nd ed. CLSI supplement M100. Wayne, PA: Clinical and Laboratory Standards Institute; 2022.</w:t>
        </w:r>
      </w:ins>
    </w:p>
    <w:p w14:paraId="16649799" w14:textId="77777777" w:rsidR="005C1602" w:rsidRDefault="00000000">
      <w:pPr>
        <w:widowControl/>
        <w:spacing w:line="240" w:lineRule="auto"/>
        <w:jc w:val="left"/>
        <w:rPr>
          <w:ins w:id="548" w:author="Zhao Chunjiang" w:date="2026-10-07T08:00:00Z"/>
        </w:rPr>
      </w:pPr>
      <w:ins w:id="549" w:author="Zhao Chunjiang" w:date="2026-10-07T08:00:00Z">
        <w:r>
          <w:t xml:space="preserve">17. </w:t>
        </w:r>
        <w:r>
          <w:tab/>
          <w:t>Zhao C, Xie Y, Zhang F, Wang Z, Yang S, Wang Q, et al. Investigation of Antibiotic Resistance, Serotype Distribution, and Genetic  Characteristics of 164 Invasive Streptococcus pneumoniae from North China Between April 2016 and October 2017. Infect Drug Resist. 2020;13: 2117–2128. doi:10.2147/IDR.S256663</w:t>
        </w:r>
      </w:ins>
    </w:p>
    <w:p w14:paraId="2C188D25" w14:textId="77777777" w:rsidR="005C1602" w:rsidRDefault="00000000">
      <w:pPr>
        <w:widowControl/>
        <w:spacing w:line="240" w:lineRule="auto"/>
        <w:jc w:val="left"/>
        <w:rPr>
          <w:ins w:id="550" w:author="Zhao Chunjiang" w:date="2026-10-07T08:00:00Z"/>
        </w:rPr>
      </w:pPr>
      <w:ins w:id="551" w:author="Zhao Chunjiang" w:date="2026-10-07T08:00:00Z">
        <w:r>
          <w:t xml:space="preserve">18. </w:t>
        </w:r>
        <w:r>
          <w:tab/>
          <w:t>Epping L, van Tonder AJ, Gladstone RA, Bentley SD, Page AJ, Keane JA, et al. SeroBA: rapid high-throughput serotyping of Streptococcus pneumoniae from whole genome sequence data. Microb Genomics. 2018;4: e000186. doi:10.1099/mgen.0.000186</w:t>
        </w:r>
      </w:ins>
    </w:p>
    <w:p w14:paraId="44EB7FA3" w14:textId="77777777" w:rsidR="005C1602" w:rsidRDefault="00000000">
      <w:pPr>
        <w:widowControl/>
        <w:spacing w:line="240" w:lineRule="auto"/>
        <w:jc w:val="left"/>
        <w:rPr>
          <w:ins w:id="552" w:author="Zhao Chunjiang" w:date="2026-10-07T08:00:00Z"/>
        </w:rPr>
      </w:pPr>
      <w:ins w:id="553" w:author="Zhao Chunjiang" w:date="2026-10-07T08:00:00Z">
        <w:r>
          <w:t xml:space="preserve">19. </w:t>
        </w:r>
        <w:r>
          <w:tab/>
          <w:t>Larsen M V., Cosentino S, Rasmussen S, Friis C, Hasman H, Marvig RL, et al. Multilocus sequence typing of total-genome-sequenced bacteria. J Clin Microbiol. 2012;50: 1355–1361. doi:10.1128/JCM.06094-11</w:t>
        </w:r>
      </w:ins>
    </w:p>
    <w:p w14:paraId="198C56BA" w14:textId="77777777" w:rsidR="005C1602" w:rsidRDefault="00000000">
      <w:pPr>
        <w:widowControl/>
        <w:spacing w:line="240" w:lineRule="auto"/>
        <w:jc w:val="left"/>
        <w:rPr>
          <w:ins w:id="554" w:author="Zhao Chunjiang" w:date="2026-10-07T08:00:00Z"/>
        </w:rPr>
      </w:pPr>
      <w:ins w:id="555" w:author="Zhao Chunjiang" w:date="2026-10-07T08:00:00Z">
        <w:r>
          <w:t xml:space="preserve">20. </w:t>
        </w:r>
        <w:r>
          <w:tab/>
          <w:t>Chen S, Zhou Y, Chen Y, Gu J. fastp: an ultra-fast all-in-one FASTQ preprocessor. Bioinformatics. 2018;34: i884–i890. doi:10.1093/BIOINFORMATICS/BTY560</w:t>
        </w:r>
      </w:ins>
    </w:p>
    <w:p w14:paraId="37E7CE20" w14:textId="77777777" w:rsidR="005C1602" w:rsidRDefault="00000000">
      <w:pPr>
        <w:widowControl/>
        <w:spacing w:line="240" w:lineRule="auto"/>
        <w:jc w:val="left"/>
        <w:rPr>
          <w:ins w:id="556" w:author="Zhao Chunjiang" w:date="2026-10-07T08:00:00Z"/>
        </w:rPr>
      </w:pPr>
      <w:ins w:id="557" w:author="Zhao Chunjiang" w:date="2026-10-07T08:00:00Z">
        <w:r>
          <w:t xml:space="preserve">21. </w:t>
        </w:r>
        <w:r>
          <w:tab/>
          <w:t>Kokot M, Dlugosz M, Deorowicz S. KMC 3: counting and manipulating k-mer statistics. Bioinformatics. 2017;33: 2759–2761. doi:10.1093/BIOINFORMATICS/BTX304</w:t>
        </w:r>
      </w:ins>
    </w:p>
    <w:p w14:paraId="52DB7013" w14:textId="77777777" w:rsidR="005C1602" w:rsidRDefault="00000000">
      <w:pPr>
        <w:widowControl/>
        <w:spacing w:line="240" w:lineRule="auto"/>
        <w:jc w:val="left"/>
        <w:rPr>
          <w:ins w:id="558" w:author="Zhao Chunjiang" w:date="2026-10-07T08:00:00Z"/>
        </w:rPr>
      </w:pPr>
      <w:ins w:id="559" w:author="Zhao Chunjiang" w:date="2026-10-07T08:00:00Z">
        <w:r>
          <w:t xml:space="preserve">22. </w:t>
        </w:r>
        <w:r>
          <w:tab/>
          <w:t>Chen T, Guestrin C. XGBoost: a scalable tree boosting system. In: Proceedings of the 22nd ACM SIGKDD International Conference on Knowledge Discovery and Data Mining. New York: ACM; 2016. pp. 785–794. doi:10.1145/2939672.2939785</w:t>
        </w:r>
      </w:ins>
    </w:p>
    <w:p w14:paraId="4767698F" w14:textId="77777777" w:rsidR="005C1602" w:rsidRDefault="00000000">
      <w:pPr>
        <w:widowControl/>
        <w:spacing w:line="240" w:lineRule="auto"/>
        <w:jc w:val="left"/>
        <w:rPr>
          <w:ins w:id="560" w:author="Zhao Chunjiang" w:date="2026-10-07T08:00:00Z"/>
        </w:rPr>
      </w:pPr>
      <w:ins w:id="561" w:author="Zhao Chunjiang" w:date="2026-10-07T08:00:00Z">
        <w:r>
          <w:t xml:space="preserve">23. </w:t>
        </w:r>
        <w:r>
          <w:tab/>
          <w:t>Pedregosa F, Varoquaux G, Gramfort A, Michel V, Thirion B, Grisel O, et al. Scikit-learn: Machine learning in Python. J Mach Learn Res. 2011;12: 2825–2830.</w:t>
        </w:r>
      </w:ins>
    </w:p>
    <w:p w14:paraId="654978ED" w14:textId="77777777" w:rsidR="005C1602" w:rsidRDefault="00000000">
      <w:pPr>
        <w:widowControl/>
        <w:spacing w:line="240" w:lineRule="auto"/>
        <w:jc w:val="left"/>
        <w:rPr>
          <w:ins w:id="562" w:author="Zhao Chunjiang" w:date="2026-10-07T08:00:00Z"/>
        </w:rPr>
      </w:pPr>
      <w:ins w:id="563" w:author="Zhao Chunjiang" w:date="2026-10-07T08:00:00Z">
        <w:r>
          <w:t xml:space="preserve">24. </w:t>
        </w:r>
        <w:r>
          <w:tab/>
          <w:t>Humphries RM, Ambler J, Mitchell SL, Castanheira M, Dingle T, Hindler JA, et al. CLSI Methods Development and Standardization Working Group best practices for evaluation of antimicrobial susceptibility tests. J Clin Microbiol. 2018;56: e01934-17. doi:10.1128/JCM.01934-17</w:t>
        </w:r>
      </w:ins>
    </w:p>
    <w:p w14:paraId="4EB0FE1A" w14:textId="77777777" w:rsidR="005C1602" w:rsidRDefault="00000000">
      <w:pPr>
        <w:widowControl/>
        <w:spacing w:line="240" w:lineRule="auto"/>
        <w:jc w:val="left"/>
        <w:rPr>
          <w:ins w:id="564" w:author="Zhao Chunjiang" w:date="2026-10-07T08:00:00Z"/>
        </w:rPr>
      </w:pPr>
      <w:ins w:id="565" w:author="Zhao Chunjiang" w:date="2026-10-07T08:00:00Z">
        <w:r>
          <w:lastRenderedPageBreak/>
          <w:t xml:space="preserve">25. </w:t>
        </w:r>
        <w:r>
          <w:tab/>
          <w:t>Chewapreecha C, Marttinen P, Croucher NJ, Salter SJ, Harris SR, Mather AE, et al. Comprehensive identification of single nucleotide polymorphisms associated with beta-lactam resistance within pneumococcal mosaic genes. PLoS Genet. 2014;10: e1004547. doi:10.1371/journal.pgen.1004547</w:t>
        </w:r>
      </w:ins>
    </w:p>
    <w:p w14:paraId="77111BC3" w14:textId="77777777" w:rsidR="005C1602" w:rsidRDefault="00000000">
      <w:pPr>
        <w:widowControl/>
        <w:spacing w:line="240" w:lineRule="auto"/>
        <w:jc w:val="left"/>
        <w:rPr>
          <w:ins w:id="566" w:author="Zhao Chunjiang" w:date="2026-10-07T08:00:00Z"/>
        </w:rPr>
      </w:pPr>
      <w:ins w:id="567" w:author="Zhao Chunjiang" w:date="2026-10-07T08:00:00Z">
        <w:r>
          <w:t xml:space="preserve">26. </w:t>
        </w:r>
        <w:r>
          <w:tab/>
          <w:t>Schroeder MR, Stephens DS. Macrolide resistance in Streptococcus pneumoniae. Front Cell Infect Microbiol. 2016;6: 98. doi:10.3389/fcimb.2016.00098</w:t>
        </w:r>
      </w:ins>
    </w:p>
    <w:p w14:paraId="6662EC64" w14:textId="77777777" w:rsidR="00181D6E" w:rsidRDefault="00181D6E" w:rsidP="005E3E35">
      <w:pPr>
        <w:pStyle w:val="a"/>
      </w:pPr>
      <w:r>
        <w:rPr>
          <w:rFonts w:hint="eastAsia"/>
        </w:rPr>
        <w:t>F</w:t>
      </w:r>
      <w:r>
        <w:t>igure legend</w:t>
      </w:r>
    </w:p>
    <w:p w14:paraId="7C13AF63" w14:textId="77777777" w:rsidR="00181D6E" w:rsidRPr="005462F6" w:rsidRDefault="00181D6E" w:rsidP="005E3E35">
      <w:pPr>
        <w:widowControl/>
        <w:rPr>
          <w:del w:id="568" w:author="Zhao Chunjiang" w:date="2026-10-07T08:00:00Z"/>
        </w:rPr>
      </w:pPr>
      <w:del w:id="569" w:author="Zhao Chunjiang" w:date="2026-10-07T08:00:00Z">
        <w:r>
          <w:delText xml:space="preserve">Figure 1. </w:delText>
        </w:r>
        <w:r>
          <w:rPr>
            <w:rStyle w:val="rynqvb"/>
            <w:lang w:val="en"/>
          </w:rPr>
          <w:delText>The flowchart of this study encompasses phenotype experiments, bacterial strain sequencing, and the construction of machine learning models.</w:delText>
        </w:r>
      </w:del>
    </w:p>
    <w:p w14:paraId="1A3C5ADC" w14:textId="77777777" w:rsidR="00181D6E" w:rsidRPr="00371CB4" w:rsidRDefault="00181D6E" w:rsidP="009C0DC5">
      <w:pPr>
        <w:rPr>
          <w:del w:id="570" w:author="Zhao Chunjiang" w:date="2026-10-07T08:00:00Z"/>
        </w:rPr>
      </w:pPr>
    </w:p>
    <w:p w14:paraId="187660FF" w14:textId="77777777" w:rsidR="00181D6E" w:rsidRDefault="00181D6E" w:rsidP="0030582F">
      <w:pPr>
        <w:rPr>
          <w:del w:id="571" w:author="Zhao Chunjiang" w:date="2026-10-07T08:00:00Z"/>
        </w:rPr>
      </w:pPr>
      <w:del w:id="572" w:author="Zhao Chunjiang" w:date="2026-10-07T08:00:00Z">
        <w:r>
          <w:delText>Figure 2(a). MIC distribution and strain number of specific MIC of different antibiotics in this study (633 domestic strains).</w:delText>
        </w:r>
      </w:del>
    </w:p>
    <w:p w14:paraId="1073DD86" w14:textId="77777777" w:rsidR="00181D6E" w:rsidRDefault="00181D6E" w:rsidP="0030582F">
      <w:pPr>
        <w:rPr>
          <w:del w:id="573" w:author="Zhao Chunjiang" w:date="2026-10-07T08:00:00Z"/>
        </w:rPr>
      </w:pPr>
      <w:del w:id="574" w:author="Zhao Chunjiang" w:date="2026-10-07T08:00:00Z">
        <w:r>
          <w:delText>Figure 2(b). The distribution of antimicrobial susceptibility of 320 penicillin-sensitive S pneumoniae strains screened from the GPS database.</w:delText>
        </w:r>
      </w:del>
    </w:p>
    <w:p w14:paraId="48060AB6" w14:textId="77777777" w:rsidR="00181D6E" w:rsidRDefault="00181D6E" w:rsidP="00783328">
      <w:pPr>
        <w:rPr>
          <w:del w:id="575" w:author="Zhao Chunjiang" w:date="2026-10-07T08:00:00Z"/>
        </w:rPr>
      </w:pPr>
      <w:del w:id="576" w:author="Zhao Chunjiang" w:date="2026-10-07T08:00:00Z">
        <w:r>
          <w:delText>Figure 2(c) The distribution of antimicrobial susceptibility of 33 clinical validation S pneumoniae strains.</w:delText>
        </w:r>
      </w:del>
    </w:p>
    <w:p w14:paraId="2AD5C854" w14:textId="77777777" w:rsidR="00181D6E" w:rsidRDefault="00181D6E" w:rsidP="00783328">
      <w:pPr>
        <w:rPr>
          <w:del w:id="577" w:author="Zhao Chunjiang" w:date="2026-10-07T08:00:00Z"/>
        </w:rPr>
      </w:pPr>
    </w:p>
    <w:p w14:paraId="6672FAAE" w14:textId="77777777" w:rsidR="00181D6E" w:rsidRDefault="00181D6E" w:rsidP="00783328">
      <w:pPr>
        <w:rPr>
          <w:del w:id="578" w:author="Zhao Chunjiang" w:date="2026-10-07T08:00:00Z"/>
        </w:rPr>
      </w:pPr>
      <w:del w:id="579" w:author="Zhao Chunjiang" w:date="2026-10-07T08:00:00Z">
        <w:r>
          <w:delText>Figure 3. MIC prediction by machine learning of different antibiotics and key descriptive parameters of prediction results.</w:delText>
        </w:r>
      </w:del>
    </w:p>
    <w:p w14:paraId="6407DFF1" w14:textId="77777777" w:rsidR="00181D6E" w:rsidRDefault="00181D6E" w:rsidP="005E3E35">
      <w:pPr>
        <w:jc w:val="left"/>
        <w:rPr>
          <w:del w:id="580" w:author="Zhao Chunjiang" w:date="2026-10-07T08:00:00Z"/>
        </w:rPr>
      </w:pPr>
      <w:del w:id="581" w:author="Zhao Chunjiang" w:date="2026-10-07T08:00:00Z">
        <w:r>
          <w:delText>PEN: Penicillin</w:delText>
        </w:r>
      </w:del>
    </w:p>
    <w:p w14:paraId="1D270E9F" w14:textId="77777777" w:rsidR="00181D6E" w:rsidRDefault="00181D6E" w:rsidP="005E3E35">
      <w:pPr>
        <w:jc w:val="left"/>
        <w:rPr>
          <w:del w:id="582" w:author="Zhao Chunjiang" w:date="2026-10-07T08:00:00Z"/>
        </w:rPr>
      </w:pPr>
      <w:del w:id="583" w:author="Zhao Chunjiang" w:date="2026-10-07T08:00:00Z">
        <w:r>
          <w:delText>AMC: Amoxicillin-clavulanic acid</w:delText>
        </w:r>
      </w:del>
    </w:p>
    <w:p w14:paraId="7E68BD14" w14:textId="77777777" w:rsidR="00181D6E" w:rsidRDefault="00181D6E" w:rsidP="005E3E35">
      <w:pPr>
        <w:jc w:val="left"/>
        <w:rPr>
          <w:del w:id="584" w:author="Zhao Chunjiang" w:date="2026-10-07T08:00:00Z"/>
        </w:rPr>
      </w:pPr>
      <w:del w:id="585" w:author="Zhao Chunjiang" w:date="2026-10-07T08:00:00Z">
        <w:r>
          <w:delText xml:space="preserve">CRO: </w:delText>
        </w:r>
        <w:r>
          <w:rPr>
            <w:rFonts w:eastAsia="DengXian" w:cs="Times New Roman"/>
            <w:color w:val="000000"/>
            <w:kern w:val="0"/>
            <w:sz w:val="22"/>
          </w:rPr>
          <w:delText>Ceftriaxone</w:delText>
        </w:r>
      </w:del>
    </w:p>
    <w:p w14:paraId="132AA7DF" w14:textId="77777777" w:rsidR="00181D6E" w:rsidRDefault="00181D6E" w:rsidP="005E3E35">
      <w:pPr>
        <w:jc w:val="left"/>
        <w:rPr>
          <w:del w:id="586" w:author="Zhao Chunjiang" w:date="2026-10-07T08:00:00Z"/>
        </w:rPr>
      </w:pPr>
      <w:del w:id="587" w:author="Zhao Chunjiang" w:date="2026-10-07T08:00:00Z">
        <w:r>
          <w:delText xml:space="preserve">ERY: </w:delText>
        </w:r>
        <w:r>
          <w:rPr>
            <w:rFonts w:eastAsia="DengXian" w:cs="Times New Roman"/>
            <w:color w:val="000000"/>
            <w:kern w:val="0"/>
            <w:sz w:val="22"/>
          </w:rPr>
          <w:delText>Erythromycin</w:delText>
        </w:r>
      </w:del>
    </w:p>
    <w:p w14:paraId="6676D660" w14:textId="77777777" w:rsidR="00181D6E" w:rsidRDefault="00181D6E" w:rsidP="005E3E35">
      <w:pPr>
        <w:jc w:val="left"/>
        <w:rPr>
          <w:del w:id="588" w:author="Zhao Chunjiang" w:date="2026-10-07T08:00:00Z"/>
        </w:rPr>
      </w:pPr>
      <w:del w:id="589" w:author="Zhao Chunjiang" w:date="2026-10-07T08:00:00Z">
        <w:r>
          <w:delText xml:space="preserve">CLI: </w:delText>
        </w:r>
        <w:r>
          <w:rPr>
            <w:rFonts w:eastAsia="DengXian" w:cs="Times New Roman"/>
            <w:color w:val="000000"/>
            <w:kern w:val="0"/>
            <w:sz w:val="22"/>
          </w:rPr>
          <w:delText>Clindamycin</w:delText>
        </w:r>
      </w:del>
    </w:p>
    <w:p w14:paraId="780AFBD6" w14:textId="77777777" w:rsidR="00181D6E" w:rsidRDefault="00181D6E" w:rsidP="005E3E35">
      <w:pPr>
        <w:jc w:val="left"/>
        <w:rPr>
          <w:del w:id="590" w:author="Zhao Chunjiang" w:date="2026-10-07T08:00:00Z"/>
        </w:rPr>
      </w:pPr>
      <w:del w:id="591" w:author="Zhao Chunjiang" w:date="2026-10-07T08:00:00Z">
        <w:r>
          <w:delText xml:space="preserve">LVX: </w:delText>
        </w:r>
        <w:r>
          <w:rPr>
            <w:rFonts w:eastAsia="DengXian" w:cs="Times New Roman"/>
            <w:color w:val="000000"/>
            <w:kern w:val="0"/>
            <w:sz w:val="22"/>
          </w:rPr>
          <w:delText>Levofloxacin</w:delText>
        </w:r>
      </w:del>
    </w:p>
    <w:p w14:paraId="586C2E36" w14:textId="77777777" w:rsidR="00181D6E" w:rsidRDefault="00181D6E" w:rsidP="005E3E35">
      <w:pPr>
        <w:jc w:val="left"/>
        <w:rPr>
          <w:del w:id="592" w:author="Zhao Chunjiang" w:date="2026-10-07T08:00:00Z"/>
        </w:rPr>
      </w:pPr>
      <w:del w:id="593" w:author="Zhao Chunjiang" w:date="2026-10-07T08:00:00Z">
        <w:r>
          <w:delText xml:space="preserve">MFX: </w:delText>
        </w:r>
        <w:r>
          <w:rPr>
            <w:rFonts w:eastAsia="DengXian" w:cs="Times New Roman"/>
            <w:color w:val="000000"/>
            <w:kern w:val="0"/>
            <w:sz w:val="22"/>
          </w:rPr>
          <w:delText>Moxifloxacin</w:delText>
        </w:r>
      </w:del>
    </w:p>
    <w:p w14:paraId="4935B5FE" w14:textId="77777777" w:rsidR="00181D6E" w:rsidRDefault="00181D6E" w:rsidP="005E3E35">
      <w:pPr>
        <w:jc w:val="left"/>
        <w:rPr>
          <w:del w:id="594" w:author="Zhao Chunjiang" w:date="2026-10-07T08:00:00Z"/>
          <w:rFonts w:eastAsia="DengXian" w:cs="Times New Roman"/>
          <w:color w:val="000000"/>
          <w:kern w:val="0"/>
          <w:sz w:val="22"/>
        </w:rPr>
      </w:pPr>
      <w:del w:id="595" w:author="Zhao Chunjiang" w:date="2026-10-07T08:00:00Z">
        <w:r>
          <w:delText xml:space="preserve">SXT: </w:delText>
        </w:r>
        <w:r>
          <w:rPr>
            <w:rFonts w:eastAsia="DengXian" w:cs="Times New Roman"/>
            <w:color w:val="000000"/>
            <w:kern w:val="0"/>
            <w:sz w:val="22"/>
          </w:rPr>
          <w:delText>Sulfamethoxazole-trimethoprim</w:delText>
        </w:r>
      </w:del>
    </w:p>
    <w:p w14:paraId="2C93AC17" w14:textId="77777777" w:rsidR="00181D6E" w:rsidRDefault="00181D6E" w:rsidP="009C0DC5">
      <w:pPr>
        <w:rPr>
          <w:del w:id="596" w:author="Zhao Chunjiang" w:date="2026-10-07T08:00:00Z"/>
        </w:rPr>
      </w:pPr>
    </w:p>
    <w:p w14:paraId="383DA787" w14:textId="77777777" w:rsidR="00181D6E" w:rsidRDefault="00181D6E" w:rsidP="005E3E35">
      <w:pPr>
        <w:rPr>
          <w:del w:id="597" w:author="Zhao Chunjiang" w:date="2026-10-07T08:00:00Z"/>
        </w:rPr>
      </w:pPr>
      <w:del w:id="598" w:author="Zhao Chunjiang" w:date="2026-10-07T08:00:00Z">
        <w:r>
          <w:delText>Figure 4. Important k-mer sequences associated with drug resistance.</w:delText>
        </w:r>
      </w:del>
    </w:p>
    <w:p w14:paraId="3050B039" w14:textId="77777777" w:rsidR="00181D6E" w:rsidRDefault="00181D6E" w:rsidP="005E3E35">
      <w:pPr>
        <w:rPr>
          <w:del w:id="599" w:author="Zhao Chunjiang" w:date="2026-10-07T08:00:00Z"/>
        </w:rPr>
      </w:pPr>
      <w:del w:id="600" w:author="Zhao Chunjiang" w:date="2026-10-07T08:00:00Z">
        <w:r>
          <w:delText>Caption: In strains resistant to specific antimicrobial agents, the abundance of certain k-mers is higher than that of other k-mers. The X-axis in this figure represents abundance, while the Y-axis represents the sequence of different resistance related k-mers. The figure shows that specific k-mer sequences are commonly found in strains resistant to β-lactams, suggesting that these strains share a common mechanism of resistance to this class of drugs.</w:delText>
        </w:r>
      </w:del>
    </w:p>
    <w:p w14:paraId="22854DCE" w14:textId="77777777" w:rsidR="00181D6E" w:rsidRDefault="00181D6E" w:rsidP="005E3E35">
      <w:pPr>
        <w:rPr>
          <w:del w:id="601" w:author="Zhao Chunjiang" w:date="2026-10-07T08:00:00Z"/>
        </w:rPr>
      </w:pPr>
    </w:p>
    <w:p w14:paraId="6F069C2B" w14:textId="77777777" w:rsidR="00181D6E" w:rsidRDefault="00181D6E" w:rsidP="005E3E35">
      <w:pPr>
        <w:rPr>
          <w:del w:id="602" w:author="Zhao Chunjiang" w:date="2026-10-07T08:00:00Z"/>
        </w:rPr>
      </w:pPr>
      <w:del w:id="603" w:author="Zhao Chunjiang" w:date="2026-10-07T08:00:00Z">
        <w:r>
          <w:delText>Figure 5. Clinical validation results of 33 S. pneumoniae strains, comparison between machine learning predicted MIC values and MIC Values obtained by traditional method.</w:delText>
        </w:r>
      </w:del>
    </w:p>
    <w:p w14:paraId="6BA210A2" w14:textId="77777777" w:rsidR="00181D6E" w:rsidRDefault="00181D6E" w:rsidP="005E3E35">
      <w:pPr>
        <w:rPr>
          <w:del w:id="604" w:author="Zhao Chunjiang" w:date="2026-10-07T08:00:00Z"/>
        </w:rPr>
      </w:pPr>
    </w:p>
    <w:p w14:paraId="43651029" w14:textId="77777777" w:rsidR="00181D6E" w:rsidRDefault="00181D6E" w:rsidP="005E3E35">
      <w:pPr>
        <w:rPr>
          <w:del w:id="605" w:author="Zhao Chunjiang" w:date="2026-10-07T08:00:00Z"/>
        </w:rPr>
      </w:pPr>
      <w:del w:id="606" w:author="Zhao Chunjiang" w:date="2026-10-07T08:00:00Z">
        <w:r>
          <w:delText xml:space="preserve">Figure 6. The results of 50 randomizations of machine learning parameters for the 33 clinical validation strains </w:delText>
        </w:r>
      </w:del>
    </w:p>
    <w:p w14:paraId="1729D1BC" w14:textId="77777777" w:rsidR="00181D6E" w:rsidRDefault="00181D6E" w:rsidP="005E3E35">
      <w:pPr>
        <w:rPr>
          <w:del w:id="607" w:author="Zhao Chunjiang" w:date="2026-10-07T08:00:00Z"/>
        </w:rPr>
      </w:pPr>
      <w:del w:id="608" w:author="Zhao Chunjiang" w:date="2026-10-07T08:00:00Z">
        <w:r>
          <w:delText>Caption: In the figure, red points represent MIC results obtained using traditional methods, while the boxplots depict the predicted results after machine learning for each strain. The median within the boxplots serves as the final prediction.</w:delText>
        </w:r>
      </w:del>
    </w:p>
    <w:p w14:paraId="3A5FCECC" w14:textId="77777777" w:rsidR="005C1602" w:rsidRDefault="00000000">
      <w:pPr>
        <w:rPr>
          <w:ins w:id="609" w:author="Zhao Chunjiang" w:date="2026-10-07T08:00:00Z"/>
        </w:rPr>
      </w:pPr>
      <w:ins w:id="610" w:author="Zhao Chunjiang" w:date="2026-10-07T08:00:00Z">
        <w:r>
          <w:rPr>
            <w:b/>
          </w:rPr>
          <w:t xml:space="preserve">Figure 1. </w:t>
        </w:r>
        <w:r>
          <w:t>Workflow of the study. Genomes of 607 domestic and 320 GPS isolates were assembled, filtered and converted into canonical 10-mer counts. Lineage clusters were defined from the Jaccard distance of variable 10-mers. XGBoost regression and classification models were evaluated by nested cross-validation with random splitting (upper bound) and lineage-grouped splitting (lower bound). The final k-mer model trained on all 927 isolates was applied to 48 clinical validation isolates. GPS, Global Pneumococcal Sequencing project; ST, sequence type; NS, non-susceptible; AMC, amoxicillin-clavulanate; MFX, moxifloxacin; SXT, trimethoprim-sulfamethoxazole; PKUPH, Peking University People’s Hospital.</w:t>
        </w:r>
      </w:ins>
    </w:p>
    <w:p w14:paraId="088D361D" w14:textId="77777777" w:rsidR="005C1602" w:rsidRDefault="00000000">
      <w:pPr>
        <w:rPr>
          <w:ins w:id="611" w:author="Zhao Chunjiang" w:date="2026-10-07T08:00:00Z"/>
        </w:rPr>
      </w:pPr>
      <w:ins w:id="612" w:author="Zhao Chunjiang" w:date="2026-10-07T08:00:00Z">
        <w:r>
          <w:rPr>
            <w:b/>
          </w:rPr>
          <w:t xml:space="preserve">Figure 2. </w:t>
        </w:r>
        <w:r>
          <w:t>Cross-validated performance of the k-mer models under random and lineage-grouped splitting (n = 927). (A) Essential agreement (predicted MIC within ±1 doubling dilution). (B) Categorical agreement (S/I/R). (C) Sensitivity of the S/NS classifier for non-susceptible isolates. Points show pooled out-of-fold estimates and horizontal lines show bootstrap 95% confidence intervals. For trimethoprim-sulfamethoxazole, only domestic isolates with measured MICs are shown. Because all domestic isolates were penicillin-NS and most were erythromycin- and clindamycin-resistant, the pooled sensitivity in (C) is partly influenced by isolate origin; results stratified by origin are given in Table S2. The levofloxacin classifier was not fitted because fewer than 10 isolates were NS.</w:t>
        </w:r>
      </w:ins>
    </w:p>
    <w:p w14:paraId="2C61AD62" w14:textId="77777777" w:rsidR="005C1602" w:rsidRDefault="00000000">
      <w:pPr>
        <w:rPr>
          <w:ins w:id="613" w:author="Zhao Chunjiang" w:date="2026-10-07T08:00:00Z"/>
        </w:rPr>
      </w:pPr>
      <w:ins w:id="614" w:author="Zhao Chunjiang" w:date="2026-10-07T08:00:00Z">
        <w:r>
          <w:rPr>
            <w:b/>
          </w:rPr>
          <w:t xml:space="preserve">Figure 3. </w:t>
        </w:r>
        <w:r>
          <w:t xml:space="preserve">Comparison of predicted MICs and Etest MICs in 48 clinical validation isolates. (A) Penicillin, (B) ceftriaxone, (C) erythromycin, (D) clindamycin, (E) levofloxacin and (F) trimethoprim-sulfamethoxazole. Numbers in the cells indicate the </w:t>
        </w:r>
        <w:r>
          <w:lastRenderedPageBreak/>
          <w:t>number of isolates. Gray cells indicate agreement within ±1 doubling dilution (essential agreement). Dashed and solid lines indicate the CLSI susceptible and resistant breakpoints, respectively (penicillin, oral; ceftriaxone, non-meningitis). EA, essential agreement; CA, categorical agreement; VME, very major error; ME, major error.</w:t>
        </w:r>
      </w:ins>
    </w:p>
    <w:p w14:paraId="3A4560F1" w14:textId="77777777" w:rsidR="005C1602" w:rsidRDefault="00000000">
      <w:pPr>
        <w:rPr>
          <w:ins w:id="615" w:author="Zhao Chunjiang" w:date="2026-10-07T08:00:00Z"/>
        </w:rPr>
      </w:pPr>
      <w:ins w:id="616" w:author="Zhao Chunjiang" w:date="2026-10-07T08:00:00Z">
        <w:r>
          <w:rPr>
            <w:b/>
          </w:rPr>
          <w:t xml:space="preserve">Figure 4. </w:t>
        </w:r>
        <w:r>
          <w:t>Important k-mers in the regression models (lineage-grouped cross-validation, k-mer features). (A) The six k-mers with the highest gain for each antimicrobial agent; color indicates the share of total gain of each k-mer within each agent. (B) Number of k-mers shared among the 50 most important k-mers of each pair of agents. The k-mers were not mapped to specific genes. PEN, penicillin; AMC, amoxicillin-clavulanate; CRO, ceftriaxone; ERY, erythromycin; CLI, clindamycin; SXT, trimethoprim-sulfamethoxazole.</w:t>
        </w:r>
      </w:ins>
    </w:p>
    <w:p w14:paraId="12A4DD50" w14:textId="77777777" w:rsidR="00181D6E" w:rsidRDefault="00181D6E" w:rsidP="005E3E35"/>
    <w:p w14:paraId="59CAFEC8" w14:textId="77777777" w:rsidR="00181D6E" w:rsidRDefault="00181D6E" w:rsidP="005E3E35"/>
    <w:p w14:paraId="5B9D2BC0" w14:textId="77777777" w:rsidR="00181D6E" w:rsidRDefault="00181D6E" w:rsidP="0004438E">
      <w:pPr>
        <w:widowControl/>
        <w:spacing w:line="240" w:lineRule="auto"/>
        <w:jc w:val="left"/>
        <w:sectPr w:rsidR="00181D6E" w:rsidSect="00181D6E">
          <w:pgSz w:w="11906" w:h="16838"/>
          <w:pgMar w:top="1440" w:right="1800" w:bottom="1440" w:left="1800" w:header="851" w:footer="992" w:gutter="0"/>
          <w:lnNumType w:countBy="1" w:restart="continuous"/>
          <w:cols w:space="425"/>
          <w:docGrid w:type="lines" w:linePitch="326"/>
        </w:sectPr>
      </w:pPr>
      <w:r>
        <w:br w:type="page"/>
      </w:r>
    </w:p>
    <w:p w14:paraId="37A45093" w14:textId="77777777" w:rsidR="00181D6E" w:rsidRDefault="00181D6E" w:rsidP="0004438E">
      <w:pPr>
        <w:pStyle w:val="a"/>
      </w:pPr>
      <w:r>
        <w:rPr>
          <w:rFonts w:hint="eastAsia"/>
        </w:rPr>
        <w:lastRenderedPageBreak/>
        <w:t>F</w:t>
      </w:r>
      <w:r>
        <w:t>igures</w:t>
      </w:r>
    </w:p>
    <w:p w14:paraId="35B3D97D" w14:textId="77777777" w:rsidR="00181D6E" w:rsidRPr="005462F6" w:rsidRDefault="00181D6E" w:rsidP="0004438E">
      <w:pPr>
        <w:widowControl/>
        <w:jc w:val="center"/>
        <w:rPr>
          <w:del w:id="617" w:author="Zhao Chunjiang" w:date="2026-10-07T08:00:00Z"/>
        </w:rPr>
      </w:pPr>
    </w:p>
    <w:p w14:paraId="4FAB7231" w14:textId="77777777" w:rsidR="00181D6E" w:rsidRDefault="00181D6E" w:rsidP="0004438E">
      <w:pPr>
        <w:jc w:val="center"/>
        <w:rPr>
          <w:del w:id="618" w:author="Zhao Chunjiang" w:date="2026-10-07T08:00:00Z"/>
        </w:rPr>
      </w:pPr>
      <w:del w:id="619" w:author="Zhao Chunjiang" w:date="2026-10-07T08:00:00Z">
        <w:r>
          <w:rPr>
            <w:noProof/>
          </w:rPr>
          <w:drawing>
            <wp:inline distT="0" distB="0" distL="0" distR="0" wp14:anchorId="376BCE5E" wp14:editId="3DD8B292">
              <wp:extent cx="6641676" cy="4460187"/>
              <wp:effectExtent l="0" t="0" r="6985" b="0"/>
              <wp:docPr id="7" name="图片 7" descr="figure_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_2_orig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5860" cy="4469712"/>
                      </a:xfrm>
                      <a:prstGeom prst="rect">
                        <a:avLst/>
                      </a:prstGeom>
                      <a:noFill/>
                      <a:ln>
                        <a:noFill/>
                      </a:ln>
                    </pic:spPr>
                  </pic:pic>
                </a:graphicData>
              </a:graphic>
            </wp:inline>
          </w:drawing>
        </w:r>
      </w:del>
    </w:p>
    <w:p w14:paraId="7F489D36" w14:textId="77777777" w:rsidR="00181D6E" w:rsidRPr="006D6839" w:rsidRDefault="00181D6E" w:rsidP="00354124">
      <w:pPr>
        <w:pStyle w:val="a1"/>
        <w:rPr>
          <w:del w:id="620" w:author="Zhao Chunjiang" w:date="2026-10-07T08:00:00Z"/>
          <w:szCs w:val="24"/>
        </w:rPr>
      </w:pPr>
      <w:del w:id="621" w:author="Zhao Chunjiang" w:date="2026-10-07T08:00:00Z">
        <w:r>
          <w:rPr>
            <w:sz w:val="24"/>
            <w:szCs w:val="24"/>
          </w:rPr>
          <w:delText xml:space="preserve">Figure 1. </w:delText>
        </w:r>
        <w:r>
          <w:rPr>
            <w:rStyle w:val="rynqvb"/>
            <w:sz w:val="24"/>
            <w:szCs w:val="24"/>
            <w:lang w:val="en"/>
          </w:rPr>
          <w:delText>The flowchart of this study encompasses phenotype experiments, bacterial strain sequencing, and the construction of machine learning models.</w:delText>
        </w:r>
        <w:r>
          <w:rPr>
            <w:sz w:val="24"/>
            <w:szCs w:val="24"/>
          </w:rPr>
          <w:delText xml:space="preserve"> </w:delText>
        </w:r>
      </w:del>
    </w:p>
    <w:p w14:paraId="1FC41189" w14:textId="77777777" w:rsidR="00181D6E" w:rsidRDefault="00181D6E" w:rsidP="0004438E">
      <w:pPr>
        <w:widowControl/>
        <w:jc w:val="left"/>
        <w:rPr>
          <w:del w:id="622" w:author="Zhao Chunjiang" w:date="2026-10-07T08:00:00Z"/>
        </w:rPr>
      </w:pPr>
      <w:del w:id="623" w:author="Zhao Chunjiang" w:date="2026-10-07T08:00:00Z">
        <w:r>
          <w:br w:type="page"/>
        </w:r>
        <w:r>
          <w:rPr>
            <w:noProof/>
          </w:rPr>
          <w:drawing>
            <wp:inline distT="0" distB="0" distL="0" distR="0" wp14:anchorId="3D477211" wp14:editId="78EFC6A5">
              <wp:extent cx="8857615" cy="4688205"/>
              <wp:effectExtent l="0" t="0" r="635" b="0"/>
              <wp:docPr id="6" name="图片 6" descr="633_dum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33_dumm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57615" cy="4688205"/>
                      </a:xfrm>
                      <a:prstGeom prst="rect">
                        <a:avLst/>
                      </a:prstGeom>
                      <a:noFill/>
                      <a:ln>
                        <a:noFill/>
                      </a:ln>
                    </pic:spPr>
                  </pic:pic>
                </a:graphicData>
              </a:graphic>
            </wp:inline>
          </w:drawing>
        </w:r>
      </w:del>
    </w:p>
    <w:p w14:paraId="3FE1846B" w14:textId="77777777" w:rsidR="00181D6E" w:rsidRPr="006D6839" w:rsidRDefault="00181D6E" w:rsidP="00354124">
      <w:pPr>
        <w:pStyle w:val="a1"/>
        <w:rPr>
          <w:del w:id="624" w:author="Zhao Chunjiang" w:date="2026-10-07T08:00:00Z"/>
          <w:szCs w:val="24"/>
        </w:rPr>
      </w:pPr>
      <w:del w:id="625" w:author="Zhao Chunjiang" w:date="2026-10-07T08:00:00Z">
        <w:r>
          <w:rPr>
            <w:sz w:val="24"/>
            <w:szCs w:val="24"/>
          </w:rPr>
          <w:delText>Figure 2(a). MIC distribution and strain number of specific MIC of different antibiotics in this study (633 domestic strains).</w:delText>
        </w:r>
      </w:del>
    </w:p>
    <w:p w14:paraId="49A1D9EF" w14:textId="77777777" w:rsidR="00181D6E" w:rsidRDefault="00181D6E">
      <w:pPr>
        <w:widowControl/>
        <w:spacing w:line="240" w:lineRule="auto"/>
        <w:jc w:val="left"/>
        <w:rPr>
          <w:del w:id="626" w:author="Zhao Chunjiang" w:date="2026-10-07T08:00:00Z"/>
        </w:rPr>
      </w:pPr>
      <w:del w:id="627" w:author="Zhao Chunjiang" w:date="2026-10-07T08:00:00Z">
        <w:r>
          <w:br w:type="page"/>
        </w:r>
      </w:del>
    </w:p>
    <w:p w14:paraId="6132703A" w14:textId="77777777" w:rsidR="00181D6E" w:rsidRDefault="00181D6E" w:rsidP="0004438E">
      <w:pPr>
        <w:jc w:val="center"/>
        <w:rPr>
          <w:del w:id="628" w:author="Zhao Chunjiang" w:date="2026-10-07T08:00:00Z"/>
        </w:rPr>
      </w:pPr>
      <w:del w:id="629" w:author="Zhao Chunjiang" w:date="2026-10-07T08:00:00Z">
        <w:r>
          <w:rPr>
            <w:noProof/>
          </w:rPr>
          <w:drawing>
            <wp:inline distT="0" distB="0" distL="0" distR="0" wp14:anchorId="21A4AB4B" wp14:editId="7C8E6FE1">
              <wp:extent cx="8585835" cy="5274310"/>
              <wp:effectExtent l="0" t="0" r="0" b="0"/>
              <wp:docPr id="1328735428" name="Picture 5"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35428" name="Picture 5" descr="A graph of different colored bar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85835" cy="5274310"/>
                      </a:xfrm>
                      <a:prstGeom prst="rect">
                        <a:avLst/>
                      </a:prstGeom>
                    </pic:spPr>
                  </pic:pic>
                </a:graphicData>
              </a:graphic>
            </wp:inline>
          </w:drawing>
        </w:r>
      </w:del>
    </w:p>
    <w:p w14:paraId="67084912" w14:textId="77777777" w:rsidR="00181D6E" w:rsidRPr="006D6839" w:rsidRDefault="00181D6E" w:rsidP="00354124">
      <w:pPr>
        <w:pStyle w:val="a1"/>
        <w:rPr>
          <w:del w:id="630" w:author="Zhao Chunjiang" w:date="2026-10-07T08:00:00Z"/>
          <w:szCs w:val="24"/>
        </w:rPr>
      </w:pPr>
      <w:del w:id="631" w:author="Zhao Chunjiang" w:date="2026-10-07T08:00:00Z">
        <w:r>
          <w:rPr>
            <w:sz w:val="24"/>
            <w:szCs w:val="24"/>
          </w:rPr>
          <w:delText xml:space="preserve">Figure 2(b). The distribution of antimicrobial susceptibility of 320 penicillin-sensitive </w:delText>
        </w:r>
        <w:r>
          <w:rPr>
            <w:i/>
            <w:sz w:val="24"/>
            <w:szCs w:val="24"/>
          </w:rPr>
          <w:delText>S. pneumoniae</w:delText>
        </w:r>
        <w:r>
          <w:rPr>
            <w:sz w:val="24"/>
            <w:szCs w:val="24"/>
          </w:rPr>
          <w:delText xml:space="preserve"> strains screened from the GPS database.</w:delText>
        </w:r>
      </w:del>
    </w:p>
    <w:p w14:paraId="43E815E0" w14:textId="77777777" w:rsidR="00181D6E" w:rsidRDefault="00181D6E" w:rsidP="0004438E">
      <w:pPr>
        <w:jc w:val="center"/>
        <w:rPr>
          <w:del w:id="632" w:author="Zhao Chunjiang" w:date="2026-10-07T08:00:00Z"/>
        </w:rPr>
      </w:pPr>
    </w:p>
    <w:p w14:paraId="399C0027" w14:textId="77777777" w:rsidR="00181D6E" w:rsidRDefault="00181D6E">
      <w:pPr>
        <w:widowControl/>
        <w:spacing w:line="240" w:lineRule="auto"/>
        <w:jc w:val="left"/>
        <w:rPr>
          <w:del w:id="633" w:author="Zhao Chunjiang" w:date="2026-10-07T08:00:00Z"/>
        </w:rPr>
      </w:pPr>
    </w:p>
    <w:p w14:paraId="30BEA07A" w14:textId="77777777" w:rsidR="00181D6E" w:rsidRDefault="00181D6E">
      <w:pPr>
        <w:widowControl/>
        <w:spacing w:line="240" w:lineRule="auto"/>
        <w:jc w:val="left"/>
        <w:rPr>
          <w:del w:id="634" w:author="Zhao Chunjiang" w:date="2026-10-07T08:00:00Z"/>
        </w:rPr>
      </w:pPr>
      <w:del w:id="635" w:author="Zhao Chunjiang" w:date="2026-10-07T08:00:00Z">
        <w:r>
          <w:br w:type="page"/>
        </w:r>
      </w:del>
    </w:p>
    <w:p w14:paraId="1C1F26AA" w14:textId="77777777" w:rsidR="00181D6E" w:rsidRDefault="000F38F0">
      <w:pPr>
        <w:widowControl/>
        <w:spacing w:line="240" w:lineRule="auto"/>
        <w:jc w:val="left"/>
        <w:rPr>
          <w:del w:id="636" w:author="Zhao Chunjiang" w:date="2026-10-07T08:00:00Z"/>
        </w:rPr>
      </w:pPr>
      <w:del w:id="637" w:author="Zhao Chunjiang" w:date="2026-10-07T08:00:00Z">
        <w:r>
          <w:rPr>
            <w:noProof/>
          </w:rPr>
          <w:pict w14:anchorId="6B395A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697.8pt;height:334.7pt;mso-width-percent:0;mso-height-percent:0;mso-width-percent:0;mso-height-percent:0">
              <v:imagedata r:id="rId11" o:title="Figure 3(c) 33株临床验证菌株"/>
            </v:shape>
          </w:pict>
        </w:r>
      </w:del>
    </w:p>
    <w:p w14:paraId="721B0007" w14:textId="77777777" w:rsidR="00181D6E" w:rsidRPr="006D6839" w:rsidRDefault="00181D6E" w:rsidP="00354124">
      <w:pPr>
        <w:pStyle w:val="a1"/>
        <w:rPr>
          <w:del w:id="638" w:author="Zhao Chunjiang" w:date="2026-10-07T08:00:00Z"/>
          <w:szCs w:val="24"/>
        </w:rPr>
      </w:pPr>
      <w:del w:id="639" w:author="Zhao Chunjiang" w:date="2026-10-07T08:00:00Z">
        <w:r>
          <w:rPr>
            <w:sz w:val="24"/>
            <w:szCs w:val="24"/>
          </w:rPr>
          <w:delText xml:space="preserve">Figure 2(c) The distribution of antimicrobial susceptibility of 33 clinical validation </w:delText>
        </w:r>
        <w:r>
          <w:rPr>
            <w:i/>
            <w:sz w:val="24"/>
            <w:szCs w:val="24"/>
          </w:rPr>
          <w:delText>S. pneumoniae</w:delText>
        </w:r>
        <w:r>
          <w:rPr>
            <w:sz w:val="24"/>
            <w:szCs w:val="24"/>
          </w:rPr>
          <w:delText xml:space="preserve"> strains.</w:delText>
        </w:r>
      </w:del>
    </w:p>
    <w:p w14:paraId="10DCF632" w14:textId="77777777" w:rsidR="00181D6E" w:rsidRDefault="00181D6E">
      <w:pPr>
        <w:widowControl/>
        <w:spacing w:line="240" w:lineRule="auto"/>
        <w:jc w:val="left"/>
        <w:rPr>
          <w:del w:id="640" w:author="Zhao Chunjiang" w:date="2026-10-07T08:00:00Z"/>
        </w:rPr>
      </w:pPr>
      <w:del w:id="641" w:author="Zhao Chunjiang" w:date="2026-10-07T08:00:00Z">
        <w:r>
          <w:br w:type="page"/>
        </w:r>
      </w:del>
    </w:p>
    <w:p w14:paraId="07DD93FD" w14:textId="77777777" w:rsidR="00181D6E" w:rsidRDefault="00181D6E" w:rsidP="0004438E">
      <w:pPr>
        <w:jc w:val="center"/>
        <w:rPr>
          <w:del w:id="642" w:author="Zhao Chunjiang" w:date="2026-10-07T08:00:00Z"/>
        </w:rPr>
      </w:pPr>
    </w:p>
    <w:p w14:paraId="5A8310BF" w14:textId="77777777" w:rsidR="00181D6E" w:rsidRDefault="000F38F0" w:rsidP="003261C5">
      <w:pPr>
        <w:widowControl/>
        <w:jc w:val="left"/>
        <w:rPr>
          <w:del w:id="643" w:author="Zhao Chunjiang" w:date="2026-10-07T08:00:00Z"/>
        </w:rPr>
      </w:pPr>
      <w:ins w:id="644" w:author="Zhao Chunjiang" w:date="2025-04-01T20:38:00Z">
        <w:del w:id="645" w:author="Zhao Chunjiang" w:date="2026-10-07T08:00:00Z">
          <w:r>
            <w:rPr>
              <w:noProof/>
            </w:rPr>
            <w:pict w14:anchorId="672CC801">
              <v:shape id="_x0000_i1025" type="#_x0000_t75" alt="" style="width:697pt;height:320.15pt;mso-width-percent:0;mso-height-percent:0;mso-width-percent:0;mso-height-percent:0">
                <v:imagedata r:id="rId12" o:title="Figure 4_8个散点图_2审"/>
              </v:shape>
            </w:pict>
          </w:r>
        </w:del>
      </w:ins>
    </w:p>
    <w:p w14:paraId="7126664C" w14:textId="77777777" w:rsidR="00181D6E" w:rsidRPr="006D6839" w:rsidRDefault="00181D6E" w:rsidP="00354124">
      <w:pPr>
        <w:pStyle w:val="a1"/>
        <w:rPr>
          <w:del w:id="646" w:author="Zhao Chunjiang" w:date="2026-10-07T08:00:00Z"/>
          <w:szCs w:val="24"/>
        </w:rPr>
      </w:pPr>
      <w:del w:id="647" w:author="Zhao Chunjiang" w:date="2026-10-07T08:00:00Z">
        <w:r>
          <w:rPr>
            <w:sz w:val="24"/>
            <w:szCs w:val="24"/>
          </w:rPr>
          <w:delText>Figure 3. MIC prediction by machine learning of different antibiotics and key descriptive parameters of prediction results.</w:delText>
        </w:r>
      </w:del>
    </w:p>
    <w:p w14:paraId="692F5590" w14:textId="77777777" w:rsidR="00181D6E" w:rsidRDefault="00181D6E" w:rsidP="0004438E">
      <w:pPr>
        <w:jc w:val="left"/>
        <w:rPr>
          <w:del w:id="648" w:author="Zhao Chunjiang" w:date="2026-10-07T08:00:00Z"/>
        </w:rPr>
      </w:pPr>
      <w:del w:id="649" w:author="Zhao Chunjiang" w:date="2026-10-07T08:00:00Z">
        <w:r>
          <w:delText>PEN: Penicillin</w:delText>
        </w:r>
      </w:del>
    </w:p>
    <w:p w14:paraId="57F25AFD" w14:textId="77777777" w:rsidR="00181D6E" w:rsidRDefault="00181D6E" w:rsidP="0004438E">
      <w:pPr>
        <w:jc w:val="left"/>
        <w:rPr>
          <w:del w:id="650" w:author="Zhao Chunjiang" w:date="2026-10-07T08:00:00Z"/>
        </w:rPr>
      </w:pPr>
      <w:del w:id="651" w:author="Zhao Chunjiang" w:date="2026-10-07T08:00:00Z">
        <w:r>
          <w:delText>AMC: Amoxicillin-clavulanic acid</w:delText>
        </w:r>
      </w:del>
    </w:p>
    <w:p w14:paraId="07998869" w14:textId="77777777" w:rsidR="00181D6E" w:rsidRDefault="00181D6E" w:rsidP="0004438E">
      <w:pPr>
        <w:jc w:val="left"/>
        <w:rPr>
          <w:del w:id="652" w:author="Zhao Chunjiang" w:date="2026-10-07T08:00:00Z"/>
        </w:rPr>
      </w:pPr>
      <w:del w:id="653" w:author="Zhao Chunjiang" w:date="2026-10-07T08:00:00Z">
        <w:r>
          <w:delText xml:space="preserve">CRO: </w:delText>
        </w:r>
        <w:r>
          <w:rPr>
            <w:rFonts w:eastAsia="DengXian" w:cs="Times New Roman"/>
            <w:color w:val="000000"/>
            <w:kern w:val="0"/>
            <w:sz w:val="22"/>
          </w:rPr>
          <w:delText>Ceftriaxone</w:delText>
        </w:r>
      </w:del>
    </w:p>
    <w:p w14:paraId="2812D839" w14:textId="77777777" w:rsidR="00181D6E" w:rsidRDefault="00181D6E" w:rsidP="0004438E">
      <w:pPr>
        <w:jc w:val="left"/>
        <w:rPr>
          <w:del w:id="654" w:author="Zhao Chunjiang" w:date="2026-10-07T08:00:00Z"/>
        </w:rPr>
      </w:pPr>
      <w:del w:id="655" w:author="Zhao Chunjiang" w:date="2026-10-07T08:00:00Z">
        <w:r>
          <w:delText xml:space="preserve">ERY: </w:delText>
        </w:r>
        <w:r>
          <w:rPr>
            <w:rFonts w:eastAsia="DengXian" w:cs="Times New Roman"/>
            <w:color w:val="000000"/>
            <w:kern w:val="0"/>
            <w:sz w:val="22"/>
          </w:rPr>
          <w:delText>Erythromycin</w:delText>
        </w:r>
      </w:del>
    </w:p>
    <w:p w14:paraId="75FDBF65" w14:textId="77777777" w:rsidR="00181D6E" w:rsidRDefault="00181D6E" w:rsidP="0004438E">
      <w:pPr>
        <w:jc w:val="left"/>
        <w:rPr>
          <w:del w:id="656" w:author="Zhao Chunjiang" w:date="2026-10-07T08:00:00Z"/>
        </w:rPr>
      </w:pPr>
      <w:del w:id="657" w:author="Zhao Chunjiang" w:date="2026-10-07T08:00:00Z">
        <w:r>
          <w:delText xml:space="preserve">CLI: </w:delText>
        </w:r>
        <w:r>
          <w:rPr>
            <w:rFonts w:eastAsia="DengXian" w:cs="Times New Roman"/>
            <w:color w:val="000000"/>
            <w:kern w:val="0"/>
            <w:sz w:val="22"/>
          </w:rPr>
          <w:delText>Clindamycin</w:delText>
        </w:r>
      </w:del>
    </w:p>
    <w:p w14:paraId="22A48AD7" w14:textId="77777777" w:rsidR="00181D6E" w:rsidRDefault="00181D6E" w:rsidP="0004438E">
      <w:pPr>
        <w:jc w:val="left"/>
        <w:rPr>
          <w:del w:id="658" w:author="Zhao Chunjiang" w:date="2026-10-07T08:00:00Z"/>
        </w:rPr>
      </w:pPr>
      <w:del w:id="659" w:author="Zhao Chunjiang" w:date="2026-10-07T08:00:00Z">
        <w:r>
          <w:delText xml:space="preserve">LVX: </w:delText>
        </w:r>
        <w:r>
          <w:rPr>
            <w:rFonts w:eastAsia="DengXian" w:cs="Times New Roman"/>
            <w:color w:val="000000"/>
            <w:kern w:val="0"/>
            <w:sz w:val="22"/>
          </w:rPr>
          <w:delText>Levofloxacin</w:delText>
        </w:r>
      </w:del>
    </w:p>
    <w:p w14:paraId="1D6F2B68" w14:textId="77777777" w:rsidR="00181D6E" w:rsidRDefault="00181D6E" w:rsidP="0004438E">
      <w:pPr>
        <w:jc w:val="left"/>
        <w:rPr>
          <w:del w:id="660" w:author="Zhao Chunjiang" w:date="2026-10-07T08:00:00Z"/>
        </w:rPr>
      </w:pPr>
      <w:del w:id="661" w:author="Zhao Chunjiang" w:date="2026-10-07T08:00:00Z">
        <w:r>
          <w:delText xml:space="preserve">MFX: </w:delText>
        </w:r>
        <w:r>
          <w:rPr>
            <w:rFonts w:eastAsia="DengXian" w:cs="Times New Roman"/>
            <w:color w:val="000000"/>
            <w:kern w:val="0"/>
            <w:sz w:val="22"/>
          </w:rPr>
          <w:delText>Moxifloxacin</w:delText>
        </w:r>
      </w:del>
    </w:p>
    <w:p w14:paraId="4CE0EB54" w14:textId="77777777" w:rsidR="00181D6E" w:rsidRDefault="00181D6E" w:rsidP="0004438E">
      <w:pPr>
        <w:jc w:val="left"/>
        <w:rPr>
          <w:del w:id="662" w:author="Zhao Chunjiang" w:date="2026-10-07T08:00:00Z"/>
          <w:rFonts w:eastAsia="DengXian" w:cs="Times New Roman"/>
          <w:color w:val="000000"/>
          <w:kern w:val="0"/>
          <w:sz w:val="22"/>
        </w:rPr>
      </w:pPr>
      <w:del w:id="663" w:author="Zhao Chunjiang" w:date="2026-10-07T08:00:00Z">
        <w:r>
          <w:delText xml:space="preserve">SXT: </w:delText>
        </w:r>
        <w:r>
          <w:rPr>
            <w:rFonts w:eastAsia="DengXian" w:cs="Times New Roman"/>
            <w:color w:val="000000"/>
            <w:kern w:val="0"/>
            <w:sz w:val="22"/>
          </w:rPr>
          <w:delText>Sulfamethoxazole-trimethoprim</w:delText>
        </w:r>
      </w:del>
    </w:p>
    <w:p w14:paraId="6BB0D858" w14:textId="77777777" w:rsidR="00181D6E" w:rsidRDefault="00181D6E" w:rsidP="0004438E">
      <w:pPr>
        <w:widowControl/>
        <w:jc w:val="left"/>
        <w:rPr>
          <w:del w:id="664" w:author="Zhao Chunjiang" w:date="2026-10-07T08:00:00Z"/>
          <w:rFonts w:eastAsia="DengXian" w:cs="Times New Roman"/>
          <w:color w:val="000000"/>
          <w:kern w:val="0"/>
          <w:sz w:val="22"/>
        </w:rPr>
      </w:pPr>
    </w:p>
    <w:p w14:paraId="7A689835" w14:textId="77777777" w:rsidR="00181D6E" w:rsidRDefault="00181D6E" w:rsidP="0004438E">
      <w:pPr>
        <w:jc w:val="left"/>
        <w:rPr>
          <w:del w:id="665" w:author="Zhao Chunjiang" w:date="2026-10-07T08:00:00Z"/>
        </w:rPr>
      </w:pPr>
      <w:del w:id="666" w:author="Zhao Chunjiang" w:date="2026-10-07T08:00:00Z">
        <w:r>
          <w:rPr>
            <w:noProof/>
          </w:rPr>
          <w:drawing>
            <wp:inline distT="0" distB="0" distL="0" distR="0" wp14:anchorId="0E8C4D42" wp14:editId="377C90BD">
              <wp:extent cx="8857615" cy="3425825"/>
              <wp:effectExtent l="0" t="0" r="635" b="3175"/>
              <wp:docPr id="4" name="图片 4" descr="Fig 3_resistance related k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 3_resistance related km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57615" cy="3425825"/>
                      </a:xfrm>
                      <a:prstGeom prst="rect">
                        <a:avLst/>
                      </a:prstGeom>
                      <a:noFill/>
                      <a:ln>
                        <a:noFill/>
                      </a:ln>
                    </pic:spPr>
                  </pic:pic>
                </a:graphicData>
              </a:graphic>
            </wp:inline>
          </w:drawing>
        </w:r>
      </w:del>
    </w:p>
    <w:p w14:paraId="19A42D35" w14:textId="77777777" w:rsidR="00181D6E" w:rsidRPr="006D6839" w:rsidRDefault="00181D6E" w:rsidP="00354124">
      <w:pPr>
        <w:pStyle w:val="a1"/>
        <w:rPr>
          <w:del w:id="667" w:author="Zhao Chunjiang" w:date="2026-10-07T08:00:00Z"/>
          <w:szCs w:val="24"/>
        </w:rPr>
      </w:pPr>
      <w:del w:id="668" w:author="Zhao Chunjiang" w:date="2026-10-07T08:00:00Z">
        <w:r>
          <w:rPr>
            <w:sz w:val="24"/>
            <w:szCs w:val="24"/>
          </w:rPr>
          <w:delText xml:space="preserve">Figure 4. Important </w:delText>
        </w:r>
        <w:r>
          <w:rPr>
            <w:i/>
            <w:sz w:val="24"/>
            <w:szCs w:val="24"/>
          </w:rPr>
          <w:delText>k-mer</w:delText>
        </w:r>
        <w:r>
          <w:rPr>
            <w:sz w:val="24"/>
            <w:szCs w:val="24"/>
          </w:rPr>
          <w:delText xml:space="preserve"> sequences associated with drug resistance.</w:delText>
        </w:r>
      </w:del>
    </w:p>
    <w:p w14:paraId="4A66F8C9" w14:textId="77777777" w:rsidR="00181D6E" w:rsidRDefault="00181D6E" w:rsidP="0004438E">
      <w:pPr>
        <w:rPr>
          <w:del w:id="669" w:author="Zhao Chunjiang" w:date="2026-10-07T08:00:00Z"/>
        </w:rPr>
      </w:pPr>
      <w:del w:id="670" w:author="Zhao Chunjiang" w:date="2026-10-07T08:00:00Z">
        <w:r>
          <w:delText xml:space="preserve">Caption: In strains resistant to specific antimicrobial agents, the abundance of certain </w:delText>
        </w:r>
        <w:r>
          <w:rPr>
            <w:i/>
          </w:rPr>
          <w:delText>k</w:delText>
        </w:r>
        <w:r>
          <w:delText xml:space="preserve">-mers is higher than that of other </w:delText>
        </w:r>
        <w:r>
          <w:rPr>
            <w:i/>
          </w:rPr>
          <w:delText>k</w:delText>
        </w:r>
        <w:r>
          <w:delText xml:space="preserve">-mers. The X-axis in this figure represents abundance, while the Y-axis represents the sequence of different resistance related </w:delText>
        </w:r>
        <w:r>
          <w:rPr>
            <w:i/>
          </w:rPr>
          <w:delText>k</w:delText>
        </w:r>
        <w:r>
          <w:delText xml:space="preserve">-mers. The figure shows that specific </w:delText>
        </w:r>
        <w:r>
          <w:rPr>
            <w:i/>
          </w:rPr>
          <w:delText>k</w:delText>
        </w:r>
        <w:r>
          <w:delText xml:space="preserve">-mer sequences are commonly found in strains resistant to </w:delText>
        </w:r>
        <w:r>
          <w:rPr>
            <w:rFonts w:hint="eastAsia"/>
          </w:rPr>
          <w:delText>β</w:delText>
        </w:r>
        <w:r>
          <w:delText>-lactams, suggesting that these strains share a common mechanism of resistance to this class of drugs.</w:delText>
        </w:r>
        <w:r>
          <w:br w:type="page"/>
        </w:r>
      </w:del>
    </w:p>
    <w:p w14:paraId="6B630923" w14:textId="77777777" w:rsidR="00181D6E" w:rsidRDefault="00181D6E" w:rsidP="0004438E">
      <w:pPr>
        <w:rPr>
          <w:del w:id="671" w:author="Zhao Chunjiang" w:date="2026-10-07T08:00:00Z"/>
        </w:rPr>
      </w:pPr>
    </w:p>
    <w:p w14:paraId="516286EA" w14:textId="77777777" w:rsidR="00181D6E" w:rsidRDefault="00181D6E" w:rsidP="0004438E">
      <w:pPr>
        <w:rPr>
          <w:del w:id="672" w:author="Zhao Chunjiang" w:date="2026-10-07T08:00:00Z"/>
        </w:rPr>
      </w:pPr>
      <w:del w:id="673" w:author="Zhao Chunjiang" w:date="2026-10-07T08:00:00Z">
        <w:r>
          <w:rPr>
            <w:noProof/>
          </w:rPr>
          <w:drawing>
            <wp:inline distT="0" distB="0" distL="0" distR="0" wp14:anchorId="40C97951" wp14:editId="0C3FE1B6">
              <wp:extent cx="8863330" cy="4794250"/>
              <wp:effectExtent l="0" t="0" r="1270" b="6350"/>
              <wp:docPr id="687447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47095" name="Picture 687447095"/>
                      <pic:cNvPicPr/>
                    </pic:nvPicPr>
                    <pic:blipFill>
                      <a:blip r:embed="rId14">
                        <a:extLst>
                          <a:ext uri="{28A0092B-C50C-407E-A947-70E740481C1C}">
                            <a14:useLocalDpi xmlns:a14="http://schemas.microsoft.com/office/drawing/2010/main" val="0"/>
                          </a:ext>
                        </a:extLst>
                      </a:blip>
                      <a:stretch>
                        <a:fillRect/>
                      </a:stretch>
                    </pic:blipFill>
                    <pic:spPr>
                      <a:xfrm>
                        <a:off x="0" y="0"/>
                        <a:ext cx="8863330" cy="4794250"/>
                      </a:xfrm>
                      <a:prstGeom prst="rect">
                        <a:avLst/>
                      </a:prstGeom>
                    </pic:spPr>
                  </pic:pic>
                </a:graphicData>
              </a:graphic>
            </wp:inline>
          </w:drawing>
        </w:r>
      </w:del>
    </w:p>
    <w:p w14:paraId="4BDE9AF2" w14:textId="77777777" w:rsidR="00181D6E" w:rsidRPr="006D6839" w:rsidRDefault="00181D6E" w:rsidP="00354124">
      <w:pPr>
        <w:pStyle w:val="a1"/>
        <w:rPr>
          <w:del w:id="674" w:author="Zhao Chunjiang" w:date="2026-10-07T08:00:00Z"/>
          <w:szCs w:val="24"/>
        </w:rPr>
      </w:pPr>
      <w:del w:id="675" w:author="Zhao Chunjiang" w:date="2026-10-07T08:00:00Z">
        <w:r>
          <w:rPr>
            <w:sz w:val="24"/>
            <w:szCs w:val="24"/>
          </w:rPr>
          <w:delText xml:space="preserve">Figure 5. Clinical validation results of 33 </w:delText>
        </w:r>
        <w:r>
          <w:rPr>
            <w:i/>
            <w:sz w:val="24"/>
            <w:szCs w:val="24"/>
          </w:rPr>
          <w:delText>S. pneumoniae</w:delText>
        </w:r>
        <w:r>
          <w:rPr>
            <w:sz w:val="24"/>
            <w:szCs w:val="24"/>
          </w:rPr>
          <w:delText xml:space="preserve"> strains, comparison between machine learning predicted MIC values and MIC Values obtained by traditional method.</w:delText>
        </w:r>
        <w:r>
          <w:rPr>
            <w:sz w:val="24"/>
            <w:szCs w:val="24"/>
          </w:rPr>
          <w:br w:type="page"/>
        </w:r>
      </w:del>
    </w:p>
    <w:p w14:paraId="35EB0AE2" w14:textId="77777777" w:rsidR="00181D6E" w:rsidRDefault="00181D6E" w:rsidP="0004438E">
      <w:pPr>
        <w:jc w:val="center"/>
        <w:rPr>
          <w:del w:id="676" w:author="Zhao Chunjiang" w:date="2026-10-07T08:00:00Z"/>
        </w:rPr>
      </w:pPr>
    </w:p>
    <w:p w14:paraId="150D5932" w14:textId="77777777" w:rsidR="00181D6E" w:rsidRDefault="00181D6E" w:rsidP="0004438E">
      <w:pPr>
        <w:jc w:val="center"/>
        <w:rPr>
          <w:del w:id="677" w:author="Zhao Chunjiang" w:date="2026-10-07T08:00:00Z"/>
        </w:rPr>
      </w:pPr>
      <w:del w:id="678" w:author="Zhao Chunjiang" w:date="2026-10-07T08:00:00Z">
        <w:r>
          <w:rPr>
            <w:noProof/>
          </w:rPr>
          <w:drawing>
            <wp:inline distT="0" distB="0" distL="0" distR="0" wp14:anchorId="09C2A8F6" wp14:editId="7BB226FB">
              <wp:extent cx="8863330" cy="4459605"/>
              <wp:effectExtent l="0" t="0" r="1270" b="0"/>
              <wp:docPr id="836367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67872" name="Picture 8363678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63330" cy="4459605"/>
                      </a:xfrm>
                      <a:prstGeom prst="rect">
                        <a:avLst/>
                      </a:prstGeom>
                    </pic:spPr>
                  </pic:pic>
                </a:graphicData>
              </a:graphic>
            </wp:inline>
          </w:drawing>
        </w:r>
      </w:del>
    </w:p>
    <w:p w14:paraId="3C238584" w14:textId="77777777" w:rsidR="00181D6E" w:rsidRPr="006D6839" w:rsidRDefault="00181D6E" w:rsidP="00354124">
      <w:pPr>
        <w:pStyle w:val="a1"/>
        <w:rPr>
          <w:del w:id="679" w:author="Zhao Chunjiang" w:date="2026-10-07T08:00:00Z"/>
          <w:szCs w:val="24"/>
        </w:rPr>
      </w:pPr>
      <w:del w:id="680" w:author="Zhao Chunjiang" w:date="2026-10-07T08:00:00Z">
        <w:r>
          <w:rPr>
            <w:sz w:val="24"/>
            <w:szCs w:val="24"/>
          </w:rPr>
          <w:delText xml:space="preserve">Figure 6. The results of 50 randomizations of machine learning parameters for the 33 clinical validation strains </w:delText>
        </w:r>
      </w:del>
    </w:p>
    <w:p w14:paraId="39C5F531" w14:textId="77777777" w:rsidR="00181D6E" w:rsidRDefault="00181D6E" w:rsidP="00783328">
      <w:pPr>
        <w:rPr>
          <w:del w:id="681" w:author="Zhao Chunjiang" w:date="2026-10-07T08:00:00Z"/>
        </w:rPr>
      </w:pPr>
      <w:del w:id="682" w:author="Zhao Chunjiang" w:date="2026-10-07T08:00:00Z">
        <w:r>
          <w:delText>Caption: In the figure, red points represent MIC results obtained using traditional methods, while the boxplots depict the predicted results after machine learning for each strain. The median within the boxplots serves as the final prediction. The blue boxplot indicates that the mean was within ±1 dilution of the true value, representing accurate predictions. The red boxplot indicates that the mean exceeds ±1 dilution from the true value, representing inaccurate predictions.</w:delText>
        </w:r>
      </w:del>
    </w:p>
    <w:p w14:paraId="7A5C2347" w14:textId="77777777" w:rsidR="005C1602" w:rsidRDefault="00000000">
      <w:pPr>
        <w:jc w:val="center"/>
        <w:rPr>
          <w:ins w:id="683" w:author="Zhao Chunjiang" w:date="2026-10-07T08:00:00Z"/>
        </w:rPr>
      </w:pPr>
      <w:ins w:id="684" w:author="Zhao Chunjiang" w:date="2026-10-07T08:00:00Z">
        <w:r>
          <w:rPr>
            <w:noProof/>
          </w:rPr>
          <w:drawing>
            <wp:inline distT="0" distB="0" distL="0" distR="0" wp14:anchorId="376BCE5E" wp14:editId="3DD8B292">
              <wp:extent cx="5095460" cy="4392000"/>
              <wp:effectExtent l="0" t="0" r="0" b="0"/>
              <wp:docPr id="9001" name="Revised figure 1" descr="Figure1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1_flowcha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95460" cy="4392000"/>
                      </a:xfrm>
                      <a:prstGeom prst="rect">
                        <a:avLst/>
                      </a:prstGeom>
                      <a:noFill/>
                      <a:ln>
                        <a:noFill/>
                      </a:ln>
                    </pic:spPr>
                  </pic:pic>
                </a:graphicData>
              </a:graphic>
            </wp:inline>
          </w:drawing>
        </w:r>
      </w:ins>
    </w:p>
    <w:p w14:paraId="3BC249C3" w14:textId="77777777" w:rsidR="005C1602" w:rsidRDefault="00000000">
      <w:pPr>
        <w:pStyle w:val="a1"/>
        <w:rPr>
          <w:ins w:id="685" w:author="Zhao Chunjiang" w:date="2026-10-07T08:00:00Z"/>
        </w:rPr>
      </w:pPr>
      <w:ins w:id="686" w:author="Zhao Chunjiang" w:date="2026-10-07T08:00:00Z">
        <w:r>
          <w:rPr>
            <w:sz w:val="24"/>
            <w:szCs w:val="24"/>
          </w:rPr>
          <w:lastRenderedPageBreak/>
          <w:t>Figure 1. Workflow of the study.</w:t>
        </w:r>
      </w:ins>
    </w:p>
    <w:p w14:paraId="27949821" w14:textId="77777777" w:rsidR="005C1602" w:rsidRDefault="00000000">
      <w:pPr>
        <w:pageBreakBefore/>
        <w:jc w:val="center"/>
        <w:rPr>
          <w:ins w:id="687" w:author="Zhao Chunjiang" w:date="2026-10-07T08:00:00Z"/>
        </w:rPr>
      </w:pPr>
      <w:ins w:id="688" w:author="Zhao Chunjiang" w:date="2026-10-07T08:00:00Z">
        <w:r>
          <w:rPr>
            <w:noProof/>
          </w:rPr>
          <w:lastRenderedPageBreak/>
          <w:drawing>
            <wp:inline distT="0" distB="0" distL="0" distR="0" wp14:anchorId="376BCE5E" wp14:editId="3DD8B292">
              <wp:extent cx="6120000" cy="2627340"/>
              <wp:effectExtent l="0" t="0" r="0" b="0"/>
              <wp:docPr id="9002" name="Revised figure 2" descr="Figure2_random_vs_line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2_random_vs_line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000" cy="2627340"/>
                      </a:xfrm>
                      <a:prstGeom prst="rect">
                        <a:avLst/>
                      </a:prstGeom>
                      <a:noFill/>
                      <a:ln>
                        <a:noFill/>
                      </a:ln>
                    </pic:spPr>
                  </pic:pic>
                </a:graphicData>
              </a:graphic>
            </wp:inline>
          </w:drawing>
        </w:r>
      </w:ins>
    </w:p>
    <w:p w14:paraId="0A9CFF1C" w14:textId="77777777" w:rsidR="005C1602" w:rsidRDefault="00000000">
      <w:pPr>
        <w:pStyle w:val="a1"/>
        <w:rPr>
          <w:ins w:id="689" w:author="Zhao Chunjiang" w:date="2026-10-07T08:00:00Z"/>
        </w:rPr>
      </w:pPr>
      <w:ins w:id="690" w:author="Zhao Chunjiang" w:date="2026-10-07T08:00:00Z">
        <w:r>
          <w:rPr>
            <w:sz w:val="24"/>
            <w:szCs w:val="24"/>
          </w:rPr>
          <w:t>Figure 2. Cross-validated performance of the k-mer models under random and lineage-grouped splitting (n = 927).</w:t>
        </w:r>
      </w:ins>
    </w:p>
    <w:p w14:paraId="43F395D6" w14:textId="77777777" w:rsidR="005C1602" w:rsidRDefault="00000000">
      <w:pPr>
        <w:pageBreakBefore/>
        <w:jc w:val="center"/>
        <w:rPr>
          <w:ins w:id="691" w:author="Zhao Chunjiang" w:date="2026-10-07T08:00:00Z"/>
        </w:rPr>
      </w:pPr>
      <w:ins w:id="692" w:author="Zhao Chunjiang" w:date="2026-10-07T08:00:00Z">
        <w:r>
          <w:rPr>
            <w:noProof/>
          </w:rPr>
          <w:lastRenderedPageBreak/>
          <w:drawing>
            <wp:inline distT="0" distB="0" distL="0" distR="0" wp14:anchorId="376BCE5E" wp14:editId="3DD8B292">
              <wp:extent cx="6081230" cy="4392000"/>
              <wp:effectExtent l="0" t="0" r="0" b="0"/>
              <wp:docPr id="9003" name="Revised figure 3" descr="Figure3_clinical_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3_clinical_valid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81230" cy="4392000"/>
                      </a:xfrm>
                      <a:prstGeom prst="rect">
                        <a:avLst/>
                      </a:prstGeom>
                      <a:noFill/>
                      <a:ln>
                        <a:noFill/>
                      </a:ln>
                    </pic:spPr>
                  </pic:pic>
                </a:graphicData>
              </a:graphic>
            </wp:inline>
          </w:drawing>
        </w:r>
      </w:ins>
    </w:p>
    <w:p w14:paraId="72C80336" w14:textId="77777777" w:rsidR="005C1602" w:rsidRDefault="00000000">
      <w:pPr>
        <w:pStyle w:val="a1"/>
        <w:rPr>
          <w:ins w:id="693" w:author="Zhao Chunjiang" w:date="2026-10-07T08:00:00Z"/>
        </w:rPr>
      </w:pPr>
      <w:ins w:id="694" w:author="Zhao Chunjiang" w:date="2026-10-07T08:00:00Z">
        <w:r>
          <w:rPr>
            <w:sz w:val="24"/>
            <w:szCs w:val="24"/>
          </w:rPr>
          <w:t>Figure 3. Comparison of predicted MICs and Etest MICs in 48 clinical validation isolates.</w:t>
        </w:r>
      </w:ins>
    </w:p>
    <w:p w14:paraId="7E3031F7" w14:textId="77777777" w:rsidR="005C1602" w:rsidRDefault="00000000">
      <w:pPr>
        <w:pageBreakBefore/>
        <w:jc w:val="center"/>
        <w:rPr>
          <w:ins w:id="695" w:author="Zhao Chunjiang" w:date="2026-10-07T08:00:00Z"/>
        </w:rPr>
      </w:pPr>
      <w:ins w:id="696" w:author="Zhao Chunjiang" w:date="2026-10-07T08:00:00Z">
        <w:r>
          <w:rPr>
            <w:noProof/>
          </w:rPr>
          <w:lastRenderedPageBreak/>
          <w:drawing>
            <wp:inline distT="0" distB="0" distL="0" distR="0" wp14:anchorId="376BCE5E" wp14:editId="3DD8B292">
              <wp:extent cx="6120000" cy="3924166"/>
              <wp:effectExtent l="0" t="0" r="0" b="0"/>
              <wp:docPr id="9004" name="Revised figure 4" descr="Figure4_kmer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4_kmer_importa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000" cy="3924166"/>
                      </a:xfrm>
                      <a:prstGeom prst="rect">
                        <a:avLst/>
                      </a:prstGeom>
                      <a:noFill/>
                      <a:ln>
                        <a:noFill/>
                      </a:ln>
                    </pic:spPr>
                  </pic:pic>
                </a:graphicData>
              </a:graphic>
            </wp:inline>
          </w:drawing>
        </w:r>
      </w:ins>
    </w:p>
    <w:p w14:paraId="19F9BA9B" w14:textId="77777777" w:rsidR="005C1602" w:rsidRDefault="00000000">
      <w:pPr>
        <w:pStyle w:val="a1"/>
        <w:rPr>
          <w:ins w:id="697" w:author="Zhao Chunjiang" w:date="2026-10-07T08:00:00Z"/>
        </w:rPr>
      </w:pPr>
      <w:ins w:id="698" w:author="Zhao Chunjiang" w:date="2026-10-07T08:00:00Z">
        <w:r>
          <w:rPr>
            <w:sz w:val="24"/>
            <w:szCs w:val="24"/>
          </w:rPr>
          <w:t>Figure 4. Important k-mers in the regression models (lineage-grouped cross-validation, k-mer features).</w:t>
        </w:r>
      </w:ins>
    </w:p>
    <w:p w14:paraId="1C78991D" w14:textId="77777777" w:rsidR="00181D6E" w:rsidRPr="00692329" w:rsidRDefault="00181D6E" w:rsidP="0004438E">
      <w:pPr>
        <w:widowControl/>
        <w:spacing w:line="240" w:lineRule="auto"/>
        <w:jc w:val="left"/>
        <w:sectPr w:rsidR="00181D6E" w:rsidRPr="00692329" w:rsidSect="00181D6E">
          <w:pgSz w:w="16838" w:h="11906" w:orient="landscape"/>
          <w:pgMar w:top="1800" w:right="1440" w:bottom="1800" w:left="1440" w:header="851" w:footer="992" w:gutter="0"/>
          <w:lnNumType w:countBy="1" w:restart="continuous"/>
          <w:cols w:space="425"/>
          <w:docGrid w:type="lines" w:linePitch="326"/>
        </w:sectPr>
      </w:pPr>
    </w:p>
    <w:p w14:paraId="5996A7FA" w14:textId="77777777" w:rsidR="00181D6E" w:rsidRDefault="00181D6E" w:rsidP="002344E3">
      <w:pPr>
        <w:pStyle w:val="a"/>
        <w:rPr>
          <w:del w:id="699" w:author="Zhao Chunjiang" w:date="2026-10-07T08:00:00Z"/>
        </w:rPr>
      </w:pPr>
      <w:del w:id="700" w:author="Zhao Chunjiang" w:date="2026-10-07T08:00:00Z">
        <w:r>
          <w:rPr>
            <w:rFonts w:hint="eastAsia"/>
          </w:rPr>
          <w:lastRenderedPageBreak/>
          <w:delText>Tables</w:delText>
        </w:r>
      </w:del>
    </w:p>
    <w:p w14:paraId="03B715BD" w14:textId="77777777" w:rsidR="00181D6E" w:rsidRPr="009D0AEB" w:rsidRDefault="00181D6E" w:rsidP="009D0AEB">
      <w:pPr>
        <w:pStyle w:val="a1"/>
        <w:rPr>
          <w:del w:id="701" w:author="Zhao Chunjiang" w:date="2026-10-07T08:00:00Z"/>
          <w:sz w:val="24"/>
          <w:szCs w:val="24"/>
        </w:rPr>
      </w:pPr>
      <w:del w:id="702" w:author="Zhao Chunjiang" w:date="2026-10-07T08:00:00Z">
        <w:r>
          <w:rPr>
            <w:sz w:val="24"/>
            <w:szCs w:val="24"/>
          </w:rPr>
          <w:delText>Table 1. Comparing Pneumococcal Serotypes Obtained from Serum Typing and Analyzed Sequences in This Study</w:delText>
        </w:r>
      </w:del>
    </w:p>
    <w:tbl>
      <w:tblPr>
        <w:tblW w:w="4689" w:type="pct"/>
        <w:tblLook w:val="04A0" w:firstRow="1" w:lastRow="0" w:firstColumn="1" w:lastColumn="0" w:noHBand="0" w:noVBand="1"/>
      </w:tblPr>
      <w:tblGrid>
        <w:gridCol w:w="1542"/>
        <w:gridCol w:w="937"/>
        <w:gridCol w:w="1181"/>
        <w:gridCol w:w="2984"/>
        <w:gridCol w:w="1280"/>
      </w:tblGrid>
      <w:tr w:rsidR="00181D6E" w:rsidRPr="00B830A4" w14:paraId="702D217F" w14:textId="77777777" w:rsidTr="00AE6C50">
        <w:trPr>
          <w:trHeight w:val="315"/>
          <w:del w:id="703" w:author="Zhao Chunjiang" w:date="2026-10-07T08:00:00Z"/>
        </w:trPr>
        <w:tc>
          <w:tcPr>
            <w:tcW w:w="981" w:type="pct"/>
            <w:tcBorders>
              <w:top w:val="single" w:sz="12" w:space="0" w:color="auto"/>
              <w:left w:val="nil"/>
              <w:bottom w:val="single" w:sz="12" w:space="0" w:color="auto"/>
              <w:right w:val="nil"/>
            </w:tcBorders>
            <w:noWrap/>
            <w:vAlign w:val="center"/>
            <w:hideMark/>
          </w:tcPr>
          <w:p w14:paraId="21C9A710" w14:textId="77777777" w:rsidR="00181D6E" w:rsidRPr="00B830A4" w:rsidRDefault="00181D6E" w:rsidP="00672DF2">
            <w:pPr>
              <w:widowControl/>
              <w:jc w:val="center"/>
              <w:rPr>
                <w:del w:id="704" w:author="Zhao Chunjiang" w:date="2026-10-07T08:00:00Z"/>
                <w:rFonts w:eastAsia="DengXian" w:cs="Times New Roman"/>
                <w:color w:val="000000"/>
                <w:kern w:val="0"/>
                <w:sz w:val="22"/>
              </w:rPr>
            </w:pPr>
            <w:del w:id="705" w:author="Zhao Chunjiang" w:date="2026-10-07T08:00:00Z">
              <w:r>
                <w:rPr>
                  <w:rFonts w:eastAsia="DengXian" w:cs="Times New Roman"/>
                  <w:color w:val="000000"/>
                  <w:kern w:val="0"/>
                  <w:sz w:val="22"/>
                </w:rPr>
                <w:delText>Serotype result</w:delText>
              </w:r>
            </w:del>
          </w:p>
        </w:tc>
        <w:tc>
          <w:tcPr>
            <w:tcW w:w="596" w:type="pct"/>
            <w:tcBorders>
              <w:top w:val="single" w:sz="12" w:space="0" w:color="auto"/>
              <w:left w:val="nil"/>
              <w:bottom w:val="single" w:sz="12" w:space="0" w:color="auto"/>
              <w:right w:val="nil"/>
            </w:tcBorders>
            <w:noWrap/>
            <w:vAlign w:val="center"/>
            <w:hideMark/>
          </w:tcPr>
          <w:p w14:paraId="501ADB84" w14:textId="77777777" w:rsidR="00181D6E" w:rsidRPr="00B830A4" w:rsidRDefault="00181D6E" w:rsidP="00672DF2">
            <w:pPr>
              <w:widowControl/>
              <w:jc w:val="center"/>
              <w:rPr>
                <w:del w:id="706" w:author="Zhao Chunjiang" w:date="2026-10-07T08:00:00Z"/>
                <w:rFonts w:eastAsia="DengXian" w:cs="Times New Roman"/>
                <w:color w:val="000000"/>
                <w:kern w:val="0"/>
                <w:sz w:val="22"/>
              </w:rPr>
            </w:pPr>
            <w:del w:id="707" w:author="Zhao Chunjiang" w:date="2026-10-07T08:00:00Z">
              <w:r>
                <w:rPr>
                  <w:rFonts w:eastAsia="DengXian" w:cs="Times New Roman"/>
                  <w:color w:val="000000"/>
                  <w:kern w:val="0"/>
                  <w:sz w:val="22"/>
                </w:rPr>
                <w:delText>Number</w:delText>
              </w:r>
            </w:del>
          </w:p>
        </w:tc>
        <w:tc>
          <w:tcPr>
            <w:tcW w:w="752" w:type="pct"/>
            <w:tcBorders>
              <w:top w:val="single" w:sz="12" w:space="0" w:color="auto"/>
              <w:left w:val="nil"/>
              <w:bottom w:val="single" w:sz="12" w:space="0" w:color="auto"/>
              <w:right w:val="nil"/>
            </w:tcBorders>
            <w:noWrap/>
            <w:vAlign w:val="center"/>
            <w:hideMark/>
          </w:tcPr>
          <w:p w14:paraId="31643477" w14:textId="77777777" w:rsidR="00181D6E" w:rsidRPr="00B830A4" w:rsidRDefault="00181D6E" w:rsidP="00672DF2">
            <w:pPr>
              <w:widowControl/>
              <w:jc w:val="center"/>
              <w:rPr>
                <w:del w:id="708" w:author="Zhao Chunjiang" w:date="2026-10-07T08:00:00Z"/>
                <w:rFonts w:eastAsia="DengXian" w:cs="Times New Roman"/>
                <w:color w:val="000000"/>
                <w:kern w:val="0"/>
                <w:sz w:val="22"/>
              </w:rPr>
            </w:pPr>
            <w:del w:id="709" w:author="Zhao Chunjiang" w:date="2026-10-07T08:00:00Z">
              <w:r>
                <w:rPr>
                  <w:rFonts w:eastAsia="DengXian" w:cs="Times New Roman"/>
                  <w:color w:val="000000"/>
                  <w:kern w:val="0"/>
                  <w:sz w:val="22"/>
                </w:rPr>
                <w:delText>Percentage</w:delText>
              </w:r>
            </w:del>
          </w:p>
        </w:tc>
        <w:tc>
          <w:tcPr>
            <w:tcW w:w="1857" w:type="pct"/>
            <w:tcBorders>
              <w:top w:val="single" w:sz="12" w:space="0" w:color="auto"/>
              <w:left w:val="nil"/>
              <w:bottom w:val="single" w:sz="12" w:space="0" w:color="auto"/>
              <w:right w:val="nil"/>
            </w:tcBorders>
            <w:noWrap/>
            <w:vAlign w:val="center"/>
            <w:hideMark/>
          </w:tcPr>
          <w:p w14:paraId="6C3D8714" w14:textId="77777777" w:rsidR="00181D6E" w:rsidRPr="00B830A4" w:rsidRDefault="00181D6E" w:rsidP="00672DF2">
            <w:pPr>
              <w:widowControl/>
              <w:jc w:val="center"/>
              <w:rPr>
                <w:del w:id="710" w:author="Zhao Chunjiang" w:date="2026-10-07T08:00:00Z"/>
                <w:rFonts w:eastAsia="DengXian" w:cs="Times New Roman"/>
                <w:color w:val="000000"/>
                <w:kern w:val="0"/>
                <w:sz w:val="22"/>
              </w:rPr>
            </w:pPr>
            <w:del w:id="711" w:author="Zhao Chunjiang" w:date="2026-10-07T08:00:00Z">
              <w:r>
                <w:rPr>
                  <w:rFonts w:eastAsia="DengXian" w:cs="Times New Roman"/>
                  <w:color w:val="000000"/>
                  <w:kern w:val="0"/>
                  <w:sz w:val="22"/>
                </w:rPr>
                <w:delText>Serotype by analysis sequences</w:delText>
              </w:r>
            </w:del>
          </w:p>
        </w:tc>
        <w:tc>
          <w:tcPr>
            <w:tcW w:w="815" w:type="pct"/>
            <w:tcBorders>
              <w:top w:val="single" w:sz="12" w:space="0" w:color="auto"/>
              <w:left w:val="nil"/>
              <w:bottom w:val="single" w:sz="12" w:space="0" w:color="auto"/>
              <w:right w:val="nil"/>
            </w:tcBorders>
            <w:noWrap/>
            <w:vAlign w:val="center"/>
            <w:hideMark/>
          </w:tcPr>
          <w:p w14:paraId="0F73FFE8" w14:textId="77777777" w:rsidR="00181D6E" w:rsidRPr="00B830A4" w:rsidRDefault="00181D6E" w:rsidP="00672DF2">
            <w:pPr>
              <w:widowControl/>
              <w:jc w:val="center"/>
              <w:rPr>
                <w:del w:id="712" w:author="Zhao Chunjiang" w:date="2026-10-07T08:00:00Z"/>
                <w:rFonts w:eastAsia="DengXian" w:cs="Times New Roman"/>
                <w:color w:val="000000"/>
                <w:kern w:val="0"/>
                <w:sz w:val="22"/>
              </w:rPr>
            </w:pPr>
            <w:del w:id="713" w:author="Zhao Chunjiang" w:date="2026-10-07T08:00:00Z">
              <w:r>
                <w:rPr>
                  <w:rFonts w:eastAsia="DengXian" w:cs="Times New Roman"/>
                  <w:color w:val="000000"/>
                  <w:kern w:val="0"/>
                  <w:sz w:val="22"/>
                </w:rPr>
                <w:delText>Inconsistent</w:delText>
              </w:r>
            </w:del>
          </w:p>
        </w:tc>
      </w:tr>
      <w:tr w:rsidR="00181D6E" w:rsidRPr="00B830A4" w14:paraId="0A0DD318" w14:textId="77777777" w:rsidTr="00AE6C50">
        <w:trPr>
          <w:trHeight w:val="300"/>
          <w:del w:id="714" w:author="Zhao Chunjiang" w:date="2026-10-07T08:00:00Z"/>
        </w:trPr>
        <w:tc>
          <w:tcPr>
            <w:tcW w:w="981" w:type="pct"/>
            <w:tcBorders>
              <w:top w:val="nil"/>
              <w:left w:val="nil"/>
              <w:bottom w:val="nil"/>
              <w:right w:val="nil"/>
            </w:tcBorders>
            <w:noWrap/>
            <w:vAlign w:val="center"/>
            <w:hideMark/>
          </w:tcPr>
          <w:p w14:paraId="0E6B0A83" w14:textId="77777777" w:rsidR="00181D6E" w:rsidRPr="00B830A4" w:rsidRDefault="00181D6E" w:rsidP="00672DF2">
            <w:pPr>
              <w:widowControl/>
              <w:jc w:val="center"/>
              <w:rPr>
                <w:del w:id="715" w:author="Zhao Chunjiang" w:date="2026-10-07T08:00:00Z"/>
                <w:rFonts w:eastAsia="DengXian" w:cs="Times New Roman"/>
                <w:color w:val="000000"/>
                <w:kern w:val="0"/>
                <w:sz w:val="22"/>
              </w:rPr>
            </w:pPr>
            <w:del w:id="716" w:author="Zhao Chunjiang" w:date="2026-10-07T08:00:00Z">
              <w:r>
                <w:rPr>
                  <w:rFonts w:eastAsia="DengXian" w:cs="Times New Roman"/>
                  <w:color w:val="000000"/>
                  <w:kern w:val="0"/>
                  <w:sz w:val="22"/>
                </w:rPr>
                <w:delText>19F</w:delText>
              </w:r>
            </w:del>
          </w:p>
        </w:tc>
        <w:tc>
          <w:tcPr>
            <w:tcW w:w="596" w:type="pct"/>
            <w:tcBorders>
              <w:top w:val="nil"/>
              <w:left w:val="nil"/>
              <w:bottom w:val="nil"/>
              <w:right w:val="nil"/>
            </w:tcBorders>
            <w:noWrap/>
            <w:vAlign w:val="center"/>
            <w:hideMark/>
          </w:tcPr>
          <w:p w14:paraId="3B7F035B" w14:textId="77777777" w:rsidR="00181D6E" w:rsidRPr="00B830A4" w:rsidRDefault="00181D6E" w:rsidP="00672DF2">
            <w:pPr>
              <w:widowControl/>
              <w:jc w:val="center"/>
              <w:rPr>
                <w:del w:id="717" w:author="Zhao Chunjiang" w:date="2026-10-07T08:00:00Z"/>
                <w:rFonts w:eastAsia="DengXian" w:cs="Times New Roman"/>
                <w:color w:val="000000"/>
                <w:kern w:val="0"/>
                <w:sz w:val="22"/>
              </w:rPr>
            </w:pPr>
            <w:del w:id="718" w:author="Zhao Chunjiang" w:date="2026-10-07T08:00:00Z">
              <w:r>
                <w:rPr>
                  <w:rFonts w:eastAsia="DengXian" w:cs="Times New Roman"/>
                  <w:color w:val="000000"/>
                  <w:kern w:val="0"/>
                  <w:sz w:val="22"/>
                </w:rPr>
                <w:delText>201</w:delText>
              </w:r>
            </w:del>
          </w:p>
        </w:tc>
        <w:tc>
          <w:tcPr>
            <w:tcW w:w="752" w:type="pct"/>
            <w:tcBorders>
              <w:top w:val="nil"/>
              <w:left w:val="nil"/>
              <w:bottom w:val="nil"/>
              <w:right w:val="nil"/>
            </w:tcBorders>
            <w:noWrap/>
            <w:vAlign w:val="center"/>
            <w:hideMark/>
          </w:tcPr>
          <w:p w14:paraId="12B083A4" w14:textId="77777777" w:rsidR="00181D6E" w:rsidRPr="00B830A4" w:rsidRDefault="00181D6E" w:rsidP="00672DF2">
            <w:pPr>
              <w:widowControl/>
              <w:jc w:val="center"/>
              <w:rPr>
                <w:del w:id="719" w:author="Zhao Chunjiang" w:date="2026-10-07T08:00:00Z"/>
                <w:rFonts w:eastAsia="DengXian" w:cs="Times New Roman"/>
                <w:color w:val="000000"/>
                <w:kern w:val="0"/>
                <w:sz w:val="22"/>
              </w:rPr>
            </w:pPr>
            <w:del w:id="720" w:author="Zhao Chunjiang" w:date="2026-10-07T08:00:00Z">
              <w:r>
                <w:rPr>
                  <w:rFonts w:eastAsia="DengXian" w:cs="Times New Roman"/>
                  <w:color w:val="000000"/>
                  <w:kern w:val="0"/>
                  <w:sz w:val="22"/>
                </w:rPr>
                <w:delText>31.8</w:delText>
              </w:r>
            </w:del>
          </w:p>
        </w:tc>
        <w:tc>
          <w:tcPr>
            <w:tcW w:w="1857" w:type="pct"/>
            <w:tcBorders>
              <w:top w:val="nil"/>
              <w:left w:val="nil"/>
              <w:bottom w:val="nil"/>
              <w:right w:val="nil"/>
            </w:tcBorders>
            <w:noWrap/>
            <w:vAlign w:val="center"/>
            <w:hideMark/>
          </w:tcPr>
          <w:p w14:paraId="18B6EC4B" w14:textId="77777777" w:rsidR="00181D6E" w:rsidRPr="00B830A4" w:rsidRDefault="00181D6E" w:rsidP="00672DF2">
            <w:pPr>
              <w:widowControl/>
              <w:jc w:val="center"/>
              <w:rPr>
                <w:del w:id="721" w:author="Zhao Chunjiang" w:date="2026-10-07T08:00:00Z"/>
                <w:rFonts w:eastAsia="DengXian" w:cs="Times New Roman"/>
                <w:color w:val="000000"/>
                <w:kern w:val="0"/>
                <w:sz w:val="22"/>
              </w:rPr>
            </w:pPr>
            <w:del w:id="722" w:author="Zhao Chunjiang" w:date="2026-10-07T08:00:00Z">
              <w:r>
                <w:rPr>
                  <w:rFonts w:eastAsia="DengXian" w:cs="Times New Roman"/>
                  <w:color w:val="000000"/>
                  <w:kern w:val="0"/>
                  <w:sz w:val="22"/>
                </w:rPr>
                <w:delText>19F (198), 19A (3)</w:delText>
              </w:r>
            </w:del>
          </w:p>
        </w:tc>
        <w:tc>
          <w:tcPr>
            <w:tcW w:w="815" w:type="pct"/>
            <w:tcBorders>
              <w:top w:val="nil"/>
              <w:left w:val="nil"/>
              <w:bottom w:val="nil"/>
              <w:right w:val="nil"/>
            </w:tcBorders>
            <w:noWrap/>
            <w:vAlign w:val="center"/>
            <w:hideMark/>
          </w:tcPr>
          <w:p w14:paraId="3C93B830" w14:textId="77777777" w:rsidR="00181D6E" w:rsidRPr="00B830A4" w:rsidRDefault="00181D6E" w:rsidP="00672DF2">
            <w:pPr>
              <w:widowControl/>
              <w:jc w:val="center"/>
              <w:rPr>
                <w:del w:id="723" w:author="Zhao Chunjiang" w:date="2026-10-07T08:00:00Z"/>
                <w:rFonts w:eastAsia="DengXian" w:cs="Times New Roman"/>
                <w:color w:val="000000"/>
                <w:kern w:val="0"/>
                <w:sz w:val="22"/>
              </w:rPr>
            </w:pPr>
            <w:del w:id="724" w:author="Zhao Chunjiang" w:date="2026-10-07T08:00:00Z">
              <w:r>
                <w:rPr>
                  <w:rFonts w:eastAsia="DengXian" w:cs="Times New Roman"/>
                  <w:color w:val="000000"/>
                  <w:kern w:val="0"/>
                  <w:sz w:val="22"/>
                </w:rPr>
                <w:delText>3</w:delText>
              </w:r>
            </w:del>
          </w:p>
        </w:tc>
      </w:tr>
      <w:tr w:rsidR="00181D6E" w:rsidRPr="00B830A4" w14:paraId="3E38C8D1" w14:textId="77777777" w:rsidTr="00AE6C50">
        <w:trPr>
          <w:trHeight w:val="285"/>
          <w:del w:id="725" w:author="Zhao Chunjiang" w:date="2026-10-07T08:00:00Z"/>
        </w:trPr>
        <w:tc>
          <w:tcPr>
            <w:tcW w:w="981" w:type="pct"/>
            <w:tcBorders>
              <w:top w:val="nil"/>
              <w:left w:val="nil"/>
              <w:bottom w:val="nil"/>
              <w:right w:val="nil"/>
            </w:tcBorders>
            <w:noWrap/>
            <w:vAlign w:val="center"/>
            <w:hideMark/>
          </w:tcPr>
          <w:p w14:paraId="4F680866" w14:textId="77777777" w:rsidR="00181D6E" w:rsidRPr="00B830A4" w:rsidRDefault="00181D6E" w:rsidP="00672DF2">
            <w:pPr>
              <w:widowControl/>
              <w:jc w:val="center"/>
              <w:rPr>
                <w:del w:id="726" w:author="Zhao Chunjiang" w:date="2026-10-07T08:00:00Z"/>
                <w:rFonts w:eastAsia="DengXian" w:cs="Times New Roman"/>
                <w:color w:val="000000"/>
                <w:kern w:val="0"/>
                <w:sz w:val="22"/>
              </w:rPr>
            </w:pPr>
            <w:del w:id="727" w:author="Zhao Chunjiang" w:date="2026-10-07T08:00:00Z">
              <w:r>
                <w:rPr>
                  <w:rFonts w:eastAsia="DengXian" w:cs="Times New Roman"/>
                  <w:color w:val="000000"/>
                  <w:kern w:val="0"/>
                  <w:sz w:val="22"/>
                </w:rPr>
                <w:delText>19A</w:delText>
              </w:r>
            </w:del>
          </w:p>
        </w:tc>
        <w:tc>
          <w:tcPr>
            <w:tcW w:w="596" w:type="pct"/>
            <w:tcBorders>
              <w:top w:val="nil"/>
              <w:left w:val="nil"/>
              <w:bottom w:val="nil"/>
              <w:right w:val="nil"/>
            </w:tcBorders>
            <w:noWrap/>
            <w:vAlign w:val="center"/>
            <w:hideMark/>
          </w:tcPr>
          <w:p w14:paraId="6517123C" w14:textId="77777777" w:rsidR="00181D6E" w:rsidRPr="00B830A4" w:rsidRDefault="00181D6E" w:rsidP="00672DF2">
            <w:pPr>
              <w:widowControl/>
              <w:jc w:val="center"/>
              <w:rPr>
                <w:del w:id="728" w:author="Zhao Chunjiang" w:date="2026-10-07T08:00:00Z"/>
                <w:rFonts w:eastAsia="DengXian" w:cs="Times New Roman"/>
                <w:color w:val="000000"/>
                <w:kern w:val="0"/>
                <w:sz w:val="22"/>
              </w:rPr>
            </w:pPr>
            <w:del w:id="729" w:author="Zhao Chunjiang" w:date="2026-10-07T08:00:00Z">
              <w:r>
                <w:rPr>
                  <w:rFonts w:eastAsia="DengXian" w:cs="Times New Roman"/>
                  <w:color w:val="000000"/>
                  <w:kern w:val="0"/>
                  <w:sz w:val="22"/>
                </w:rPr>
                <w:delText>86</w:delText>
              </w:r>
            </w:del>
          </w:p>
        </w:tc>
        <w:tc>
          <w:tcPr>
            <w:tcW w:w="752" w:type="pct"/>
            <w:tcBorders>
              <w:top w:val="nil"/>
              <w:left w:val="nil"/>
              <w:bottom w:val="nil"/>
              <w:right w:val="nil"/>
            </w:tcBorders>
            <w:noWrap/>
            <w:vAlign w:val="center"/>
            <w:hideMark/>
          </w:tcPr>
          <w:p w14:paraId="41237831" w14:textId="77777777" w:rsidR="00181D6E" w:rsidRPr="00B830A4" w:rsidRDefault="00181D6E" w:rsidP="00672DF2">
            <w:pPr>
              <w:widowControl/>
              <w:jc w:val="center"/>
              <w:rPr>
                <w:del w:id="730" w:author="Zhao Chunjiang" w:date="2026-10-07T08:00:00Z"/>
                <w:rFonts w:eastAsia="DengXian" w:cs="Times New Roman"/>
                <w:color w:val="000000"/>
                <w:kern w:val="0"/>
                <w:sz w:val="22"/>
              </w:rPr>
            </w:pPr>
            <w:del w:id="731" w:author="Zhao Chunjiang" w:date="2026-10-07T08:00:00Z">
              <w:r>
                <w:rPr>
                  <w:rFonts w:eastAsia="DengXian" w:cs="Times New Roman"/>
                  <w:color w:val="000000"/>
                  <w:kern w:val="0"/>
                  <w:sz w:val="22"/>
                </w:rPr>
                <w:delText>13.6</w:delText>
              </w:r>
            </w:del>
          </w:p>
        </w:tc>
        <w:tc>
          <w:tcPr>
            <w:tcW w:w="1857" w:type="pct"/>
            <w:tcBorders>
              <w:top w:val="nil"/>
              <w:left w:val="nil"/>
              <w:bottom w:val="nil"/>
              <w:right w:val="nil"/>
            </w:tcBorders>
            <w:noWrap/>
            <w:vAlign w:val="center"/>
            <w:hideMark/>
          </w:tcPr>
          <w:p w14:paraId="08C6B4F7" w14:textId="77777777" w:rsidR="00181D6E" w:rsidRPr="00B830A4" w:rsidRDefault="00181D6E" w:rsidP="00672DF2">
            <w:pPr>
              <w:widowControl/>
              <w:jc w:val="center"/>
              <w:rPr>
                <w:del w:id="732" w:author="Zhao Chunjiang" w:date="2026-10-07T08:00:00Z"/>
                <w:rFonts w:eastAsia="DengXian" w:cs="Times New Roman"/>
                <w:color w:val="000000"/>
                <w:kern w:val="0"/>
                <w:sz w:val="22"/>
              </w:rPr>
            </w:pPr>
            <w:del w:id="733" w:author="Zhao Chunjiang" w:date="2026-10-07T08:00:00Z">
              <w:r>
                <w:rPr>
                  <w:rFonts w:eastAsia="DengXian" w:cs="Times New Roman"/>
                  <w:color w:val="000000"/>
                  <w:kern w:val="0"/>
                  <w:sz w:val="22"/>
                </w:rPr>
                <w:delText>19A (85), 19F (1)</w:delText>
              </w:r>
            </w:del>
          </w:p>
        </w:tc>
        <w:tc>
          <w:tcPr>
            <w:tcW w:w="815" w:type="pct"/>
            <w:tcBorders>
              <w:top w:val="nil"/>
              <w:left w:val="nil"/>
              <w:bottom w:val="nil"/>
              <w:right w:val="nil"/>
            </w:tcBorders>
            <w:noWrap/>
            <w:vAlign w:val="center"/>
            <w:hideMark/>
          </w:tcPr>
          <w:p w14:paraId="4A190DF2" w14:textId="77777777" w:rsidR="00181D6E" w:rsidRPr="00B830A4" w:rsidRDefault="00181D6E" w:rsidP="00672DF2">
            <w:pPr>
              <w:widowControl/>
              <w:jc w:val="center"/>
              <w:rPr>
                <w:del w:id="734" w:author="Zhao Chunjiang" w:date="2026-10-07T08:00:00Z"/>
                <w:rFonts w:eastAsia="DengXian" w:cs="Times New Roman"/>
                <w:color w:val="000000"/>
                <w:kern w:val="0"/>
                <w:sz w:val="22"/>
              </w:rPr>
            </w:pPr>
            <w:del w:id="735" w:author="Zhao Chunjiang" w:date="2026-10-07T08:00:00Z">
              <w:r>
                <w:rPr>
                  <w:rFonts w:eastAsia="DengXian" w:cs="Times New Roman"/>
                  <w:color w:val="000000"/>
                  <w:kern w:val="0"/>
                  <w:sz w:val="22"/>
                </w:rPr>
                <w:delText>1</w:delText>
              </w:r>
            </w:del>
          </w:p>
        </w:tc>
      </w:tr>
      <w:tr w:rsidR="00181D6E" w:rsidRPr="00B830A4" w14:paraId="5F0E345D" w14:textId="77777777" w:rsidTr="00AE6C50">
        <w:trPr>
          <w:trHeight w:val="285"/>
          <w:del w:id="736" w:author="Zhao Chunjiang" w:date="2026-10-07T08:00:00Z"/>
        </w:trPr>
        <w:tc>
          <w:tcPr>
            <w:tcW w:w="981" w:type="pct"/>
            <w:tcBorders>
              <w:top w:val="nil"/>
              <w:left w:val="nil"/>
              <w:bottom w:val="nil"/>
              <w:right w:val="nil"/>
            </w:tcBorders>
            <w:noWrap/>
            <w:vAlign w:val="center"/>
            <w:hideMark/>
          </w:tcPr>
          <w:p w14:paraId="237CD3D8" w14:textId="77777777" w:rsidR="00181D6E" w:rsidRPr="00B830A4" w:rsidRDefault="00181D6E" w:rsidP="00672DF2">
            <w:pPr>
              <w:widowControl/>
              <w:jc w:val="center"/>
              <w:rPr>
                <w:del w:id="737" w:author="Zhao Chunjiang" w:date="2026-10-07T08:00:00Z"/>
                <w:rFonts w:eastAsia="DengXian" w:cs="Times New Roman"/>
                <w:color w:val="000000"/>
                <w:kern w:val="0"/>
                <w:sz w:val="22"/>
              </w:rPr>
            </w:pPr>
            <w:del w:id="738" w:author="Zhao Chunjiang" w:date="2026-10-07T08:00:00Z">
              <w:r>
                <w:rPr>
                  <w:rFonts w:eastAsia="DengXian" w:cs="Times New Roman"/>
                  <w:color w:val="000000"/>
                  <w:kern w:val="0"/>
                  <w:sz w:val="22"/>
                </w:rPr>
                <w:delText>23F</w:delText>
              </w:r>
            </w:del>
          </w:p>
        </w:tc>
        <w:tc>
          <w:tcPr>
            <w:tcW w:w="596" w:type="pct"/>
            <w:tcBorders>
              <w:top w:val="nil"/>
              <w:left w:val="nil"/>
              <w:bottom w:val="nil"/>
              <w:right w:val="nil"/>
            </w:tcBorders>
            <w:noWrap/>
            <w:vAlign w:val="center"/>
            <w:hideMark/>
          </w:tcPr>
          <w:p w14:paraId="06D7B7C0" w14:textId="77777777" w:rsidR="00181D6E" w:rsidRPr="00B830A4" w:rsidRDefault="00181D6E" w:rsidP="00672DF2">
            <w:pPr>
              <w:widowControl/>
              <w:jc w:val="center"/>
              <w:rPr>
                <w:del w:id="739" w:author="Zhao Chunjiang" w:date="2026-10-07T08:00:00Z"/>
                <w:rFonts w:eastAsia="DengXian" w:cs="Times New Roman"/>
                <w:color w:val="000000"/>
                <w:kern w:val="0"/>
                <w:sz w:val="22"/>
              </w:rPr>
            </w:pPr>
            <w:del w:id="740" w:author="Zhao Chunjiang" w:date="2026-10-07T08:00:00Z">
              <w:r>
                <w:rPr>
                  <w:rFonts w:eastAsia="DengXian" w:cs="Times New Roman"/>
                  <w:color w:val="000000"/>
                  <w:kern w:val="0"/>
                  <w:sz w:val="22"/>
                </w:rPr>
                <w:delText>57</w:delText>
              </w:r>
            </w:del>
          </w:p>
        </w:tc>
        <w:tc>
          <w:tcPr>
            <w:tcW w:w="752" w:type="pct"/>
            <w:tcBorders>
              <w:top w:val="nil"/>
              <w:left w:val="nil"/>
              <w:bottom w:val="nil"/>
              <w:right w:val="nil"/>
            </w:tcBorders>
            <w:noWrap/>
            <w:vAlign w:val="center"/>
            <w:hideMark/>
          </w:tcPr>
          <w:p w14:paraId="1CB0EFA8" w14:textId="77777777" w:rsidR="00181D6E" w:rsidRPr="00B830A4" w:rsidRDefault="00181D6E" w:rsidP="00672DF2">
            <w:pPr>
              <w:widowControl/>
              <w:jc w:val="center"/>
              <w:rPr>
                <w:del w:id="741" w:author="Zhao Chunjiang" w:date="2026-10-07T08:00:00Z"/>
                <w:rFonts w:eastAsia="DengXian" w:cs="Times New Roman"/>
                <w:color w:val="000000"/>
                <w:kern w:val="0"/>
                <w:sz w:val="22"/>
              </w:rPr>
            </w:pPr>
            <w:del w:id="742" w:author="Zhao Chunjiang" w:date="2026-10-07T08:00:00Z">
              <w:r>
                <w:rPr>
                  <w:rFonts w:eastAsia="DengXian" w:cs="Times New Roman"/>
                  <w:color w:val="000000"/>
                  <w:kern w:val="0"/>
                  <w:sz w:val="22"/>
                </w:rPr>
                <w:delText>9</w:delText>
              </w:r>
            </w:del>
          </w:p>
        </w:tc>
        <w:tc>
          <w:tcPr>
            <w:tcW w:w="1857" w:type="pct"/>
            <w:tcBorders>
              <w:top w:val="nil"/>
              <w:left w:val="nil"/>
              <w:bottom w:val="nil"/>
              <w:right w:val="nil"/>
            </w:tcBorders>
            <w:noWrap/>
            <w:vAlign w:val="center"/>
            <w:hideMark/>
          </w:tcPr>
          <w:p w14:paraId="4AE6CEA1" w14:textId="77777777" w:rsidR="00181D6E" w:rsidRPr="00B830A4" w:rsidRDefault="00181D6E" w:rsidP="00672DF2">
            <w:pPr>
              <w:widowControl/>
              <w:jc w:val="center"/>
              <w:rPr>
                <w:del w:id="743" w:author="Zhao Chunjiang" w:date="2026-10-07T08:00:00Z"/>
                <w:rFonts w:eastAsia="DengXian" w:cs="Times New Roman"/>
                <w:color w:val="000000"/>
                <w:kern w:val="0"/>
                <w:sz w:val="22"/>
              </w:rPr>
            </w:pPr>
            <w:del w:id="744" w:author="Zhao Chunjiang" w:date="2026-10-07T08:00:00Z">
              <w:r>
                <w:rPr>
                  <w:rFonts w:eastAsia="DengXian" w:cs="Times New Roman"/>
                  <w:color w:val="000000"/>
                  <w:kern w:val="0"/>
                  <w:sz w:val="22"/>
                </w:rPr>
                <w:delText>23F (57)</w:delText>
              </w:r>
            </w:del>
          </w:p>
        </w:tc>
        <w:tc>
          <w:tcPr>
            <w:tcW w:w="815" w:type="pct"/>
            <w:tcBorders>
              <w:top w:val="nil"/>
              <w:left w:val="nil"/>
              <w:bottom w:val="nil"/>
              <w:right w:val="nil"/>
            </w:tcBorders>
            <w:noWrap/>
            <w:vAlign w:val="center"/>
            <w:hideMark/>
          </w:tcPr>
          <w:p w14:paraId="1391E516" w14:textId="77777777" w:rsidR="00181D6E" w:rsidRPr="00B830A4" w:rsidRDefault="00181D6E" w:rsidP="00672DF2">
            <w:pPr>
              <w:widowControl/>
              <w:jc w:val="center"/>
              <w:rPr>
                <w:del w:id="745" w:author="Zhao Chunjiang" w:date="2026-10-07T08:00:00Z"/>
                <w:rFonts w:eastAsia="DengXian" w:cs="Times New Roman"/>
                <w:color w:val="000000"/>
                <w:kern w:val="0"/>
                <w:sz w:val="22"/>
              </w:rPr>
            </w:pPr>
          </w:p>
        </w:tc>
      </w:tr>
      <w:tr w:rsidR="00181D6E" w:rsidRPr="00B830A4" w14:paraId="4A264BFF" w14:textId="77777777" w:rsidTr="00AE6C50">
        <w:trPr>
          <w:trHeight w:val="285"/>
          <w:del w:id="746" w:author="Zhao Chunjiang" w:date="2026-10-07T08:00:00Z"/>
        </w:trPr>
        <w:tc>
          <w:tcPr>
            <w:tcW w:w="981" w:type="pct"/>
            <w:tcBorders>
              <w:top w:val="nil"/>
              <w:left w:val="nil"/>
              <w:bottom w:val="nil"/>
              <w:right w:val="nil"/>
            </w:tcBorders>
            <w:noWrap/>
            <w:vAlign w:val="center"/>
            <w:hideMark/>
          </w:tcPr>
          <w:p w14:paraId="3EFBB68B" w14:textId="77777777" w:rsidR="00181D6E" w:rsidRPr="00B830A4" w:rsidRDefault="00181D6E" w:rsidP="00672DF2">
            <w:pPr>
              <w:widowControl/>
              <w:jc w:val="center"/>
              <w:rPr>
                <w:del w:id="747" w:author="Zhao Chunjiang" w:date="2026-10-07T08:00:00Z"/>
                <w:rFonts w:eastAsia="DengXian" w:cs="Times New Roman"/>
                <w:color w:val="000000"/>
                <w:kern w:val="0"/>
                <w:sz w:val="22"/>
              </w:rPr>
            </w:pPr>
            <w:del w:id="748" w:author="Zhao Chunjiang" w:date="2026-10-07T08:00:00Z">
              <w:r>
                <w:rPr>
                  <w:rFonts w:eastAsia="DengXian" w:cs="Times New Roman"/>
                  <w:color w:val="000000"/>
                  <w:kern w:val="0"/>
                  <w:sz w:val="22"/>
                </w:rPr>
                <w:delText>14</w:delText>
              </w:r>
            </w:del>
          </w:p>
        </w:tc>
        <w:tc>
          <w:tcPr>
            <w:tcW w:w="596" w:type="pct"/>
            <w:tcBorders>
              <w:top w:val="nil"/>
              <w:left w:val="nil"/>
              <w:bottom w:val="nil"/>
              <w:right w:val="nil"/>
            </w:tcBorders>
            <w:noWrap/>
            <w:vAlign w:val="center"/>
            <w:hideMark/>
          </w:tcPr>
          <w:p w14:paraId="5996B568" w14:textId="77777777" w:rsidR="00181D6E" w:rsidRPr="00B830A4" w:rsidRDefault="00181D6E" w:rsidP="00672DF2">
            <w:pPr>
              <w:widowControl/>
              <w:jc w:val="center"/>
              <w:rPr>
                <w:del w:id="749" w:author="Zhao Chunjiang" w:date="2026-10-07T08:00:00Z"/>
                <w:rFonts w:eastAsia="DengXian" w:cs="Times New Roman"/>
                <w:color w:val="000000"/>
                <w:kern w:val="0"/>
                <w:sz w:val="22"/>
              </w:rPr>
            </w:pPr>
            <w:del w:id="750" w:author="Zhao Chunjiang" w:date="2026-10-07T08:00:00Z">
              <w:r>
                <w:rPr>
                  <w:rFonts w:eastAsia="DengXian" w:cs="Times New Roman"/>
                  <w:color w:val="000000"/>
                  <w:kern w:val="0"/>
                  <w:sz w:val="22"/>
                </w:rPr>
                <w:delText>45</w:delText>
              </w:r>
            </w:del>
          </w:p>
        </w:tc>
        <w:tc>
          <w:tcPr>
            <w:tcW w:w="752" w:type="pct"/>
            <w:tcBorders>
              <w:top w:val="nil"/>
              <w:left w:val="nil"/>
              <w:bottom w:val="nil"/>
              <w:right w:val="nil"/>
            </w:tcBorders>
            <w:noWrap/>
            <w:vAlign w:val="center"/>
            <w:hideMark/>
          </w:tcPr>
          <w:p w14:paraId="05BA387E" w14:textId="77777777" w:rsidR="00181D6E" w:rsidRPr="00B830A4" w:rsidRDefault="00181D6E" w:rsidP="00672DF2">
            <w:pPr>
              <w:widowControl/>
              <w:jc w:val="center"/>
              <w:rPr>
                <w:del w:id="751" w:author="Zhao Chunjiang" w:date="2026-10-07T08:00:00Z"/>
                <w:rFonts w:eastAsia="DengXian" w:cs="Times New Roman"/>
                <w:color w:val="000000"/>
                <w:kern w:val="0"/>
                <w:sz w:val="22"/>
              </w:rPr>
            </w:pPr>
            <w:del w:id="752" w:author="Zhao Chunjiang" w:date="2026-10-07T08:00:00Z">
              <w:r>
                <w:rPr>
                  <w:rFonts w:eastAsia="DengXian" w:cs="Times New Roman"/>
                  <w:color w:val="000000"/>
                  <w:kern w:val="0"/>
                  <w:sz w:val="22"/>
                </w:rPr>
                <w:delText>7.1</w:delText>
              </w:r>
            </w:del>
          </w:p>
        </w:tc>
        <w:tc>
          <w:tcPr>
            <w:tcW w:w="1857" w:type="pct"/>
            <w:tcBorders>
              <w:top w:val="nil"/>
              <w:left w:val="nil"/>
              <w:bottom w:val="nil"/>
              <w:right w:val="nil"/>
            </w:tcBorders>
            <w:noWrap/>
            <w:vAlign w:val="center"/>
            <w:hideMark/>
          </w:tcPr>
          <w:p w14:paraId="5415E7DA" w14:textId="77777777" w:rsidR="00181D6E" w:rsidRPr="00B830A4" w:rsidRDefault="00181D6E" w:rsidP="00672DF2">
            <w:pPr>
              <w:widowControl/>
              <w:jc w:val="center"/>
              <w:rPr>
                <w:del w:id="753" w:author="Zhao Chunjiang" w:date="2026-10-07T08:00:00Z"/>
                <w:rFonts w:eastAsia="DengXian" w:cs="Times New Roman"/>
                <w:color w:val="000000"/>
                <w:kern w:val="0"/>
                <w:sz w:val="22"/>
              </w:rPr>
            </w:pPr>
            <w:del w:id="754" w:author="Zhao Chunjiang" w:date="2026-10-07T08:00:00Z">
              <w:r>
                <w:rPr>
                  <w:rFonts w:eastAsia="DengXian" w:cs="Times New Roman"/>
                  <w:color w:val="000000"/>
                  <w:kern w:val="0"/>
                  <w:sz w:val="22"/>
                </w:rPr>
                <w:delText>14 (45)</w:delText>
              </w:r>
            </w:del>
          </w:p>
        </w:tc>
        <w:tc>
          <w:tcPr>
            <w:tcW w:w="815" w:type="pct"/>
            <w:tcBorders>
              <w:top w:val="nil"/>
              <w:left w:val="nil"/>
              <w:bottom w:val="nil"/>
              <w:right w:val="nil"/>
            </w:tcBorders>
            <w:noWrap/>
            <w:vAlign w:val="center"/>
            <w:hideMark/>
          </w:tcPr>
          <w:p w14:paraId="676C8B3B" w14:textId="77777777" w:rsidR="00181D6E" w:rsidRPr="00B830A4" w:rsidRDefault="00181D6E" w:rsidP="00672DF2">
            <w:pPr>
              <w:widowControl/>
              <w:jc w:val="center"/>
              <w:rPr>
                <w:del w:id="755" w:author="Zhao Chunjiang" w:date="2026-10-07T08:00:00Z"/>
                <w:rFonts w:eastAsia="DengXian" w:cs="Times New Roman"/>
                <w:color w:val="000000"/>
                <w:kern w:val="0"/>
                <w:sz w:val="22"/>
              </w:rPr>
            </w:pPr>
          </w:p>
        </w:tc>
      </w:tr>
      <w:tr w:rsidR="00181D6E" w:rsidRPr="00B830A4" w14:paraId="3125381A" w14:textId="77777777" w:rsidTr="00AE6C50">
        <w:trPr>
          <w:trHeight w:val="285"/>
          <w:del w:id="756" w:author="Zhao Chunjiang" w:date="2026-10-07T08:00:00Z"/>
        </w:trPr>
        <w:tc>
          <w:tcPr>
            <w:tcW w:w="981" w:type="pct"/>
            <w:tcBorders>
              <w:top w:val="nil"/>
              <w:left w:val="nil"/>
              <w:bottom w:val="nil"/>
              <w:right w:val="nil"/>
            </w:tcBorders>
            <w:noWrap/>
            <w:vAlign w:val="center"/>
            <w:hideMark/>
          </w:tcPr>
          <w:p w14:paraId="3A3E4F40" w14:textId="77777777" w:rsidR="00181D6E" w:rsidRPr="00B830A4" w:rsidRDefault="00181D6E" w:rsidP="00672DF2">
            <w:pPr>
              <w:widowControl/>
              <w:jc w:val="center"/>
              <w:rPr>
                <w:del w:id="757" w:author="Zhao Chunjiang" w:date="2026-10-07T08:00:00Z"/>
                <w:rFonts w:eastAsia="DengXian" w:cs="Times New Roman"/>
                <w:color w:val="000000"/>
                <w:kern w:val="0"/>
                <w:sz w:val="22"/>
              </w:rPr>
            </w:pPr>
            <w:del w:id="758" w:author="Zhao Chunjiang" w:date="2026-10-07T08:00:00Z">
              <w:r>
                <w:rPr>
                  <w:rFonts w:eastAsia="DengXian" w:cs="Times New Roman"/>
                  <w:color w:val="000000"/>
                  <w:kern w:val="0"/>
                  <w:sz w:val="22"/>
                </w:rPr>
                <w:delText>6A</w:delText>
              </w:r>
            </w:del>
          </w:p>
        </w:tc>
        <w:tc>
          <w:tcPr>
            <w:tcW w:w="596" w:type="pct"/>
            <w:tcBorders>
              <w:top w:val="nil"/>
              <w:left w:val="nil"/>
              <w:bottom w:val="nil"/>
              <w:right w:val="nil"/>
            </w:tcBorders>
            <w:noWrap/>
            <w:vAlign w:val="center"/>
            <w:hideMark/>
          </w:tcPr>
          <w:p w14:paraId="03732D62" w14:textId="77777777" w:rsidR="00181D6E" w:rsidRPr="00B830A4" w:rsidRDefault="00181D6E" w:rsidP="00672DF2">
            <w:pPr>
              <w:widowControl/>
              <w:jc w:val="center"/>
              <w:rPr>
                <w:del w:id="759" w:author="Zhao Chunjiang" w:date="2026-10-07T08:00:00Z"/>
                <w:rFonts w:eastAsia="DengXian" w:cs="Times New Roman"/>
                <w:color w:val="000000"/>
                <w:kern w:val="0"/>
                <w:sz w:val="22"/>
              </w:rPr>
            </w:pPr>
            <w:del w:id="760" w:author="Zhao Chunjiang" w:date="2026-10-07T08:00:00Z">
              <w:r>
                <w:rPr>
                  <w:rFonts w:eastAsia="DengXian" w:cs="Times New Roman"/>
                  <w:color w:val="000000"/>
                  <w:kern w:val="0"/>
                  <w:sz w:val="22"/>
                </w:rPr>
                <w:delText>29</w:delText>
              </w:r>
            </w:del>
          </w:p>
        </w:tc>
        <w:tc>
          <w:tcPr>
            <w:tcW w:w="752" w:type="pct"/>
            <w:tcBorders>
              <w:top w:val="nil"/>
              <w:left w:val="nil"/>
              <w:bottom w:val="nil"/>
              <w:right w:val="nil"/>
            </w:tcBorders>
            <w:noWrap/>
            <w:vAlign w:val="center"/>
            <w:hideMark/>
          </w:tcPr>
          <w:p w14:paraId="74A0C7FD" w14:textId="77777777" w:rsidR="00181D6E" w:rsidRPr="00B830A4" w:rsidRDefault="00181D6E" w:rsidP="00672DF2">
            <w:pPr>
              <w:widowControl/>
              <w:jc w:val="center"/>
              <w:rPr>
                <w:del w:id="761" w:author="Zhao Chunjiang" w:date="2026-10-07T08:00:00Z"/>
                <w:rFonts w:eastAsia="DengXian" w:cs="Times New Roman"/>
                <w:color w:val="000000"/>
                <w:kern w:val="0"/>
                <w:sz w:val="22"/>
              </w:rPr>
            </w:pPr>
            <w:del w:id="762" w:author="Zhao Chunjiang" w:date="2026-10-07T08:00:00Z">
              <w:r>
                <w:rPr>
                  <w:rFonts w:eastAsia="DengXian" w:cs="Times New Roman"/>
                  <w:color w:val="000000"/>
                  <w:kern w:val="0"/>
                  <w:sz w:val="22"/>
                </w:rPr>
                <w:delText>4.6</w:delText>
              </w:r>
            </w:del>
          </w:p>
        </w:tc>
        <w:tc>
          <w:tcPr>
            <w:tcW w:w="1857" w:type="pct"/>
            <w:tcBorders>
              <w:top w:val="nil"/>
              <w:left w:val="nil"/>
              <w:bottom w:val="nil"/>
              <w:right w:val="nil"/>
            </w:tcBorders>
            <w:noWrap/>
            <w:vAlign w:val="center"/>
            <w:hideMark/>
          </w:tcPr>
          <w:p w14:paraId="57252860" w14:textId="77777777" w:rsidR="00181D6E" w:rsidRPr="00B830A4" w:rsidRDefault="00181D6E">
            <w:pPr>
              <w:widowControl/>
              <w:jc w:val="center"/>
              <w:rPr>
                <w:del w:id="763" w:author="Zhao Chunjiang" w:date="2026-10-07T08:00:00Z"/>
                <w:rFonts w:eastAsia="DengXian" w:cs="Times New Roman"/>
                <w:color w:val="000000"/>
                <w:kern w:val="0"/>
                <w:sz w:val="22"/>
              </w:rPr>
            </w:pPr>
            <w:del w:id="764" w:author="Zhao Chunjiang" w:date="2026-10-07T08:00:00Z">
              <w:r>
                <w:rPr>
                  <w:rFonts w:eastAsia="DengXian" w:cs="Times New Roman"/>
                  <w:color w:val="000000"/>
                  <w:kern w:val="0"/>
                  <w:sz w:val="22"/>
                </w:rPr>
                <w:delText>6A (25), 6C (2), 6B (2)</w:delText>
              </w:r>
            </w:del>
          </w:p>
        </w:tc>
        <w:tc>
          <w:tcPr>
            <w:tcW w:w="815" w:type="pct"/>
            <w:tcBorders>
              <w:top w:val="nil"/>
              <w:left w:val="nil"/>
              <w:bottom w:val="nil"/>
              <w:right w:val="nil"/>
            </w:tcBorders>
            <w:noWrap/>
            <w:vAlign w:val="center"/>
            <w:hideMark/>
          </w:tcPr>
          <w:p w14:paraId="478AC144" w14:textId="77777777" w:rsidR="00181D6E" w:rsidRPr="00B830A4" w:rsidRDefault="00181D6E" w:rsidP="00672DF2">
            <w:pPr>
              <w:widowControl/>
              <w:jc w:val="center"/>
              <w:rPr>
                <w:del w:id="765" w:author="Zhao Chunjiang" w:date="2026-10-07T08:00:00Z"/>
                <w:rFonts w:eastAsia="DengXian" w:cs="Times New Roman"/>
                <w:color w:val="000000"/>
                <w:kern w:val="0"/>
                <w:sz w:val="22"/>
              </w:rPr>
            </w:pPr>
            <w:del w:id="766" w:author="Zhao Chunjiang" w:date="2026-10-07T08:00:00Z">
              <w:r>
                <w:rPr>
                  <w:rFonts w:eastAsia="DengXian" w:cs="Times New Roman"/>
                  <w:color w:val="000000"/>
                  <w:kern w:val="0"/>
                  <w:sz w:val="22"/>
                </w:rPr>
                <w:delText>4</w:delText>
              </w:r>
            </w:del>
          </w:p>
        </w:tc>
      </w:tr>
      <w:tr w:rsidR="00181D6E" w:rsidRPr="00B830A4" w14:paraId="38B5B6F5" w14:textId="77777777" w:rsidTr="00AE6C50">
        <w:trPr>
          <w:trHeight w:val="285"/>
          <w:del w:id="767" w:author="Zhao Chunjiang" w:date="2026-10-07T08:00:00Z"/>
        </w:trPr>
        <w:tc>
          <w:tcPr>
            <w:tcW w:w="981" w:type="pct"/>
            <w:tcBorders>
              <w:top w:val="nil"/>
              <w:left w:val="nil"/>
              <w:bottom w:val="nil"/>
              <w:right w:val="nil"/>
            </w:tcBorders>
            <w:noWrap/>
            <w:vAlign w:val="center"/>
            <w:hideMark/>
          </w:tcPr>
          <w:p w14:paraId="7BE61495" w14:textId="77777777" w:rsidR="00181D6E" w:rsidRPr="00B830A4" w:rsidRDefault="00181D6E" w:rsidP="00672DF2">
            <w:pPr>
              <w:widowControl/>
              <w:jc w:val="center"/>
              <w:rPr>
                <w:del w:id="768" w:author="Zhao Chunjiang" w:date="2026-10-07T08:00:00Z"/>
                <w:rFonts w:eastAsia="DengXian" w:cs="Times New Roman"/>
                <w:color w:val="000000"/>
                <w:kern w:val="0"/>
                <w:sz w:val="22"/>
              </w:rPr>
            </w:pPr>
            <w:del w:id="769" w:author="Zhao Chunjiang" w:date="2026-10-07T08:00:00Z">
              <w:r>
                <w:rPr>
                  <w:rFonts w:eastAsia="DengXian" w:cs="Times New Roman"/>
                  <w:color w:val="000000"/>
                  <w:kern w:val="0"/>
                  <w:sz w:val="22"/>
                </w:rPr>
                <w:delText>15A</w:delText>
              </w:r>
            </w:del>
          </w:p>
        </w:tc>
        <w:tc>
          <w:tcPr>
            <w:tcW w:w="596" w:type="pct"/>
            <w:tcBorders>
              <w:top w:val="nil"/>
              <w:left w:val="nil"/>
              <w:bottom w:val="nil"/>
              <w:right w:val="nil"/>
            </w:tcBorders>
            <w:noWrap/>
            <w:vAlign w:val="center"/>
            <w:hideMark/>
          </w:tcPr>
          <w:p w14:paraId="44B0A1D9" w14:textId="77777777" w:rsidR="00181D6E" w:rsidRPr="00B830A4" w:rsidRDefault="00181D6E" w:rsidP="00672DF2">
            <w:pPr>
              <w:widowControl/>
              <w:jc w:val="center"/>
              <w:rPr>
                <w:del w:id="770" w:author="Zhao Chunjiang" w:date="2026-10-07T08:00:00Z"/>
                <w:rFonts w:eastAsia="DengXian" w:cs="Times New Roman"/>
                <w:color w:val="000000"/>
                <w:kern w:val="0"/>
                <w:sz w:val="22"/>
              </w:rPr>
            </w:pPr>
            <w:del w:id="771" w:author="Zhao Chunjiang" w:date="2026-10-07T08:00:00Z">
              <w:r>
                <w:rPr>
                  <w:rFonts w:eastAsia="DengXian" w:cs="Times New Roman"/>
                  <w:color w:val="000000"/>
                  <w:kern w:val="0"/>
                  <w:sz w:val="22"/>
                </w:rPr>
                <w:delText>18</w:delText>
              </w:r>
            </w:del>
          </w:p>
        </w:tc>
        <w:tc>
          <w:tcPr>
            <w:tcW w:w="752" w:type="pct"/>
            <w:tcBorders>
              <w:top w:val="nil"/>
              <w:left w:val="nil"/>
              <w:bottom w:val="nil"/>
              <w:right w:val="nil"/>
            </w:tcBorders>
            <w:noWrap/>
            <w:vAlign w:val="center"/>
            <w:hideMark/>
          </w:tcPr>
          <w:p w14:paraId="473DD620" w14:textId="77777777" w:rsidR="00181D6E" w:rsidRPr="00B830A4" w:rsidRDefault="00181D6E" w:rsidP="00672DF2">
            <w:pPr>
              <w:widowControl/>
              <w:jc w:val="center"/>
              <w:rPr>
                <w:del w:id="772" w:author="Zhao Chunjiang" w:date="2026-10-07T08:00:00Z"/>
                <w:rFonts w:eastAsia="DengXian" w:cs="Times New Roman"/>
                <w:color w:val="000000"/>
                <w:kern w:val="0"/>
                <w:sz w:val="22"/>
              </w:rPr>
            </w:pPr>
            <w:del w:id="773" w:author="Zhao Chunjiang" w:date="2026-10-07T08:00:00Z">
              <w:r>
                <w:rPr>
                  <w:rFonts w:eastAsia="DengXian" w:cs="Times New Roman"/>
                  <w:color w:val="000000"/>
                  <w:kern w:val="0"/>
                  <w:sz w:val="22"/>
                </w:rPr>
                <w:delText>2.8</w:delText>
              </w:r>
            </w:del>
          </w:p>
        </w:tc>
        <w:tc>
          <w:tcPr>
            <w:tcW w:w="1857" w:type="pct"/>
            <w:tcBorders>
              <w:top w:val="nil"/>
              <w:left w:val="nil"/>
              <w:bottom w:val="nil"/>
              <w:right w:val="nil"/>
            </w:tcBorders>
            <w:noWrap/>
            <w:vAlign w:val="center"/>
            <w:hideMark/>
          </w:tcPr>
          <w:p w14:paraId="2A4C70BA" w14:textId="77777777" w:rsidR="00181D6E" w:rsidRPr="00B830A4" w:rsidRDefault="00181D6E" w:rsidP="00672DF2">
            <w:pPr>
              <w:widowControl/>
              <w:jc w:val="center"/>
              <w:rPr>
                <w:del w:id="774" w:author="Zhao Chunjiang" w:date="2026-10-07T08:00:00Z"/>
                <w:rFonts w:eastAsia="DengXian" w:cs="Times New Roman"/>
                <w:color w:val="000000"/>
                <w:kern w:val="0"/>
                <w:sz w:val="22"/>
              </w:rPr>
            </w:pPr>
            <w:del w:id="775" w:author="Zhao Chunjiang" w:date="2026-10-07T08:00:00Z">
              <w:r>
                <w:rPr>
                  <w:rFonts w:eastAsia="DengXian" w:cs="Times New Roman"/>
                  <w:color w:val="000000"/>
                  <w:kern w:val="0"/>
                  <w:sz w:val="22"/>
                </w:rPr>
                <w:delText>15A (14), 15C (3), 15B (1)</w:delText>
              </w:r>
            </w:del>
          </w:p>
        </w:tc>
        <w:tc>
          <w:tcPr>
            <w:tcW w:w="815" w:type="pct"/>
            <w:tcBorders>
              <w:top w:val="nil"/>
              <w:left w:val="nil"/>
              <w:bottom w:val="nil"/>
              <w:right w:val="nil"/>
            </w:tcBorders>
            <w:noWrap/>
            <w:vAlign w:val="center"/>
            <w:hideMark/>
          </w:tcPr>
          <w:p w14:paraId="518D6703" w14:textId="77777777" w:rsidR="00181D6E" w:rsidRPr="00B830A4" w:rsidRDefault="00181D6E" w:rsidP="00672DF2">
            <w:pPr>
              <w:widowControl/>
              <w:jc w:val="center"/>
              <w:rPr>
                <w:del w:id="776" w:author="Zhao Chunjiang" w:date="2026-10-07T08:00:00Z"/>
                <w:rFonts w:eastAsia="DengXian" w:cs="Times New Roman"/>
                <w:color w:val="000000"/>
                <w:kern w:val="0"/>
                <w:sz w:val="22"/>
              </w:rPr>
            </w:pPr>
            <w:del w:id="777" w:author="Zhao Chunjiang" w:date="2026-10-07T08:00:00Z">
              <w:r>
                <w:rPr>
                  <w:rFonts w:eastAsia="DengXian" w:cs="Times New Roman"/>
                  <w:color w:val="000000"/>
                  <w:kern w:val="0"/>
                  <w:sz w:val="22"/>
                </w:rPr>
                <w:delText>4</w:delText>
              </w:r>
            </w:del>
          </w:p>
        </w:tc>
      </w:tr>
      <w:tr w:rsidR="00181D6E" w:rsidRPr="00B830A4" w14:paraId="519B9C8E" w14:textId="77777777" w:rsidTr="00AE6C50">
        <w:trPr>
          <w:trHeight w:val="285"/>
          <w:del w:id="778" w:author="Zhao Chunjiang" w:date="2026-10-07T08:00:00Z"/>
        </w:trPr>
        <w:tc>
          <w:tcPr>
            <w:tcW w:w="981" w:type="pct"/>
            <w:tcBorders>
              <w:top w:val="nil"/>
              <w:left w:val="nil"/>
              <w:bottom w:val="nil"/>
              <w:right w:val="nil"/>
            </w:tcBorders>
            <w:noWrap/>
            <w:vAlign w:val="center"/>
            <w:hideMark/>
          </w:tcPr>
          <w:p w14:paraId="2E3898D1" w14:textId="77777777" w:rsidR="00181D6E" w:rsidRPr="00B830A4" w:rsidRDefault="00181D6E" w:rsidP="00672DF2">
            <w:pPr>
              <w:widowControl/>
              <w:jc w:val="center"/>
              <w:rPr>
                <w:del w:id="779" w:author="Zhao Chunjiang" w:date="2026-10-07T08:00:00Z"/>
                <w:rFonts w:eastAsia="DengXian" w:cs="Times New Roman"/>
                <w:color w:val="000000"/>
                <w:kern w:val="0"/>
                <w:sz w:val="22"/>
              </w:rPr>
            </w:pPr>
            <w:del w:id="780" w:author="Zhao Chunjiang" w:date="2026-10-07T08:00:00Z">
              <w:r>
                <w:rPr>
                  <w:rFonts w:eastAsia="DengXian" w:cs="Times New Roman"/>
                  <w:color w:val="000000"/>
                  <w:kern w:val="0"/>
                  <w:sz w:val="22"/>
                </w:rPr>
                <w:delText>11A</w:delText>
              </w:r>
            </w:del>
          </w:p>
        </w:tc>
        <w:tc>
          <w:tcPr>
            <w:tcW w:w="596" w:type="pct"/>
            <w:tcBorders>
              <w:top w:val="nil"/>
              <w:left w:val="nil"/>
              <w:bottom w:val="nil"/>
              <w:right w:val="nil"/>
            </w:tcBorders>
            <w:noWrap/>
            <w:vAlign w:val="center"/>
            <w:hideMark/>
          </w:tcPr>
          <w:p w14:paraId="4C4B4C29" w14:textId="77777777" w:rsidR="00181D6E" w:rsidRPr="00B830A4" w:rsidRDefault="00181D6E" w:rsidP="00672DF2">
            <w:pPr>
              <w:widowControl/>
              <w:jc w:val="center"/>
              <w:rPr>
                <w:del w:id="781" w:author="Zhao Chunjiang" w:date="2026-10-07T08:00:00Z"/>
                <w:rFonts w:eastAsia="DengXian" w:cs="Times New Roman"/>
                <w:color w:val="000000"/>
                <w:kern w:val="0"/>
                <w:sz w:val="22"/>
              </w:rPr>
            </w:pPr>
            <w:del w:id="782" w:author="Zhao Chunjiang" w:date="2026-10-07T08:00:00Z">
              <w:r>
                <w:rPr>
                  <w:rFonts w:eastAsia="DengXian" w:cs="Times New Roman"/>
                  <w:color w:val="000000"/>
                  <w:kern w:val="0"/>
                  <w:sz w:val="22"/>
                </w:rPr>
                <w:delText>13</w:delText>
              </w:r>
            </w:del>
          </w:p>
        </w:tc>
        <w:tc>
          <w:tcPr>
            <w:tcW w:w="752" w:type="pct"/>
            <w:tcBorders>
              <w:top w:val="nil"/>
              <w:left w:val="nil"/>
              <w:bottom w:val="nil"/>
              <w:right w:val="nil"/>
            </w:tcBorders>
            <w:noWrap/>
            <w:vAlign w:val="center"/>
            <w:hideMark/>
          </w:tcPr>
          <w:p w14:paraId="7FB5B09C" w14:textId="77777777" w:rsidR="00181D6E" w:rsidRPr="00B830A4" w:rsidRDefault="00181D6E" w:rsidP="00672DF2">
            <w:pPr>
              <w:widowControl/>
              <w:jc w:val="center"/>
              <w:rPr>
                <w:del w:id="783" w:author="Zhao Chunjiang" w:date="2026-10-07T08:00:00Z"/>
                <w:rFonts w:eastAsia="DengXian" w:cs="Times New Roman"/>
                <w:color w:val="000000"/>
                <w:kern w:val="0"/>
                <w:sz w:val="22"/>
              </w:rPr>
            </w:pPr>
            <w:del w:id="784" w:author="Zhao Chunjiang" w:date="2026-10-07T08:00:00Z">
              <w:r>
                <w:rPr>
                  <w:rFonts w:eastAsia="DengXian" w:cs="Times New Roman"/>
                  <w:color w:val="000000"/>
                  <w:kern w:val="0"/>
                  <w:sz w:val="22"/>
                </w:rPr>
                <w:delText>2.1</w:delText>
              </w:r>
            </w:del>
          </w:p>
        </w:tc>
        <w:tc>
          <w:tcPr>
            <w:tcW w:w="1857" w:type="pct"/>
            <w:tcBorders>
              <w:top w:val="nil"/>
              <w:left w:val="nil"/>
              <w:bottom w:val="nil"/>
              <w:right w:val="nil"/>
            </w:tcBorders>
            <w:noWrap/>
            <w:vAlign w:val="center"/>
            <w:hideMark/>
          </w:tcPr>
          <w:p w14:paraId="78454A34" w14:textId="77777777" w:rsidR="00181D6E" w:rsidRPr="00B830A4" w:rsidRDefault="00181D6E" w:rsidP="00672DF2">
            <w:pPr>
              <w:widowControl/>
              <w:jc w:val="center"/>
              <w:rPr>
                <w:del w:id="785" w:author="Zhao Chunjiang" w:date="2026-10-07T08:00:00Z"/>
                <w:rFonts w:eastAsia="DengXian" w:cs="Times New Roman"/>
                <w:color w:val="000000"/>
                <w:kern w:val="0"/>
                <w:sz w:val="22"/>
              </w:rPr>
            </w:pPr>
            <w:del w:id="786" w:author="Zhao Chunjiang" w:date="2026-10-07T08:00:00Z">
              <w:r>
                <w:rPr>
                  <w:rFonts w:eastAsia="DengXian" w:cs="Times New Roman"/>
                  <w:color w:val="000000"/>
                  <w:kern w:val="0"/>
                  <w:sz w:val="22"/>
                </w:rPr>
                <w:delText>11A (11), 11F (2)</w:delText>
              </w:r>
            </w:del>
          </w:p>
        </w:tc>
        <w:tc>
          <w:tcPr>
            <w:tcW w:w="815" w:type="pct"/>
            <w:tcBorders>
              <w:top w:val="nil"/>
              <w:left w:val="nil"/>
              <w:bottom w:val="nil"/>
              <w:right w:val="nil"/>
            </w:tcBorders>
            <w:noWrap/>
            <w:vAlign w:val="center"/>
            <w:hideMark/>
          </w:tcPr>
          <w:p w14:paraId="153C9E8F" w14:textId="77777777" w:rsidR="00181D6E" w:rsidRPr="00B830A4" w:rsidRDefault="00181D6E" w:rsidP="00672DF2">
            <w:pPr>
              <w:widowControl/>
              <w:jc w:val="center"/>
              <w:rPr>
                <w:del w:id="787" w:author="Zhao Chunjiang" w:date="2026-10-07T08:00:00Z"/>
                <w:rFonts w:eastAsia="DengXian" w:cs="Times New Roman"/>
                <w:color w:val="000000"/>
                <w:kern w:val="0"/>
                <w:sz w:val="22"/>
              </w:rPr>
            </w:pPr>
            <w:del w:id="788" w:author="Zhao Chunjiang" w:date="2026-10-07T08:00:00Z">
              <w:r>
                <w:rPr>
                  <w:rFonts w:eastAsia="DengXian" w:cs="Times New Roman"/>
                  <w:color w:val="000000"/>
                  <w:kern w:val="0"/>
                  <w:sz w:val="22"/>
                </w:rPr>
                <w:delText>2</w:delText>
              </w:r>
            </w:del>
          </w:p>
        </w:tc>
      </w:tr>
      <w:tr w:rsidR="00181D6E" w:rsidRPr="00B830A4" w14:paraId="4E887D72" w14:textId="77777777" w:rsidTr="00AE6C50">
        <w:trPr>
          <w:trHeight w:val="285"/>
          <w:del w:id="789" w:author="Zhao Chunjiang" w:date="2026-10-07T08:00:00Z"/>
        </w:trPr>
        <w:tc>
          <w:tcPr>
            <w:tcW w:w="981" w:type="pct"/>
            <w:tcBorders>
              <w:top w:val="nil"/>
              <w:left w:val="nil"/>
              <w:bottom w:val="nil"/>
              <w:right w:val="nil"/>
            </w:tcBorders>
            <w:noWrap/>
            <w:vAlign w:val="center"/>
            <w:hideMark/>
          </w:tcPr>
          <w:p w14:paraId="59D1CDCC" w14:textId="77777777" w:rsidR="00181D6E" w:rsidRPr="00B830A4" w:rsidRDefault="00181D6E" w:rsidP="00672DF2">
            <w:pPr>
              <w:widowControl/>
              <w:jc w:val="center"/>
              <w:rPr>
                <w:del w:id="790" w:author="Zhao Chunjiang" w:date="2026-10-07T08:00:00Z"/>
                <w:rFonts w:eastAsia="DengXian" w:cs="Times New Roman"/>
                <w:color w:val="000000"/>
                <w:kern w:val="0"/>
                <w:sz w:val="22"/>
              </w:rPr>
            </w:pPr>
            <w:del w:id="791" w:author="Zhao Chunjiang" w:date="2026-10-07T08:00:00Z">
              <w:r>
                <w:rPr>
                  <w:rFonts w:eastAsia="DengXian" w:cs="Times New Roman"/>
                  <w:color w:val="000000"/>
                  <w:kern w:val="0"/>
                  <w:sz w:val="22"/>
                </w:rPr>
                <w:delText>15B</w:delText>
              </w:r>
            </w:del>
          </w:p>
        </w:tc>
        <w:tc>
          <w:tcPr>
            <w:tcW w:w="596" w:type="pct"/>
            <w:tcBorders>
              <w:top w:val="nil"/>
              <w:left w:val="nil"/>
              <w:bottom w:val="nil"/>
              <w:right w:val="nil"/>
            </w:tcBorders>
            <w:noWrap/>
            <w:vAlign w:val="center"/>
            <w:hideMark/>
          </w:tcPr>
          <w:p w14:paraId="60D0FF9F" w14:textId="77777777" w:rsidR="00181D6E" w:rsidRPr="00B830A4" w:rsidRDefault="00181D6E" w:rsidP="00672DF2">
            <w:pPr>
              <w:widowControl/>
              <w:jc w:val="center"/>
              <w:rPr>
                <w:del w:id="792" w:author="Zhao Chunjiang" w:date="2026-10-07T08:00:00Z"/>
                <w:rFonts w:eastAsia="DengXian" w:cs="Times New Roman"/>
                <w:color w:val="000000"/>
                <w:kern w:val="0"/>
                <w:sz w:val="22"/>
              </w:rPr>
            </w:pPr>
            <w:del w:id="793" w:author="Zhao Chunjiang" w:date="2026-10-07T08:00:00Z">
              <w:r>
                <w:rPr>
                  <w:rFonts w:eastAsia="DengXian" w:cs="Times New Roman"/>
                  <w:color w:val="000000"/>
                  <w:kern w:val="0"/>
                  <w:sz w:val="22"/>
                </w:rPr>
                <w:delText>13</w:delText>
              </w:r>
            </w:del>
          </w:p>
        </w:tc>
        <w:tc>
          <w:tcPr>
            <w:tcW w:w="752" w:type="pct"/>
            <w:tcBorders>
              <w:top w:val="nil"/>
              <w:left w:val="nil"/>
              <w:bottom w:val="nil"/>
              <w:right w:val="nil"/>
            </w:tcBorders>
            <w:noWrap/>
            <w:vAlign w:val="center"/>
            <w:hideMark/>
          </w:tcPr>
          <w:p w14:paraId="4CEB61E9" w14:textId="77777777" w:rsidR="00181D6E" w:rsidRPr="00B830A4" w:rsidRDefault="00181D6E" w:rsidP="00672DF2">
            <w:pPr>
              <w:widowControl/>
              <w:jc w:val="center"/>
              <w:rPr>
                <w:del w:id="794" w:author="Zhao Chunjiang" w:date="2026-10-07T08:00:00Z"/>
                <w:rFonts w:eastAsia="DengXian" w:cs="Times New Roman"/>
                <w:color w:val="000000"/>
                <w:kern w:val="0"/>
                <w:sz w:val="22"/>
              </w:rPr>
            </w:pPr>
            <w:del w:id="795" w:author="Zhao Chunjiang" w:date="2026-10-07T08:00:00Z">
              <w:r>
                <w:rPr>
                  <w:rFonts w:eastAsia="DengXian" w:cs="Times New Roman"/>
                  <w:color w:val="000000"/>
                  <w:kern w:val="0"/>
                  <w:sz w:val="22"/>
                </w:rPr>
                <w:delText>2.1</w:delText>
              </w:r>
            </w:del>
          </w:p>
        </w:tc>
        <w:tc>
          <w:tcPr>
            <w:tcW w:w="1857" w:type="pct"/>
            <w:tcBorders>
              <w:top w:val="nil"/>
              <w:left w:val="nil"/>
              <w:bottom w:val="nil"/>
              <w:right w:val="nil"/>
            </w:tcBorders>
            <w:noWrap/>
            <w:vAlign w:val="center"/>
            <w:hideMark/>
          </w:tcPr>
          <w:p w14:paraId="7D17F7BD" w14:textId="77777777" w:rsidR="00181D6E" w:rsidRPr="00B830A4" w:rsidRDefault="00181D6E" w:rsidP="00672DF2">
            <w:pPr>
              <w:widowControl/>
              <w:jc w:val="center"/>
              <w:rPr>
                <w:del w:id="796" w:author="Zhao Chunjiang" w:date="2026-10-07T08:00:00Z"/>
                <w:rFonts w:eastAsia="DengXian" w:cs="Times New Roman"/>
                <w:color w:val="000000"/>
                <w:kern w:val="0"/>
                <w:sz w:val="22"/>
              </w:rPr>
            </w:pPr>
            <w:del w:id="797" w:author="Zhao Chunjiang" w:date="2026-10-07T08:00:00Z">
              <w:r>
                <w:rPr>
                  <w:rFonts w:eastAsia="DengXian" w:cs="Times New Roman"/>
                  <w:color w:val="000000"/>
                  <w:kern w:val="0"/>
                  <w:sz w:val="22"/>
                </w:rPr>
                <w:delText>15B (12), 15B/15C (1)</w:delText>
              </w:r>
            </w:del>
          </w:p>
        </w:tc>
        <w:tc>
          <w:tcPr>
            <w:tcW w:w="815" w:type="pct"/>
            <w:tcBorders>
              <w:top w:val="nil"/>
              <w:left w:val="nil"/>
              <w:bottom w:val="nil"/>
              <w:right w:val="nil"/>
            </w:tcBorders>
            <w:noWrap/>
            <w:vAlign w:val="center"/>
            <w:hideMark/>
          </w:tcPr>
          <w:p w14:paraId="1B881489" w14:textId="77777777" w:rsidR="00181D6E" w:rsidRPr="00B830A4" w:rsidRDefault="00181D6E" w:rsidP="00672DF2">
            <w:pPr>
              <w:widowControl/>
              <w:jc w:val="center"/>
              <w:rPr>
                <w:del w:id="798" w:author="Zhao Chunjiang" w:date="2026-10-07T08:00:00Z"/>
                <w:rFonts w:eastAsia="DengXian" w:cs="Times New Roman"/>
                <w:color w:val="000000"/>
                <w:kern w:val="0"/>
                <w:sz w:val="22"/>
              </w:rPr>
            </w:pPr>
            <w:del w:id="799" w:author="Zhao Chunjiang" w:date="2026-10-07T08:00:00Z">
              <w:r>
                <w:rPr>
                  <w:rFonts w:eastAsia="DengXian" w:cs="Times New Roman"/>
                  <w:color w:val="000000"/>
                  <w:kern w:val="0"/>
                  <w:sz w:val="22"/>
                </w:rPr>
                <w:delText>1</w:delText>
              </w:r>
            </w:del>
          </w:p>
        </w:tc>
      </w:tr>
      <w:tr w:rsidR="00181D6E" w:rsidRPr="00B830A4" w14:paraId="0453A1B2" w14:textId="77777777" w:rsidTr="00AE6C50">
        <w:trPr>
          <w:trHeight w:val="285"/>
          <w:del w:id="800" w:author="Zhao Chunjiang" w:date="2026-10-07T08:00:00Z"/>
        </w:trPr>
        <w:tc>
          <w:tcPr>
            <w:tcW w:w="981" w:type="pct"/>
            <w:tcBorders>
              <w:top w:val="nil"/>
              <w:left w:val="nil"/>
              <w:bottom w:val="nil"/>
              <w:right w:val="nil"/>
            </w:tcBorders>
            <w:noWrap/>
            <w:vAlign w:val="center"/>
            <w:hideMark/>
          </w:tcPr>
          <w:p w14:paraId="654168A9" w14:textId="77777777" w:rsidR="00181D6E" w:rsidRPr="00B830A4" w:rsidRDefault="00181D6E" w:rsidP="00672DF2">
            <w:pPr>
              <w:widowControl/>
              <w:jc w:val="center"/>
              <w:rPr>
                <w:del w:id="801" w:author="Zhao Chunjiang" w:date="2026-10-07T08:00:00Z"/>
                <w:rFonts w:eastAsia="DengXian" w:cs="Times New Roman"/>
                <w:color w:val="000000"/>
                <w:kern w:val="0"/>
                <w:sz w:val="22"/>
              </w:rPr>
            </w:pPr>
            <w:del w:id="802" w:author="Zhao Chunjiang" w:date="2026-10-07T08:00:00Z">
              <w:r>
                <w:rPr>
                  <w:rFonts w:eastAsia="DengXian" w:cs="Times New Roman"/>
                  <w:color w:val="000000"/>
                  <w:kern w:val="0"/>
                  <w:sz w:val="22"/>
                </w:rPr>
                <w:delText>28F</w:delText>
              </w:r>
            </w:del>
          </w:p>
        </w:tc>
        <w:tc>
          <w:tcPr>
            <w:tcW w:w="596" w:type="pct"/>
            <w:tcBorders>
              <w:top w:val="nil"/>
              <w:left w:val="nil"/>
              <w:bottom w:val="nil"/>
              <w:right w:val="nil"/>
            </w:tcBorders>
            <w:noWrap/>
            <w:vAlign w:val="center"/>
            <w:hideMark/>
          </w:tcPr>
          <w:p w14:paraId="19590AF7" w14:textId="77777777" w:rsidR="00181D6E" w:rsidRPr="00B830A4" w:rsidRDefault="00181D6E" w:rsidP="00672DF2">
            <w:pPr>
              <w:widowControl/>
              <w:jc w:val="center"/>
              <w:rPr>
                <w:del w:id="803" w:author="Zhao Chunjiang" w:date="2026-10-07T08:00:00Z"/>
                <w:rFonts w:eastAsia="DengXian" w:cs="Times New Roman"/>
                <w:color w:val="000000"/>
                <w:kern w:val="0"/>
                <w:sz w:val="22"/>
              </w:rPr>
            </w:pPr>
            <w:del w:id="804" w:author="Zhao Chunjiang" w:date="2026-10-07T08:00:00Z">
              <w:r>
                <w:rPr>
                  <w:rFonts w:eastAsia="DengXian" w:cs="Times New Roman"/>
                  <w:color w:val="000000"/>
                  <w:kern w:val="0"/>
                  <w:sz w:val="22"/>
                </w:rPr>
                <w:delText>11</w:delText>
              </w:r>
            </w:del>
          </w:p>
        </w:tc>
        <w:tc>
          <w:tcPr>
            <w:tcW w:w="752" w:type="pct"/>
            <w:tcBorders>
              <w:top w:val="nil"/>
              <w:left w:val="nil"/>
              <w:bottom w:val="nil"/>
              <w:right w:val="nil"/>
            </w:tcBorders>
            <w:noWrap/>
            <w:vAlign w:val="center"/>
            <w:hideMark/>
          </w:tcPr>
          <w:p w14:paraId="08066AF8" w14:textId="77777777" w:rsidR="00181D6E" w:rsidRPr="00B830A4" w:rsidRDefault="00181D6E" w:rsidP="00672DF2">
            <w:pPr>
              <w:widowControl/>
              <w:jc w:val="center"/>
              <w:rPr>
                <w:del w:id="805" w:author="Zhao Chunjiang" w:date="2026-10-07T08:00:00Z"/>
                <w:rFonts w:eastAsia="DengXian" w:cs="Times New Roman"/>
                <w:color w:val="000000"/>
                <w:kern w:val="0"/>
                <w:sz w:val="22"/>
              </w:rPr>
            </w:pPr>
            <w:del w:id="806" w:author="Zhao Chunjiang" w:date="2026-10-07T08:00:00Z">
              <w:r>
                <w:rPr>
                  <w:rFonts w:eastAsia="DengXian" w:cs="Times New Roman"/>
                  <w:color w:val="000000"/>
                  <w:kern w:val="0"/>
                  <w:sz w:val="22"/>
                </w:rPr>
                <w:delText>1.7</w:delText>
              </w:r>
            </w:del>
          </w:p>
        </w:tc>
        <w:tc>
          <w:tcPr>
            <w:tcW w:w="1857" w:type="pct"/>
            <w:tcBorders>
              <w:top w:val="nil"/>
              <w:left w:val="nil"/>
              <w:bottom w:val="nil"/>
              <w:right w:val="nil"/>
            </w:tcBorders>
            <w:noWrap/>
            <w:vAlign w:val="center"/>
            <w:hideMark/>
          </w:tcPr>
          <w:p w14:paraId="79425946" w14:textId="77777777" w:rsidR="00181D6E" w:rsidRPr="00B830A4" w:rsidRDefault="00181D6E" w:rsidP="00672DF2">
            <w:pPr>
              <w:widowControl/>
              <w:jc w:val="center"/>
              <w:rPr>
                <w:del w:id="807" w:author="Zhao Chunjiang" w:date="2026-10-07T08:00:00Z"/>
                <w:rFonts w:eastAsia="DengXian" w:cs="Times New Roman"/>
                <w:color w:val="000000"/>
                <w:kern w:val="0"/>
                <w:sz w:val="22"/>
              </w:rPr>
            </w:pPr>
            <w:del w:id="808" w:author="Zhao Chunjiang" w:date="2026-10-07T08:00:00Z">
              <w:r>
                <w:rPr>
                  <w:rFonts w:eastAsia="DengXian" w:cs="Times New Roman"/>
                  <w:color w:val="000000"/>
                  <w:kern w:val="0"/>
                  <w:sz w:val="22"/>
                </w:rPr>
                <w:delText>28F (11)</w:delText>
              </w:r>
            </w:del>
          </w:p>
        </w:tc>
        <w:tc>
          <w:tcPr>
            <w:tcW w:w="815" w:type="pct"/>
            <w:tcBorders>
              <w:top w:val="nil"/>
              <w:left w:val="nil"/>
              <w:bottom w:val="nil"/>
              <w:right w:val="nil"/>
            </w:tcBorders>
            <w:noWrap/>
            <w:vAlign w:val="center"/>
            <w:hideMark/>
          </w:tcPr>
          <w:p w14:paraId="0167C094" w14:textId="77777777" w:rsidR="00181D6E" w:rsidRPr="00B830A4" w:rsidRDefault="00181D6E" w:rsidP="00672DF2">
            <w:pPr>
              <w:widowControl/>
              <w:jc w:val="center"/>
              <w:rPr>
                <w:del w:id="809" w:author="Zhao Chunjiang" w:date="2026-10-07T08:00:00Z"/>
                <w:rFonts w:eastAsia="DengXian" w:cs="Times New Roman"/>
                <w:color w:val="000000"/>
                <w:kern w:val="0"/>
                <w:sz w:val="22"/>
              </w:rPr>
            </w:pPr>
          </w:p>
        </w:tc>
      </w:tr>
      <w:tr w:rsidR="00181D6E" w:rsidRPr="00B830A4" w14:paraId="1423CB5F" w14:textId="77777777" w:rsidTr="00AE6C50">
        <w:trPr>
          <w:trHeight w:val="285"/>
          <w:del w:id="810" w:author="Zhao Chunjiang" w:date="2026-10-07T08:00:00Z"/>
        </w:trPr>
        <w:tc>
          <w:tcPr>
            <w:tcW w:w="981" w:type="pct"/>
            <w:tcBorders>
              <w:top w:val="nil"/>
              <w:left w:val="nil"/>
              <w:bottom w:val="nil"/>
              <w:right w:val="nil"/>
            </w:tcBorders>
            <w:noWrap/>
            <w:vAlign w:val="center"/>
            <w:hideMark/>
          </w:tcPr>
          <w:p w14:paraId="176ED86C" w14:textId="77777777" w:rsidR="00181D6E" w:rsidRPr="00B830A4" w:rsidRDefault="00181D6E" w:rsidP="00672DF2">
            <w:pPr>
              <w:widowControl/>
              <w:jc w:val="center"/>
              <w:rPr>
                <w:del w:id="811" w:author="Zhao Chunjiang" w:date="2026-10-07T08:00:00Z"/>
                <w:rFonts w:eastAsia="DengXian" w:cs="Times New Roman"/>
                <w:color w:val="000000"/>
                <w:kern w:val="0"/>
                <w:sz w:val="22"/>
              </w:rPr>
            </w:pPr>
            <w:del w:id="812" w:author="Zhao Chunjiang" w:date="2026-10-07T08:00:00Z">
              <w:r>
                <w:rPr>
                  <w:rFonts w:eastAsia="DengXian" w:cs="Times New Roman"/>
                  <w:color w:val="000000"/>
                  <w:kern w:val="0"/>
                  <w:sz w:val="22"/>
                </w:rPr>
                <w:delText>6B</w:delText>
              </w:r>
            </w:del>
          </w:p>
        </w:tc>
        <w:tc>
          <w:tcPr>
            <w:tcW w:w="596" w:type="pct"/>
            <w:tcBorders>
              <w:top w:val="nil"/>
              <w:left w:val="nil"/>
              <w:bottom w:val="nil"/>
              <w:right w:val="nil"/>
            </w:tcBorders>
            <w:noWrap/>
            <w:vAlign w:val="center"/>
            <w:hideMark/>
          </w:tcPr>
          <w:p w14:paraId="12717367" w14:textId="77777777" w:rsidR="00181D6E" w:rsidRPr="00B830A4" w:rsidRDefault="00181D6E" w:rsidP="00672DF2">
            <w:pPr>
              <w:widowControl/>
              <w:jc w:val="center"/>
              <w:rPr>
                <w:del w:id="813" w:author="Zhao Chunjiang" w:date="2026-10-07T08:00:00Z"/>
                <w:rFonts w:eastAsia="DengXian" w:cs="Times New Roman"/>
                <w:color w:val="000000"/>
                <w:kern w:val="0"/>
                <w:sz w:val="22"/>
              </w:rPr>
            </w:pPr>
            <w:del w:id="814" w:author="Zhao Chunjiang" w:date="2026-10-07T08:00:00Z">
              <w:r>
                <w:rPr>
                  <w:rFonts w:eastAsia="DengXian" w:cs="Times New Roman"/>
                  <w:color w:val="000000"/>
                  <w:kern w:val="0"/>
                  <w:sz w:val="22"/>
                </w:rPr>
                <w:delText>11</w:delText>
              </w:r>
            </w:del>
          </w:p>
        </w:tc>
        <w:tc>
          <w:tcPr>
            <w:tcW w:w="752" w:type="pct"/>
            <w:tcBorders>
              <w:top w:val="nil"/>
              <w:left w:val="nil"/>
              <w:bottom w:val="nil"/>
              <w:right w:val="nil"/>
            </w:tcBorders>
            <w:noWrap/>
            <w:vAlign w:val="center"/>
            <w:hideMark/>
          </w:tcPr>
          <w:p w14:paraId="2564EF2E" w14:textId="77777777" w:rsidR="00181D6E" w:rsidRPr="00B830A4" w:rsidRDefault="00181D6E" w:rsidP="00672DF2">
            <w:pPr>
              <w:widowControl/>
              <w:jc w:val="center"/>
              <w:rPr>
                <w:del w:id="815" w:author="Zhao Chunjiang" w:date="2026-10-07T08:00:00Z"/>
                <w:rFonts w:eastAsia="DengXian" w:cs="Times New Roman"/>
                <w:color w:val="000000"/>
                <w:kern w:val="0"/>
                <w:sz w:val="22"/>
              </w:rPr>
            </w:pPr>
            <w:del w:id="816" w:author="Zhao Chunjiang" w:date="2026-10-07T08:00:00Z">
              <w:r>
                <w:rPr>
                  <w:rFonts w:eastAsia="DengXian" w:cs="Times New Roman"/>
                  <w:color w:val="000000"/>
                  <w:kern w:val="0"/>
                  <w:sz w:val="22"/>
                </w:rPr>
                <w:delText>1.7</w:delText>
              </w:r>
            </w:del>
          </w:p>
        </w:tc>
        <w:tc>
          <w:tcPr>
            <w:tcW w:w="1857" w:type="pct"/>
            <w:tcBorders>
              <w:top w:val="nil"/>
              <w:left w:val="nil"/>
              <w:bottom w:val="nil"/>
              <w:right w:val="nil"/>
            </w:tcBorders>
            <w:noWrap/>
            <w:vAlign w:val="center"/>
            <w:hideMark/>
          </w:tcPr>
          <w:p w14:paraId="2C386EBF" w14:textId="77777777" w:rsidR="00181D6E" w:rsidRPr="00B830A4" w:rsidRDefault="00181D6E">
            <w:pPr>
              <w:widowControl/>
              <w:jc w:val="center"/>
              <w:rPr>
                <w:del w:id="817" w:author="Zhao Chunjiang" w:date="2026-10-07T08:00:00Z"/>
                <w:rFonts w:eastAsia="DengXian" w:cs="Times New Roman"/>
                <w:color w:val="000000"/>
                <w:kern w:val="0"/>
                <w:sz w:val="22"/>
              </w:rPr>
            </w:pPr>
            <w:del w:id="818" w:author="Zhao Chunjiang" w:date="2026-10-07T08:00:00Z">
              <w:r>
                <w:rPr>
                  <w:rFonts w:eastAsia="DengXian" w:cs="Times New Roman"/>
                  <w:color w:val="000000"/>
                  <w:kern w:val="0"/>
                  <w:sz w:val="22"/>
                </w:rPr>
                <w:delText>6B (8), 6C (2), 6A (1)</w:delText>
              </w:r>
            </w:del>
          </w:p>
        </w:tc>
        <w:tc>
          <w:tcPr>
            <w:tcW w:w="815" w:type="pct"/>
            <w:tcBorders>
              <w:top w:val="nil"/>
              <w:left w:val="nil"/>
              <w:bottom w:val="nil"/>
              <w:right w:val="nil"/>
            </w:tcBorders>
            <w:noWrap/>
            <w:vAlign w:val="center"/>
            <w:hideMark/>
          </w:tcPr>
          <w:p w14:paraId="0BFD6BF8" w14:textId="77777777" w:rsidR="00181D6E" w:rsidRPr="00B830A4" w:rsidRDefault="00181D6E" w:rsidP="00672DF2">
            <w:pPr>
              <w:widowControl/>
              <w:jc w:val="center"/>
              <w:rPr>
                <w:del w:id="819" w:author="Zhao Chunjiang" w:date="2026-10-07T08:00:00Z"/>
                <w:rFonts w:eastAsia="DengXian" w:cs="Times New Roman"/>
                <w:color w:val="000000"/>
                <w:kern w:val="0"/>
                <w:sz w:val="22"/>
              </w:rPr>
            </w:pPr>
            <w:del w:id="820" w:author="Zhao Chunjiang" w:date="2026-10-07T08:00:00Z">
              <w:r>
                <w:rPr>
                  <w:rFonts w:eastAsia="DengXian" w:cs="Times New Roman"/>
                  <w:color w:val="000000"/>
                  <w:kern w:val="0"/>
                  <w:sz w:val="22"/>
                </w:rPr>
                <w:delText>3</w:delText>
              </w:r>
            </w:del>
          </w:p>
        </w:tc>
      </w:tr>
      <w:tr w:rsidR="00181D6E" w:rsidRPr="00B830A4" w14:paraId="3289791C" w14:textId="77777777" w:rsidTr="00AE6C50">
        <w:trPr>
          <w:trHeight w:val="285"/>
          <w:del w:id="821" w:author="Zhao Chunjiang" w:date="2026-10-07T08:00:00Z"/>
        </w:trPr>
        <w:tc>
          <w:tcPr>
            <w:tcW w:w="981" w:type="pct"/>
            <w:tcBorders>
              <w:top w:val="nil"/>
              <w:left w:val="nil"/>
              <w:bottom w:val="nil"/>
              <w:right w:val="nil"/>
            </w:tcBorders>
            <w:noWrap/>
            <w:vAlign w:val="center"/>
            <w:hideMark/>
          </w:tcPr>
          <w:p w14:paraId="3C3DB52B" w14:textId="77777777" w:rsidR="00181D6E" w:rsidRPr="00B830A4" w:rsidRDefault="00181D6E" w:rsidP="00672DF2">
            <w:pPr>
              <w:widowControl/>
              <w:jc w:val="center"/>
              <w:rPr>
                <w:del w:id="822" w:author="Zhao Chunjiang" w:date="2026-10-07T08:00:00Z"/>
                <w:rFonts w:eastAsia="DengXian" w:cs="Times New Roman"/>
                <w:color w:val="000000"/>
                <w:kern w:val="0"/>
                <w:sz w:val="22"/>
              </w:rPr>
            </w:pPr>
            <w:del w:id="823" w:author="Zhao Chunjiang" w:date="2026-10-07T08:00:00Z">
              <w:r>
                <w:rPr>
                  <w:rFonts w:eastAsia="DengXian" w:cs="Times New Roman"/>
                  <w:color w:val="000000"/>
                  <w:kern w:val="0"/>
                  <w:sz w:val="22"/>
                </w:rPr>
                <w:delText>23B</w:delText>
              </w:r>
            </w:del>
          </w:p>
        </w:tc>
        <w:tc>
          <w:tcPr>
            <w:tcW w:w="596" w:type="pct"/>
            <w:tcBorders>
              <w:top w:val="nil"/>
              <w:left w:val="nil"/>
              <w:bottom w:val="nil"/>
              <w:right w:val="nil"/>
            </w:tcBorders>
            <w:noWrap/>
            <w:vAlign w:val="center"/>
            <w:hideMark/>
          </w:tcPr>
          <w:p w14:paraId="265C16EA" w14:textId="77777777" w:rsidR="00181D6E" w:rsidRPr="00B830A4" w:rsidRDefault="00181D6E" w:rsidP="00672DF2">
            <w:pPr>
              <w:widowControl/>
              <w:jc w:val="center"/>
              <w:rPr>
                <w:del w:id="824" w:author="Zhao Chunjiang" w:date="2026-10-07T08:00:00Z"/>
                <w:rFonts w:eastAsia="DengXian" w:cs="Times New Roman"/>
                <w:color w:val="000000"/>
                <w:kern w:val="0"/>
                <w:sz w:val="22"/>
              </w:rPr>
            </w:pPr>
            <w:del w:id="825" w:author="Zhao Chunjiang" w:date="2026-10-07T08:00:00Z">
              <w:r>
                <w:rPr>
                  <w:rFonts w:eastAsia="DengXian" w:cs="Times New Roman"/>
                  <w:color w:val="000000"/>
                  <w:kern w:val="0"/>
                  <w:sz w:val="22"/>
                </w:rPr>
                <w:delText>10</w:delText>
              </w:r>
            </w:del>
          </w:p>
        </w:tc>
        <w:tc>
          <w:tcPr>
            <w:tcW w:w="752" w:type="pct"/>
            <w:tcBorders>
              <w:top w:val="nil"/>
              <w:left w:val="nil"/>
              <w:bottom w:val="nil"/>
              <w:right w:val="nil"/>
            </w:tcBorders>
            <w:noWrap/>
            <w:vAlign w:val="center"/>
            <w:hideMark/>
          </w:tcPr>
          <w:p w14:paraId="35E7DA89" w14:textId="77777777" w:rsidR="00181D6E" w:rsidRPr="00B830A4" w:rsidRDefault="00181D6E" w:rsidP="00672DF2">
            <w:pPr>
              <w:widowControl/>
              <w:jc w:val="center"/>
              <w:rPr>
                <w:del w:id="826" w:author="Zhao Chunjiang" w:date="2026-10-07T08:00:00Z"/>
                <w:rFonts w:eastAsia="DengXian" w:cs="Times New Roman"/>
                <w:color w:val="000000"/>
                <w:kern w:val="0"/>
                <w:sz w:val="22"/>
              </w:rPr>
            </w:pPr>
            <w:del w:id="827" w:author="Zhao Chunjiang" w:date="2026-10-07T08:00:00Z">
              <w:r>
                <w:rPr>
                  <w:rFonts w:eastAsia="DengXian" w:cs="Times New Roman"/>
                  <w:color w:val="000000"/>
                  <w:kern w:val="0"/>
                  <w:sz w:val="22"/>
                </w:rPr>
                <w:delText>1.6</w:delText>
              </w:r>
            </w:del>
          </w:p>
        </w:tc>
        <w:tc>
          <w:tcPr>
            <w:tcW w:w="1857" w:type="pct"/>
            <w:tcBorders>
              <w:top w:val="nil"/>
              <w:left w:val="nil"/>
              <w:bottom w:val="nil"/>
              <w:right w:val="nil"/>
            </w:tcBorders>
            <w:noWrap/>
            <w:vAlign w:val="center"/>
            <w:hideMark/>
          </w:tcPr>
          <w:p w14:paraId="1AB79735" w14:textId="77777777" w:rsidR="00181D6E" w:rsidRPr="00B830A4" w:rsidRDefault="00181D6E" w:rsidP="00672DF2">
            <w:pPr>
              <w:widowControl/>
              <w:jc w:val="center"/>
              <w:rPr>
                <w:del w:id="828" w:author="Zhao Chunjiang" w:date="2026-10-07T08:00:00Z"/>
                <w:rFonts w:eastAsia="DengXian" w:cs="Times New Roman"/>
                <w:color w:val="000000"/>
                <w:kern w:val="0"/>
                <w:sz w:val="22"/>
              </w:rPr>
            </w:pPr>
            <w:del w:id="829" w:author="Zhao Chunjiang" w:date="2026-10-07T08:00:00Z">
              <w:r>
                <w:rPr>
                  <w:rFonts w:eastAsia="DengXian" w:cs="Times New Roman"/>
                  <w:color w:val="000000"/>
                  <w:kern w:val="0"/>
                  <w:sz w:val="22"/>
                </w:rPr>
                <w:delText>23B (6), 23F (4)</w:delText>
              </w:r>
            </w:del>
          </w:p>
        </w:tc>
        <w:tc>
          <w:tcPr>
            <w:tcW w:w="815" w:type="pct"/>
            <w:tcBorders>
              <w:top w:val="nil"/>
              <w:left w:val="nil"/>
              <w:bottom w:val="nil"/>
              <w:right w:val="nil"/>
            </w:tcBorders>
            <w:noWrap/>
            <w:vAlign w:val="center"/>
            <w:hideMark/>
          </w:tcPr>
          <w:p w14:paraId="10309324" w14:textId="77777777" w:rsidR="00181D6E" w:rsidRPr="00B830A4" w:rsidRDefault="00181D6E" w:rsidP="00672DF2">
            <w:pPr>
              <w:widowControl/>
              <w:jc w:val="center"/>
              <w:rPr>
                <w:del w:id="830" w:author="Zhao Chunjiang" w:date="2026-10-07T08:00:00Z"/>
                <w:rFonts w:eastAsia="DengXian" w:cs="Times New Roman"/>
                <w:color w:val="000000"/>
                <w:kern w:val="0"/>
                <w:sz w:val="22"/>
              </w:rPr>
            </w:pPr>
            <w:del w:id="831" w:author="Zhao Chunjiang" w:date="2026-10-07T08:00:00Z">
              <w:r>
                <w:rPr>
                  <w:rFonts w:eastAsia="DengXian" w:cs="Times New Roman"/>
                  <w:color w:val="000000"/>
                  <w:kern w:val="0"/>
                  <w:sz w:val="22"/>
                </w:rPr>
                <w:delText>4</w:delText>
              </w:r>
            </w:del>
          </w:p>
        </w:tc>
      </w:tr>
      <w:tr w:rsidR="00181D6E" w:rsidRPr="00B830A4" w14:paraId="66B42FB3" w14:textId="77777777" w:rsidTr="00AE6C50">
        <w:trPr>
          <w:trHeight w:val="285"/>
          <w:del w:id="832" w:author="Zhao Chunjiang" w:date="2026-10-07T08:00:00Z"/>
        </w:trPr>
        <w:tc>
          <w:tcPr>
            <w:tcW w:w="981" w:type="pct"/>
            <w:tcBorders>
              <w:top w:val="nil"/>
              <w:left w:val="nil"/>
              <w:bottom w:val="nil"/>
              <w:right w:val="nil"/>
            </w:tcBorders>
            <w:noWrap/>
            <w:vAlign w:val="center"/>
            <w:hideMark/>
          </w:tcPr>
          <w:p w14:paraId="5EF80761" w14:textId="77777777" w:rsidR="00181D6E" w:rsidRPr="00B830A4" w:rsidRDefault="00181D6E" w:rsidP="00672DF2">
            <w:pPr>
              <w:widowControl/>
              <w:jc w:val="center"/>
              <w:rPr>
                <w:del w:id="833" w:author="Zhao Chunjiang" w:date="2026-10-07T08:00:00Z"/>
                <w:rFonts w:eastAsia="DengXian" w:cs="Times New Roman"/>
                <w:color w:val="000000"/>
                <w:kern w:val="0"/>
                <w:sz w:val="22"/>
              </w:rPr>
            </w:pPr>
            <w:del w:id="834" w:author="Zhao Chunjiang" w:date="2026-10-07T08:00:00Z">
              <w:r>
                <w:rPr>
                  <w:rFonts w:eastAsia="DengXian" w:cs="Times New Roman"/>
                  <w:color w:val="000000"/>
                  <w:kern w:val="0"/>
                  <w:sz w:val="22"/>
                </w:rPr>
                <w:delText>9V</w:delText>
              </w:r>
            </w:del>
          </w:p>
        </w:tc>
        <w:tc>
          <w:tcPr>
            <w:tcW w:w="596" w:type="pct"/>
            <w:tcBorders>
              <w:top w:val="nil"/>
              <w:left w:val="nil"/>
              <w:bottom w:val="nil"/>
              <w:right w:val="nil"/>
            </w:tcBorders>
            <w:noWrap/>
            <w:vAlign w:val="center"/>
            <w:hideMark/>
          </w:tcPr>
          <w:p w14:paraId="6C3FF6C4" w14:textId="77777777" w:rsidR="00181D6E" w:rsidRPr="00B830A4" w:rsidRDefault="00181D6E" w:rsidP="00672DF2">
            <w:pPr>
              <w:widowControl/>
              <w:jc w:val="center"/>
              <w:rPr>
                <w:del w:id="835" w:author="Zhao Chunjiang" w:date="2026-10-07T08:00:00Z"/>
                <w:rFonts w:eastAsia="DengXian" w:cs="Times New Roman"/>
                <w:color w:val="000000"/>
                <w:kern w:val="0"/>
                <w:sz w:val="22"/>
              </w:rPr>
            </w:pPr>
            <w:del w:id="836" w:author="Zhao Chunjiang" w:date="2026-10-07T08:00:00Z">
              <w:r>
                <w:rPr>
                  <w:rFonts w:eastAsia="DengXian" w:cs="Times New Roman"/>
                  <w:color w:val="000000"/>
                  <w:kern w:val="0"/>
                  <w:sz w:val="22"/>
                </w:rPr>
                <w:delText>10</w:delText>
              </w:r>
            </w:del>
          </w:p>
        </w:tc>
        <w:tc>
          <w:tcPr>
            <w:tcW w:w="752" w:type="pct"/>
            <w:tcBorders>
              <w:top w:val="nil"/>
              <w:left w:val="nil"/>
              <w:bottom w:val="nil"/>
              <w:right w:val="nil"/>
            </w:tcBorders>
            <w:noWrap/>
            <w:vAlign w:val="center"/>
            <w:hideMark/>
          </w:tcPr>
          <w:p w14:paraId="6CEAB7EF" w14:textId="77777777" w:rsidR="00181D6E" w:rsidRPr="00B830A4" w:rsidRDefault="00181D6E" w:rsidP="00672DF2">
            <w:pPr>
              <w:widowControl/>
              <w:jc w:val="center"/>
              <w:rPr>
                <w:del w:id="837" w:author="Zhao Chunjiang" w:date="2026-10-07T08:00:00Z"/>
                <w:rFonts w:eastAsia="DengXian" w:cs="Times New Roman"/>
                <w:color w:val="000000"/>
                <w:kern w:val="0"/>
                <w:sz w:val="22"/>
              </w:rPr>
            </w:pPr>
            <w:del w:id="838" w:author="Zhao Chunjiang" w:date="2026-10-07T08:00:00Z">
              <w:r>
                <w:rPr>
                  <w:rFonts w:eastAsia="DengXian" w:cs="Times New Roman"/>
                  <w:color w:val="000000"/>
                  <w:kern w:val="0"/>
                  <w:sz w:val="22"/>
                </w:rPr>
                <w:delText>1.6</w:delText>
              </w:r>
            </w:del>
          </w:p>
        </w:tc>
        <w:tc>
          <w:tcPr>
            <w:tcW w:w="1857" w:type="pct"/>
            <w:tcBorders>
              <w:top w:val="nil"/>
              <w:left w:val="nil"/>
              <w:bottom w:val="nil"/>
              <w:right w:val="nil"/>
            </w:tcBorders>
            <w:noWrap/>
            <w:vAlign w:val="center"/>
            <w:hideMark/>
          </w:tcPr>
          <w:p w14:paraId="039F39E6" w14:textId="77777777" w:rsidR="00181D6E" w:rsidRPr="00B830A4" w:rsidRDefault="00181D6E" w:rsidP="00672DF2">
            <w:pPr>
              <w:widowControl/>
              <w:jc w:val="center"/>
              <w:rPr>
                <w:del w:id="839" w:author="Zhao Chunjiang" w:date="2026-10-07T08:00:00Z"/>
                <w:rFonts w:eastAsia="DengXian" w:cs="Times New Roman"/>
                <w:color w:val="000000"/>
                <w:kern w:val="0"/>
                <w:sz w:val="22"/>
              </w:rPr>
            </w:pPr>
            <w:del w:id="840" w:author="Zhao Chunjiang" w:date="2026-10-07T08:00:00Z">
              <w:r>
                <w:rPr>
                  <w:rFonts w:eastAsia="DengXian" w:cs="Times New Roman"/>
                  <w:color w:val="000000"/>
                  <w:kern w:val="0"/>
                  <w:sz w:val="22"/>
                </w:rPr>
                <w:delText>9V (7), 9N (3)</w:delText>
              </w:r>
            </w:del>
          </w:p>
        </w:tc>
        <w:tc>
          <w:tcPr>
            <w:tcW w:w="815" w:type="pct"/>
            <w:tcBorders>
              <w:top w:val="nil"/>
              <w:left w:val="nil"/>
              <w:bottom w:val="nil"/>
              <w:right w:val="nil"/>
            </w:tcBorders>
            <w:noWrap/>
            <w:vAlign w:val="center"/>
            <w:hideMark/>
          </w:tcPr>
          <w:p w14:paraId="0E7CD997" w14:textId="77777777" w:rsidR="00181D6E" w:rsidRPr="00B830A4" w:rsidRDefault="00181D6E" w:rsidP="00672DF2">
            <w:pPr>
              <w:widowControl/>
              <w:jc w:val="center"/>
              <w:rPr>
                <w:del w:id="841" w:author="Zhao Chunjiang" w:date="2026-10-07T08:00:00Z"/>
                <w:rFonts w:eastAsia="DengXian" w:cs="Times New Roman"/>
                <w:color w:val="000000"/>
                <w:kern w:val="0"/>
                <w:sz w:val="22"/>
              </w:rPr>
            </w:pPr>
            <w:del w:id="842" w:author="Zhao Chunjiang" w:date="2026-10-07T08:00:00Z">
              <w:r>
                <w:rPr>
                  <w:rFonts w:eastAsia="DengXian" w:cs="Times New Roman"/>
                  <w:color w:val="000000"/>
                  <w:kern w:val="0"/>
                  <w:sz w:val="22"/>
                </w:rPr>
                <w:delText>3</w:delText>
              </w:r>
            </w:del>
          </w:p>
        </w:tc>
      </w:tr>
      <w:tr w:rsidR="00181D6E" w:rsidRPr="00B830A4" w14:paraId="280CEEC0" w14:textId="77777777" w:rsidTr="00AE6C50">
        <w:trPr>
          <w:trHeight w:val="285"/>
          <w:del w:id="843" w:author="Zhao Chunjiang" w:date="2026-10-07T08:00:00Z"/>
        </w:trPr>
        <w:tc>
          <w:tcPr>
            <w:tcW w:w="981" w:type="pct"/>
            <w:tcBorders>
              <w:top w:val="nil"/>
              <w:left w:val="nil"/>
              <w:bottom w:val="nil"/>
              <w:right w:val="nil"/>
            </w:tcBorders>
            <w:noWrap/>
            <w:vAlign w:val="center"/>
            <w:hideMark/>
          </w:tcPr>
          <w:p w14:paraId="2996C88F" w14:textId="77777777" w:rsidR="00181D6E" w:rsidRPr="00B830A4" w:rsidRDefault="00181D6E" w:rsidP="00672DF2">
            <w:pPr>
              <w:widowControl/>
              <w:jc w:val="center"/>
              <w:rPr>
                <w:del w:id="844" w:author="Zhao Chunjiang" w:date="2026-10-07T08:00:00Z"/>
                <w:rFonts w:eastAsia="DengXian" w:cs="Times New Roman"/>
                <w:color w:val="000000"/>
                <w:kern w:val="0"/>
                <w:sz w:val="22"/>
              </w:rPr>
            </w:pPr>
            <w:del w:id="845" w:author="Zhao Chunjiang" w:date="2026-10-07T08:00:00Z">
              <w:r>
                <w:rPr>
                  <w:rFonts w:eastAsia="DengXian" w:cs="Times New Roman"/>
                  <w:color w:val="000000"/>
                  <w:kern w:val="0"/>
                  <w:sz w:val="22"/>
                </w:rPr>
                <w:delText>13</w:delText>
              </w:r>
            </w:del>
          </w:p>
        </w:tc>
        <w:tc>
          <w:tcPr>
            <w:tcW w:w="596" w:type="pct"/>
            <w:tcBorders>
              <w:top w:val="nil"/>
              <w:left w:val="nil"/>
              <w:bottom w:val="nil"/>
              <w:right w:val="nil"/>
            </w:tcBorders>
            <w:noWrap/>
            <w:vAlign w:val="center"/>
            <w:hideMark/>
          </w:tcPr>
          <w:p w14:paraId="1898EA52" w14:textId="77777777" w:rsidR="00181D6E" w:rsidRPr="00B830A4" w:rsidRDefault="00181D6E" w:rsidP="00672DF2">
            <w:pPr>
              <w:widowControl/>
              <w:jc w:val="center"/>
              <w:rPr>
                <w:del w:id="846" w:author="Zhao Chunjiang" w:date="2026-10-07T08:00:00Z"/>
                <w:rFonts w:eastAsia="DengXian" w:cs="Times New Roman"/>
                <w:color w:val="000000"/>
                <w:kern w:val="0"/>
                <w:sz w:val="22"/>
              </w:rPr>
            </w:pPr>
            <w:del w:id="847" w:author="Zhao Chunjiang" w:date="2026-10-07T08:00:00Z">
              <w:r>
                <w:rPr>
                  <w:rFonts w:eastAsia="DengXian" w:cs="Times New Roman"/>
                  <w:color w:val="000000"/>
                  <w:kern w:val="0"/>
                  <w:sz w:val="22"/>
                </w:rPr>
                <w:delText>9</w:delText>
              </w:r>
            </w:del>
          </w:p>
        </w:tc>
        <w:tc>
          <w:tcPr>
            <w:tcW w:w="752" w:type="pct"/>
            <w:tcBorders>
              <w:top w:val="nil"/>
              <w:left w:val="nil"/>
              <w:bottom w:val="nil"/>
              <w:right w:val="nil"/>
            </w:tcBorders>
            <w:noWrap/>
            <w:vAlign w:val="center"/>
            <w:hideMark/>
          </w:tcPr>
          <w:p w14:paraId="3D62137F" w14:textId="77777777" w:rsidR="00181D6E" w:rsidRPr="00B830A4" w:rsidRDefault="00181D6E" w:rsidP="00672DF2">
            <w:pPr>
              <w:widowControl/>
              <w:jc w:val="center"/>
              <w:rPr>
                <w:del w:id="848" w:author="Zhao Chunjiang" w:date="2026-10-07T08:00:00Z"/>
                <w:rFonts w:eastAsia="DengXian" w:cs="Times New Roman"/>
                <w:color w:val="000000"/>
                <w:kern w:val="0"/>
                <w:sz w:val="22"/>
              </w:rPr>
            </w:pPr>
            <w:del w:id="849" w:author="Zhao Chunjiang" w:date="2026-10-07T08:00:00Z">
              <w:r>
                <w:rPr>
                  <w:rFonts w:eastAsia="DengXian" w:cs="Times New Roman"/>
                  <w:color w:val="000000"/>
                  <w:kern w:val="0"/>
                  <w:sz w:val="22"/>
                </w:rPr>
                <w:delText>1.4</w:delText>
              </w:r>
            </w:del>
          </w:p>
        </w:tc>
        <w:tc>
          <w:tcPr>
            <w:tcW w:w="1857" w:type="pct"/>
            <w:tcBorders>
              <w:top w:val="nil"/>
              <w:left w:val="nil"/>
              <w:bottom w:val="nil"/>
              <w:right w:val="nil"/>
            </w:tcBorders>
            <w:noWrap/>
            <w:vAlign w:val="center"/>
            <w:hideMark/>
          </w:tcPr>
          <w:p w14:paraId="7692C274" w14:textId="77777777" w:rsidR="00181D6E" w:rsidRPr="00B830A4" w:rsidRDefault="00181D6E" w:rsidP="00672DF2">
            <w:pPr>
              <w:widowControl/>
              <w:jc w:val="center"/>
              <w:rPr>
                <w:del w:id="850" w:author="Zhao Chunjiang" w:date="2026-10-07T08:00:00Z"/>
                <w:rFonts w:eastAsia="DengXian" w:cs="Times New Roman"/>
                <w:color w:val="000000"/>
                <w:kern w:val="0"/>
                <w:sz w:val="22"/>
              </w:rPr>
            </w:pPr>
            <w:del w:id="851" w:author="Zhao Chunjiang" w:date="2026-10-07T08:00:00Z">
              <w:r>
                <w:rPr>
                  <w:rFonts w:eastAsia="DengXian" w:cs="Times New Roman"/>
                  <w:color w:val="000000"/>
                  <w:kern w:val="0"/>
                  <w:sz w:val="22"/>
                </w:rPr>
                <w:delText>13 (9)</w:delText>
              </w:r>
            </w:del>
          </w:p>
        </w:tc>
        <w:tc>
          <w:tcPr>
            <w:tcW w:w="815" w:type="pct"/>
            <w:tcBorders>
              <w:top w:val="nil"/>
              <w:left w:val="nil"/>
              <w:bottom w:val="nil"/>
              <w:right w:val="nil"/>
            </w:tcBorders>
            <w:noWrap/>
            <w:vAlign w:val="center"/>
            <w:hideMark/>
          </w:tcPr>
          <w:p w14:paraId="773ADBBE" w14:textId="77777777" w:rsidR="00181D6E" w:rsidRPr="00B830A4" w:rsidRDefault="00181D6E" w:rsidP="00672DF2">
            <w:pPr>
              <w:widowControl/>
              <w:jc w:val="center"/>
              <w:rPr>
                <w:del w:id="852" w:author="Zhao Chunjiang" w:date="2026-10-07T08:00:00Z"/>
                <w:rFonts w:eastAsia="DengXian" w:cs="Times New Roman"/>
                <w:color w:val="000000"/>
                <w:kern w:val="0"/>
                <w:sz w:val="22"/>
              </w:rPr>
            </w:pPr>
          </w:p>
        </w:tc>
      </w:tr>
      <w:tr w:rsidR="00181D6E" w:rsidRPr="00B830A4" w14:paraId="7AC1044C" w14:textId="77777777" w:rsidTr="00AE6C50">
        <w:trPr>
          <w:trHeight w:val="285"/>
          <w:del w:id="853" w:author="Zhao Chunjiang" w:date="2026-10-07T08:00:00Z"/>
        </w:trPr>
        <w:tc>
          <w:tcPr>
            <w:tcW w:w="981" w:type="pct"/>
            <w:tcBorders>
              <w:top w:val="nil"/>
              <w:left w:val="nil"/>
              <w:bottom w:val="nil"/>
              <w:right w:val="nil"/>
            </w:tcBorders>
            <w:noWrap/>
            <w:vAlign w:val="center"/>
            <w:hideMark/>
          </w:tcPr>
          <w:p w14:paraId="133016CA" w14:textId="77777777" w:rsidR="00181D6E" w:rsidRPr="00B830A4" w:rsidRDefault="00181D6E" w:rsidP="00672DF2">
            <w:pPr>
              <w:widowControl/>
              <w:jc w:val="center"/>
              <w:rPr>
                <w:del w:id="854" w:author="Zhao Chunjiang" w:date="2026-10-07T08:00:00Z"/>
                <w:rFonts w:eastAsia="DengXian" w:cs="Times New Roman"/>
                <w:color w:val="000000"/>
                <w:kern w:val="0"/>
                <w:sz w:val="22"/>
              </w:rPr>
            </w:pPr>
            <w:del w:id="855" w:author="Zhao Chunjiang" w:date="2026-10-07T08:00:00Z">
              <w:r>
                <w:rPr>
                  <w:rFonts w:eastAsia="DengXian" w:cs="Times New Roman"/>
                  <w:color w:val="000000"/>
                  <w:kern w:val="0"/>
                  <w:sz w:val="22"/>
                </w:rPr>
                <w:delText>28A</w:delText>
              </w:r>
            </w:del>
          </w:p>
        </w:tc>
        <w:tc>
          <w:tcPr>
            <w:tcW w:w="596" w:type="pct"/>
            <w:tcBorders>
              <w:top w:val="nil"/>
              <w:left w:val="nil"/>
              <w:bottom w:val="nil"/>
              <w:right w:val="nil"/>
            </w:tcBorders>
            <w:noWrap/>
            <w:vAlign w:val="center"/>
            <w:hideMark/>
          </w:tcPr>
          <w:p w14:paraId="36E71175" w14:textId="77777777" w:rsidR="00181D6E" w:rsidRPr="00B830A4" w:rsidRDefault="00181D6E" w:rsidP="00672DF2">
            <w:pPr>
              <w:widowControl/>
              <w:jc w:val="center"/>
              <w:rPr>
                <w:del w:id="856" w:author="Zhao Chunjiang" w:date="2026-10-07T08:00:00Z"/>
                <w:rFonts w:eastAsia="DengXian" w:cs="Times New Roman"/>
                <w:color w:val="000000"/>
                <w:kern w:val="0"/>
                <w:sz w:val="22"/>
              </w:rPr>
            </w:pPr>
            <w:del w:id="857" w:author="Zhao Chunjiang" w:date="2026-10-07T08:00:00Z">
              <w:r>
                <w:rPr>
                  <w:rFonts w:eastAsia="DengXian" w:cs="Times New Roman"/>
                  <w:color w:val="000000"/>
                  <w:kern w:val="0"/>
                  <w:sz w:val="22"/>
                </w:rPr>
                <w:delText>9</w:delText>
              </w:r>
            </w:del>
          </w:p>
        </w:tc>
        <w:tc>
          <w:tcPr>
            <w:tcW w:w="752" w:type="pct"/>
            <w:tcBorders>
              <w:top w:val="nil"/>
              <w:left w:val="nil"/>
              <w:bottom w:val="nil"/>
              <w:right w:val="nil"/>
            </w:tcBorders>
            <w:noWrap/>
            <w:vAlign w:val="center"/>
            <w:hideMark/>
          </w:tcPr>
          <w:p w14:paraId="599599AF" w14:textId="77777777" w:rsidR="00181D6E" w:rsidRPr="00B830A4" w:rsidRDefault="00181D6E" w:rsidP="00672DF2">
            <w:pPr>
              <w:widowControl/>
              <w:jc w:val="center"/>
              <w:rPr>
                <w:del w:id="858" w:author="Zhao Chunjiang" w:date="2026-10-07T08:00:00Z"/>
                <w:rFonts w:eastAsia="DengXian" w:cs="Times New Roman"/>
                <w:color w:val="000000"/>
                <w:kern w:val="0"/>
                <w:sz w:val="22"/>
              </w:rPr>
            </w:pPr>
            <w:del w:id="859" w:author="Zhao Chunjiang" w:date="2026-10-07T08:00:00Z">
              <w:r>
                <w:rPr>
                  <w:rFonts w:eastAsia="DengXian" w:cs="Times New Roman"/>
                  <w:color w:val="000000"/>
                  <w:kern w:val="0"/>
                  <w:sz w:val="22"/>
                </w:rPr>
                <w:delText>1.4</w:delText>
              </w:r>
            </w:del>
          </w:p>
        </w:tc>
        <w:tc>
          <w:tcPr>
            <w:tcW w:w="1857" w:type="pct"/>
            <w:tcBorders>
              <w:top w:val="nil"/>
              <w:left w:val="nil"/>
              <w:bottom w:val="nil"/>
              <w:right w:val="nil"/>
            </w:tcBorders>
            <w:noWrap/>
            <w:vAlign w:val="center"/>
            <w:hideMark/>
          </w:tcPr>
          <w:p w14:paraId="5B35A2CB" w14:textId="77777777" w:rsidR="00181D6E" w:rsidRPr="00B830A4" w:rsidRDefault="00181D6E" w:rsidP="00672DF2">
            <w:pPr>
              <w:widowControl/>
              <w:jc w:val="center"/>
              <w:rPr>
                <w:del w:id="860" w:author="Zhao Chunjiang" w:date="2026-10-07T08:00:00Z"/>
                <w:rFonts w:eastAsia="DengXian" w:cs="Times New Roman"/>
                <w:color w:val="000000"/>
                <w:kern w:val="0"/>
                <w:sz w:val="22"/>
              </w:rPr>
            </w:pPr>
            <w:del w:id="861" w:author="Zhao Chunjiang" w:date="2026-10-07T08:00:00Z">
              <w:r>
                <w:rPr>
                  <w:rFonts w:eastAsia="DengXian" w:cs="Times New Roman"/>
                  <w:color w:val="000000"/>
                  <w:kern w:val="0"/>
                  <w:sz w:val="22"/>
                </w:rPr>
                <w:delText>28A (9)</w:delText>
              </w:r>
            </w:del>
          </w:p>
        </w:tc>
        <w:tc>
          <w:tcPr>
            <w:tcW w:w="815" w:type="pct"/>
            <w:tcBorders>
              <w:top w:val="nil"/>
              <w:left w:val="nil"/>
              <w:bottom w:val="nil"/>
              <w:right w:val="nil"/>
            </w:tcBorders>
            <w:noWrap/>
            <w:vAlign w:val="center"/>
            <w:hideMark/>
          </w:tcPr>
          <w:p w14:paraId="33B325E1" w14:textId="77777777" w:rsidR="00181D6E" w:rsidRPr="00B830A4" w:rsidRDefault="00181D6E" w:rsidP="00672DF2">
            <w:pPr>
              <w:widowControl/>
              <w:jc w:val="center"/>
              <w:rPr>
                <w:del w:id="862" w:author="Zhao Chunjiang" w:date="2026-10-07T08:00:00Z"/>
                <w:rFonts w:eastAsia="DengXian" w:cs="Times New Roman"/>
                <w:color w:val="000000"/>
                <w:kern w:val="0"/>
                <w:sz w:val="22"/>
              </w:rPr>
            </w:pPr>
          </w:p>
        </w:tc>
      </w:tr>
      <w:tr w:rsidR="00181D6E" w:rsidRPr="00B830A4" w14:paraId="5726A39F" w14:textId="77777777" w:rsidTr="00AE6C50">
        <w:trPr>
          <w:trHeight w:val="285"/>
          <w:del w:id="863" w:author="Zhao Chunjiang" w:date="2026-10-07T08:00:00Z"/>
        </w:trPr>
        <w:tc>
          <w:tcPr>
            <w:tcW w:w="981" w:type="pct"/>
            <w:tcBorders>
              <w:top w:val="nil"/>
              <w:left w:val="nil"/>
              <w:bottom w:val="nil"/>
              <w:right w:val="nil"/>
            </w:tcBorders>
            <w:noWrap/>
            <w:vAlign w:val="center"/>
            <w:hideMark/>
          </w:tcPr>
          <w:p w14:paraId="59CED676" w14:textId="77777777" w:rsidR="00181D6E" w:rsidRPr="00B830A4" w:rsidRDefault="00181D6E" w:rsidP="00672DF2">
            <w:pPr>
              <w:widowControl/>
              <w:jc w:val="center"/>
              <w:rPr>
                <w:del w:id="864" w:author="Zhao Chunjiang" w:date="2026-10-07T08:00:00Z"/>
                <w:rFonts w:eastAsia="DengXian" w:cs="Times New Roman"/>
                <w:color w:val="000000"/>
                <w:kern w:val="0"/>
                <w:sz w:val="22"/>
              </w:rPr>
            </w:pPr>
            <w:del w:id="865" w:author="Zhao Chunjiang" w:date="2026-10-07T08:00:00Z">
              <w:r>
                <w:rPr>
                  <w:rFonts w:eastAsia="DengXian" w:cs="Times New Roman"/>
                  <w:color w:val="000000"/>
                  <w:kern w:val="0"/>
                  <w:sz w:val="22"/>
                </w:rPr>
                <w:delText>20</w:delText>
              </w:r>
            </w:del>
          </w:p>
        </w:tc>
        <w:tc>
          <w:tcPr>
            <w:tcW w:w="596" w:type="pct"/>
            <w:tcBorders>
              <w:top w:val="nil"/>
              <w:left w:val="nil"/>
              <w:bottom w:val="nil"/>
              <w:right w:val="nil"/>
            </w:tcBorders>
            <w:noWrap/>
            <w:vAlign w:val="center"/>
            <w:hideMark/>
          </w:tcPr>
          <w:p w14:paraId="6F065AA2" w14:textId="77777777" w:rsidR="00181D6E" w:rsidRPr="00B830A4" w:rsidRDefault="00181D6E" w:rsidP="00672DF2">
            <w:pPr>
              <w:widowControl/>
              <w:jc w:val="center"/>
              <w:rPr>
                <w:del w:id="866" w:author="Zhao Chunjiang" w:date="2026-10-07T08:00:00Z"/>
                <w:rFonts w:eastAsia="DengXian" w:cs="Times New Roman"/>
                <w:color w:val="000000"/>
                <w:kern w:val="0"/>
                <w:sz w:val="22"/>
              </w:rPr>
            </w:pPr>
            <w:del w:id="867" w:author="Zhao Chunjiang" w:date="2026-10-07T08:00:00Z">
              <w:r>
                <w:rPr>
                  <w:rFonts w:eastAsia="DengXian" w:cs="Times New Roman"/>
                  <w:color w:val="000000"/>
                  <w:kern w:val="0"/>
                  <w:sz w:val="22"/>
                </w:rPr>
                <w:delText>7</w:delText>
              </w:r>
            </w:del>
          </w:p>
        </w:tc>
        <w:tc>
          <w:tcPr>
            <w:tcW w:w="752" w:type="pct"/>
            <w:tcBorders>
              <w:top w:val="nil"/>
              <w:left w:val="nil"/>
              <w:bottom w:val="nil"/>
              <w:right w:val="nil"/>
            </w:tcBorders>
            <w:noWrap/>
            <w:vAlign w:val="center"/>
            <w:hideMark/>
          </w:tcPr>
          <w:p w14:paraId="61CFFD06" w14:textId="77777777" w:rsidR="00181D6E" w:rsidRPr="00B830A4" w:rsidRDefault="00181D6E" w:rsidP="00672DF2">
            <w:pPr>
              <w:widowControl/>
              <w:jc w:val="center"/>
              <w:rPr>
                <w:del w:id="868" w:author="Zhao Chunjiang" w:date="2026-10-07T08:00:00Z"/>
                <w:rFonts w:eastAsia="DengXian" w:cs="Times New Roman"/>
                <w:color w:val="000000"/>
                <w:kern w:val="0"/>
                <w:sz w:val="22"/>
              </w:rPr>
            </w:pPr>
            <w:del w:id="869" w:author="Zhao Chunjiang" w:date="2026-10-07T08:00:00Z">
              <w:r>
                <w:rPr>
                  <w:rFonts w:eastAsia="DengXian" w:cs="Times New Roman"/>
                  <w:color w:val="000000"/>
                  <w:kern w:val="0"/>
                  <w:sz w:val="22"/>
                </w:rPr>
                <w:delText>1.1</w:delText>
              </w:r>
            </w:del>
          </w:p>
        </w:tc>
        <w:tc>
          <w:tcPr>
            <w:tcW w:w="1857" w:type="pct"/>
            <w:tcBorders>
              <w:top w:val="nil"/>
              <w:left w:val="nil"/>
              <w:bottom w:val="nil"/>
              <w:right w:val="nil"/>
            </w:tcBorders>
            <w:noWrap/>
            <w:vAlign w:val="center"/>
            <w:hideMark/>
          </w:tcPr>
          <w:p w14:paraId="032AB8E8" w14:textId="77777777" w:rsidR="00181D6E" w:rsidRPr="00B830A4" w:rsidRDefault="00181D6E" w:rsidP="00672DF2">
            <w:pPr>
              <w:widowControl/>
              <w:jc w:val="center"/>
              <w:rPr>
                <w:del w:id="870" w:author="Zhao Chunjiang" w:date="2026-10-07T08:00:00Z"/>
                <w:rFonts w:eastAsia="DengXian" w:cs="Times New Roman"/>
                <w:color w:val="000000"/>
                <w:kern w:val="0"/>
                <w:sz w:val="22"/>
              </w:rPr>
            </w:pPr>
            <w:del w:id="871" w:author="Zhao Chunjiang" w:date="2026-10-07T08:00:00Z">
              <w:r>
                <w:rPr>
                  <w:rFonts w:eastAsia="DengXian" w:cs="Times New Roman"/>
                  <w:color w:val="000000"/>
                  <w:kern w:val="0"/>
                  <w:sz w:val="22"/>
                </w:rPr>
                <w:delText>20 (7)</w:delText>
              </w:r>
            </w:del>
          </w:p>
        </w:tc>
        <w:tc>
          <w:tcPr>
            <w:tcW w:w="815" w:type="pct"/>
            <w:tcBorders>
              <w:top w:val="nil"/>
              <w:left w:val="nil"/>
              <w:bottom w:val="nil"/>
              <w:right w:val="nil"/>
            </w:tcBorders>
            <w:noWrap/>
            <w:vAlign w:val="center"/>
            <w:hideMark/>
          </w:tcPr>
          <w:p w14:paraId="19045B13" w14:textId="77777777" w:rsidR="00181D6E" w:rsidRPr="00B830A4" w:rsidRDefault="00181D6E" w:rsidP="00672DF2">
            <w:pPr>
              <w:widowControl/>
              <w:jc w:val="center"/>
              <w:rPr>
                <w:del w:id="872" w:author="Zhao Chunjiang" w:date="2026-10-07T08:00:00Z"/>
                <w:rFonts w:eastAsia="DengXian" w:cs="Times New Roman"/>
                <w:color w:val="000000"/>
                <w:kern w:val="0"/>
                <w:sz w:val="22"/>
              </w:rPr>
            </w:pPr>
          </w:p>
        </w:tc>
      </w:tr>
      <w:tr w:rsidR="00181D6E" w:rsidRPr="00B830A4" w14:paraId="0E54B2FA" w14:textId="77777777" w:rsidTr="00AE6C50">
        <w:trPr>
          <w:trHeight w:val="285"/>
          <w:del w:id="873" w:author="Zhao Chunjiang" w:date="2026-10-07T08:00:00Z"/>
        </w:trPr>
        <w:tc>
          <w:tcPr>
            <w:tcW w:w="981" w:type="pct"/>
            <w:tcBorders>
              <w:top w:val="nil"/>
              <w:left w:val="nil"/>
              <w:bottom w:val="nil"/>
              <w:right w:val="nil"/>
            </w:tcBorders>
            <w:noWrap/>
            <w:vAlign w:val="center"/>
            <w:hideMark/>
          </w:tcPr>
          <w:p w14:paraId="005FF2B1" w14:textId="77777777" w:rsidR="00181D6E" w:rsidRPr="00B830A4" w:rsidRDefault="00181D6E" w:rsidP="00672DF2">
            <w:pPr>
              <w:widowControl/>
              <w:jc w:val="center"/>
              <w:rPr>
                <w:del w:id="874" w:author="Zhao Chunjiang" w:date="2026-10-07T08:00:00Z"/>
                <w:rFonts w:eastAsia="DengXian" w:cs="Times New Roman"/>
                <w:color w:val="000000"/>
                <w:kern w:val="0"/>
                <w:sz w:val="22"/>
              </w:rPr>
            </w:pPr>
            <w:del w:id="875" w:author="Zhao Chunjiang" w:date="2026-10-07T08:00:00Z">
              <w:r>
                <w:rPr>
                  <w:rFonts w:eastAsia="DengXian" w:cs="Times New Roman"/>
                  <w:color w:val="000000"/>
                  <w:kern w:val="0"/>
                  <w:sz w:val="22"/>
                </w:rPr>
                <w:delText>18C</w:delText>
              </w:r>
            </w:del>
          </w:p>
        </w:tc>
        <w:tc>
          <w:tcPr>
            <w:tcW w:w="596" w:type="pct"/>
            <w:tcBorders>
              <w:top w:val="nil"/>
              <w:left w:val="nil"/>
              <w:bottom w:val="nil"/>
              <w:right w:val="nil"/>
            </w:tcBorders>
            <w:noWrap/>
            <w:vAlign w:val="center"/>
            <w:hideMark/>
          </w:tcPr>
          <w:p w14:paraId="7BEE214D" w14:textId="77777777" w:rsidR="00181D6E" w:rsidRPr="00B830A4" w:rsidRDefault="00181D6E" w:rsidP="00672DF2">
            <w:pPr>
              <w:widowControl/>
              <w:jc w:val="center"/>
              <w:rPr>
                <w:del w:id="876" w:author="Zhao Chunjiang" w:date="2026-10-07T08:00:00Z"/>
                <w:rFonts w:eastAsia="DengXian" w:cs="Times New Roman"/>
                <w:color w:val="000000"/>
                <w:kern w:val="0"/>
                <w:sz w:val="22"/>
              </w:rPr>
            </w:pPr>
            <w:del w:id="877" w:author="Zhao Chunjiang" w:date="2026-10-07T08:00:00Z">
              <w:r>
                <w:rPr>
                  <w:rFonts w:eastAsia="DengXian" w:cs="Times New Roman"/>
                  <w:color w:val="000000"/>
                  <w:kern w:val="0"/>
                  <w:sz w:val="22"/>
                </w:rPr>
                <w:delText>6</w:delText>
              </w:r>
            </w:del>
          </w:p>
        </w:tc>
        <w:tc>
          <w:tcPr>
            <w:tcW w:w="752" w:type="pct"/>
            <w:tcBorders>
              <w:top w:val="nil"/>
              <w:left w:val="nil"/>
              <w:bottom w:val="nil"/>
              <w:right w:val="nil"/>
            </w:tcBorders>
            <w:noWrap/>
            <w:vAlign w:val="center"/>
            <w:hideMark/>
          </w:tcPr>
          <w:p w14:paraId="79807F3B" w14:textId="77777777" w:rsidR="00181D6E" w:rsidRPr="00B830A4" w:rsidRDefault="00181D6E" w:rsidP="00672DF2">
            <w:pPr>
              <w:widowControl/>
              <w:jc w:val="center"/>
              <w:rPr>
                <w:del w:id="878" w:author="Zhao Chunjiang" w:date="2026-10-07T08:00:00Z"/>
                <w:rFonts w:eastAsia="DengXian" w:cs="Times New Roman"/>
                <w:color w:val="000000"/>
                <w:kern w:val="0"/>
                <w:sz w:val="22"/>
              </w:rPr>
            </w:pPr>
            <w:del w:id="879" w:author="Zhao Chunjiang" w:date="2026-10-07T08:00:00Z">
              <w:r>
                <w:rPr>
                  <w:rFonts w:eastAsia="DengXian" w:cs="Times New Roman"/>
                  <w:color w:val="000000"/>
                  <w:kern w:val="0"/>
                  <w:sz w:val="22"/>
                </w:rPr>
                <w:delText>0.9</w:delText>
              </w:r>
            </w:del>
          </w:p>
        </w:tc>
        <w:tc>
          <w:tcPr>
            <w:tcW w:w="1857" w:type="pct"/>
            <w:tcBorders>
              <w:top w:val="nil"/>
              <w:left w:val="nil"/>
              <w:bottom w:val="nil"/>
              <w:right w:val="nil"/>
            </w:tcBorders>
            <w:noWrap/>
            <w:vAlign w:val="center"/>
            <w:hideMark/>
          </w:tcPr>
          <w:p w14:paraId="519DF70A" w14:textId="77777777" w:rsidR="00181D6E" w:rsidRPr="00B830A4" w:rsidRDefault="00181D6E" w:rsidP="00672DF2">
            <w:pPr>
              <w:widowControl/>
              <w:jc w:val="center"/>
              <w:rPr>
                <w:del w:id="880" w:author="Zhao Chunjiang" w:date="2026-10-07T08:00:00Z"/>
                <w:rFonts w:eastAsia="DengXian" w:cs="Times New Roman"/>
                <w:color w:val="000000"/>
                <w:kern w:val="0"/>
                <w:sz w:val="22"/>
              </w:rPr>
            </w:pPr>
            <w:del w:id="881" w:author="Zhao Chunjiang" w:date="2026-10-07T08:00:00Z">
              <w:r>
                <w:rPr>
                  <w:rFonts w:eastAsia="DengXian" w:cs="Times New Roman"/>
                  <w:color w:val="000000"/>
                  <w:kern w:val="0"/>
                  <w:sz w:val="22"/>
                </w:rPr>
                <w:delText>18C (6)</w:delText>
              </w:r>
            </w:del>
          </w:p>
        </w:tc>
        <w:tc>
          <w:tcPr>
            <w:tcW w:w="815" w:type="pct"/>
            <w:tcBorders>
              <w:top w:val="nil"/>
              <w:left w:val="nil"/>
              <w:bottom w:val="nil"/>
              <w:right w:val="nil"/>
            </w:tcBorders>
            <w:noWrap/>
            <w:vAlign w:val="center"/>
            <w:hideMark/>
          </w:tcPr>
          <w:p w14:paraId="341B172C" w14:textId="77777777" w:rsidR="00181D6E" w:rsidRPr="00B830A4" w:rsidRDefault="00181D6E" w:rsidP="00672DF2">
            <w:pPr>
              <w:widowControl/>
              <w:jc w:val="center"/>
              <w:rPr>
                <w:del w:id="882" w:author="Zhao Chunjiang" w:date="2026-10-07T08:00:00Z"/>
                <w:rFonts w:eastAsia="DengXian" w:cs="Times New Roman"/>
                <w:color w:val="000000"/>
                <w:kern w:val="0"/>
                <w:sz w:val="22"/>
              </w:rPr>
            </w:pPr>
          </w:p>
        </w:tc>
      </w:tr>
      <w:tr w:rsidR="00181D6E" w:rsidRPr="00B830A4" w14:paraId="272E8391" w14:textId="77777777" w:rsidTr="00AE6C50">
        <w:trPr>
          <w:trHeight w:val="285"/>
          <w:del w:id="883" w:author="Zhao Chunjiang" w:date="2026-10-07T08:00:00Z"/>
        </w:trPr>
        <w:tc>
          <w:tcPr>
            <w:tcW w:w="981" w:type="pct"/>
            <w:tcBorders>
              <w:top w:val="nil"/>
              <w:left w:val="nil"/>
              <w:bottom w:val="nil"/>
              <w:right w:val="nil"/>
            </w:tcBorders>
            <w:noWrap/>
            <w:vAlign w:val="center"/>
            <w:hideMark/>
          </w:tcPr>
          <w:p w14:paraId="6262D8F1" w14:textId="77777777" w:rsidR="00181D6E" w:rsidRPr="00B830A4" w:rsidRDefault="00181D6E" w:rsidP="00672DF2">
            <w:pPr>
              <w:widowControl/>
              <w:jc w:val="center"/>
              <w:rPr>
                <w:del w:id="884" w:author="Zhao Chunjiang" w:date="2026-10-07T08:00:00Z"/>
                <w:rFonts w:eastAsia="DengXian" w:cs="Times New Roman"/>
                <w:color w:val="000000"/>
                <w:kern w:val="0"/>
                <w:sz w:val="22"/>
              </w:rPr>
            </w:pPr>
            <w:del w:id="885" w:author="Zhao Chunjiang" w:date="2026-10-07T08:00:00Z">
              <w:r>
                <w:rPr>
                  <w:rFonts w:eastAsia="DengXian" w:cs="Times New Roman"/>
                  <w:color w:val="000000"/>
                  <w:kern w:val="0"/>
                  <w:sz w:val="22"/>
                </w:rPr>
                <w:delText>3</w:delText>
              </w:r>
            </w:del>
          </w:p>
        </w:tc>
        <w:tc>
          <w:tcPr>
            <w:tcW w:w="596" w:type="pct"/>
            <w:tcBorders>
              <w:top w:val="nil"/>
              <w:left w:val="nil"/>
              <w:bottom w:val="nil"/>
              <w:right w:val="nil"/>
            </w:tcBorders>
            <w:noWrap/>
            <w:vAlign w:val="center"/>
            <w:hideMark/>
          </w:tcPr>
          <w:p w14:paraId="05297144" w14:textId="77777777" w:rsidR="00181D6E" w:rsidRPr="00B830A4" w:rsidRDefault="00181D6E" w:rsidP="00672DF2">
            <w:pPr>
              <w:widowControl/>
              <w:jc w:val="center"/>
              <w:rPr>
                <w:del w:id="886" w:author="Zhao Chunjiang" w:date="2026-10-07T08:00:00Z"/>
                <w:rFonts w:eastAsia="DengXian" w:cs="Times New Roman"/>
                <w:color w:val="000000"/>
                <w:kern w:val="0"/>
                <w:sz w:val="22"/>
              </w:rPr>
            </w:pPr>
            <w:del w:id="887" w:author="Zhao Chunjiang" w:date="2026-10-07T08:00:00Z">
              <w:r>
                <w:rPr>
                  <w:rFonts w:eastAsia="DengXian" w:cs="Times New Roman"/>
                  <w:color w:val="000000"/>
                  <w:kern w:val="0"/>
                  <w:sz w:val="22"/>
                </w:rPr>
                <w:delText>6</w:delText>
              </w:r>
            </w:del>
          </w:p>
        </w:tc>
        <w:tc>
          <w:tcPr>
            <w:tcW w:w="752" w:type="pct"/>
            <w:tcBorders>
              <w:top w:val="nil"/>
              <w:left w:val="nil"/>
              <w:bottom w:val="nil"/>
              <w:right w:val="nil"/>
            </w:tcBorders>
            <w:noWrap/>
            <w:vAlign w:val="center"/>
            <w:hideMark/>
          </w:tcPr>
          <w:p w14:paraId="21EAFDC5" w14:textId="77777777" w:rsidR="00181D6E" w:rsidRPr="00B830A4" w:rsidRDefault="00181D6E" w:rsidP="00672DF2">
            <w:pPr>
              <w:widowControl/>
              <w:jc w:val="center"/>
              <w:rPr>
                <w:del w:id="888" w:author="Zhao Chunjiang" w:date="2026-10-07T08:00:00Z"/>
                <w:rFonts w:eastAsia="DengXian" w:cs="Times New Roman"/>
                <w:color w:val="000000"/>
                <w:kern w:val="0"/>
                <w:sz w:val="22"/>
              </w:rPr>
            </w:pPr>
            <w:del w:id="889" w:author="Zhao Chunjiang" w:date="2026-10-07T08:00:00Z">
              <w:r>
                <w:rPr>
                  <w:rFonts w:eastAsia="DengXian" w:cs="Times New Roman"/>
                  <w:color w:val="000000"/>
                  <w:kern w:val="0"/>
                  <w:sz w:val="22"/>
                </w:rPr>
                <w:delText>0.9</w:delText>
              </w:r>
            </w:del>
          </w:p>
        </w:tc>
        <w:tc>
          <w:tcPr>
            <w:tcW w:w="1857" w:type="pct"/>
            <w:tcBorders>
              <w:top w:val="nil"/>
              <w:left w:val="nil"/>
              <w:bottom w:val="nil"/>
              <w:right w:val="nil"/>
            </w:tcBorders>
            <w:noWrap/>
            <w:vAlign w:val="center"/>
            <w:hideMark/>
          </w:tcPr>
          <w:p w14:paraId="4F162DA8" w14:textId="77777777" w:rsidR="00181D6E" w:rsidRPr="00B830A4" w:rsidRDefault="00181D6E" w:rsidP="00672DF2">
            <w:pPr>
              <w:widowControl/>
              <w:jc w:val="center"/>
              <w:rPr>
                <w:del w:id="890" w:author="Zhao Chunjiang" w:date="2026-10-07T08:00:00Z"/>
                <w:rFonts w:eastAsia="DengXian" w:cs="Times New Roman"/>
                <w:color w:val="000000"/>
                <w:kern w:val="0"/>
                <w:sz w:val="22"/>
              </w:rPr>
            </w:pPr>
            <w:del w:id="891" w:author="Zhao Chunjiang" w:date="2026-10-07T08:00:00Z">
              <w:r>
                <w:rPr>
                  <w:rFonts w:eastAsia="DengXian" w:cs="Times New Roman"/>
                  <w:color w:val="000000"/>
                  <w:kern w:val="0"/>
                  <w:sz w:val="22"/>
                </w:rPr>
                <w:delText>3 (6)</w:delText>
              </w:r>
            </w:del>
          </w:p>
        </w:tc>
        <w:tc>
          <w:tcPr>
            <w:tcW w:w="815" w:type="pct"/>
            <w:tcBorders>
              <w:top w:val="nil"/>
              <w:left w:val="nil"/>
              <w:bottom w:val="nil"/>
              <w:right w:val="nil"/>
            </w:tcBorders>
            <w:noWrap/>
            <w:vAlign w:val="center"/>
            <w:hideMark/>
          </w:tcPr>
          <w:p w14:paraId="20E25DA0" w14:textId="77777777" w:rsidR="00181D6E" w:rsidRPr="00B830A4" w:rsidRDefault="00181D6E" w:rsidP="00672DF2">
            <w:pPr>
              <w:widowControl/>
              <w:jc w:val="center"/>
              <w:rPr>
                <w:del w:id="892" w:author="Zhao Chunjiang" w:date="2026-10-07T08:00:00Z"/>
                <w:rFonts w:eastAsia="DengXian" w:cs="Times New Roman"/>
                <w:color w:val="000000"/>
                <w:kern w:val="0"/>
                <w:sz w:val="22"/>
              </w:rPr>
            </w:pPr>
          </w:p>
        </w:tc>
      </w:tr>
      <w:tr w:rsidR="00181D6E" w:rsidRPr="00B830A4" w14:paraId="310801E6" w14:textId="77777777" w:rsidTr="00AE6C50">
        <w:trPr>
          <w:trHeight w:val="285"/>
          <w:del w:id="893" w:author="Zhao Chunjiang" w:date="2026-10-07T08:00:00Z"/>
        </w:trPr>
        <w:tc>
          <w:tcPr>
            <w:tcW w:w="981" w:type="pct"/>
            <w:tcBorders>
              <w:top w:val="nil"/>
              <w:left w:val="nil"/>
              <w:bottom w:val="nil"/>
              <w:right w:val="nil"/>
            </w:tcBorders>
            <w:noWrap/>
            <w:vAlign w:val="center"/>
            <w:hideMark/>
          </w:tcPr>
          <w:p w14:paraId="3E7A0D3F" w14:textId="77777777" w:rsidR="00181D6E" w:rsidRPr="00B830A4" w:rsidRDefault="00181D6E" w:rsidP="00672DF2">
            <w:pPr>
              <w:widowControl/>
              <w:jc w:val="center"/>
              <w:rPr>
                <w:del w:id="894" w:author="Zhao Chunjiang" w:date="2026-10-07T08:00:00Z"/>
                <w:rFonts w:eastAsia="DengXian" w:cs="Times New Roman"/>
                <w:color w:val="000000"/>
                <w:kern w:val="0"/>
                <w:sz w:val="22"/>
              </w:rPr>
            </w:pPr>
            <w:del w:id="895" w:author="Zhao Chunjiang" w:date="2026-10-07T08:00:00Z">
              <w:r>
                <w:rPr>
                  <w:rFonts w:eastAsia="DengXian" w:cs="Times New Roman"/>
                  <w:color w:val="000000"/>
                  <w:kern w:val="0"/>
                  <w:sz w:val="22"/>
                </w:rPr>
                <w:delText>7F</w:delText>
              </w:r>
            </w:del>
          </w:p>
        </w:tc>
        <w:tc>
          <w:tcPr>
            <w:tcW w:w="596" w:type="pct"/>
            <w:tcBorders>
              <w:top w:val="nil"/>
              <w:left w:val="nil"/>
              <w:bottom w:val="nil"/>
              <w:right w:val="nil"/>
            </w:tcBorders>
            <w:noWrap/>
            <w:vAlign w:val="center"/>
            <w:hideMark/>
          </w:tcPr>
          <w:p w14:paraId="6B5AECDF" w14:textId="77777777" w:rsidR="00181D6E" w:rsidRPr="00B830A4" w:rsidRDefault="00181D6E" w:rsidP="00672DF2">
            <w:pPr>
              <w:widowControl/>
              <w:jc w:val="center"/>
              <w:rPr>
                <w:del w:id="896" w:author="Zhao Chunjiang" w:date="2026-10-07T08:00:00Z"/>
                <w:rFonts w:eastAsia="DengXian" w:cs="Times New Roman"/>
                <w:color w:val="000000"/>
                <w:kern w:val="0"/>
                <w:sz w:val="22"/>
              </w:rPr>
            </w:pPr>
            <w:del w:id="897" w:author="Zhao Chunjiang" w:date="2026-10-07T08:00:00Z">
              <w:r>
                <w:rPr>
                  <w:rFonts w:eastAsia="DengXian" w:cs="Times New Roman"/>
                  <w:color w:val="000000"/>
                  <w:kern w:val="0"/>
                  <w:sz w:val="22"/>
                </w:rPr>
                <w:delText>6</w:delText>
              </w:r>
            </w:del>
          </w:p>
        </w:tc>
        <w:tc>
          <w:tcPr>
            <w:tcW w:w="752" w:type="pct"/>
            <w:tcBorders>
              <w:top w:val="nil"/>
              <w:left w:val="nil"/>
              <w:bottom w:val="nil"/>
              <w:right w:val="nil"/>
            </w:tcBorders>
            <w:noWrap/>
            <w:vAlign w:val="center"/>
            <w:hideMark/>
          </w:tcPr>
          <w:p w14:paraId="1A3E0FB0" w14:textId="77777777" w:rsidR="00181D6E" w:rsidRPr="00B830A4" w:rsidRDefault="00181D6E" w:rsidP="00672DF2">
            <w:pPr>
              <w:widowControl/>
              <w:jc w:val="center"/>
              <w:rPr>
                <w:del w:id="898" w:author="Zhao Chunjiang" w:date="2026-10-07T08:00:00Z"/>
                <w:rFonts w:eastAsia="DengXian" w:cs="Times New Roman"/>
                <w:color w:val="000000"/>
                <w:kern w:val="0"/>
                <w:sz w:val="22"/>
              </w:rPr>
            </w:pPr>
            <w:del w:id="899" w:author="Zhao Chunjiang" w:date="2026-10-07T08:00:00Z">
              <w:r>
                <w:rPr>
                  <w:rFonts w:eastAsia="DengXian" w:cs="Times New Roman"/>
                  <w:color w:val="000000"/>
                  <w:kern w:val="0"/>
                  <w:sz w:val="22"/>
                </w:rPr>
                <w:delText>0.9</w:delText>
              </w:r>
            </w:del>
          </w:p>
        </w:tc>
        <w:tc>
          <w:tcPr>
            <w:tcW w:w="1857" w:type="pct"/>
            <w:tcBorders>
              <w:top w:val="nil"/>
              <w:left w:val="nil"/>
              <w:bottom w:val="nil"/>
              <w:right w:val="nil"/>
            </w:tcBorders>
            <w:noWrap/>
            <w:vAlign w:val="center"/>
            <w:hideMark/>
          </w:tcPr>
          <w:p w14:paraId="59ECA356" w14:textId="77777777" w:rsidR="00181D6E" w:rsidRPr="00B830A4" w:rsidRDefault="00181D6E" w:rsidP="00672DF2">
            <w:pPr>
              <w:widowControl/>
              <w:jc w:val="center"/>
              <w:rPr>
                <w:del w:id="900" w:author="Zhao Chunjiang" w:date="2026-10-07T08:00:00Z"/>
                <w:rFonts w:eastAsia="DengXian" w:cs="Times New Roman"/>
                <w:color w:val="000000"/>
                <w:kern w:val="0"/>
                <w:sz w:val="22"/>
              </w:rPr>
            </w:pPr>
            <w:del w:id="901" w:author="Zhao Chunjiang" w:date="2026-10-07T08:00:00Z">
              <w:r>
                <w:rPr>
                  <w:rFonts w:eastAsia="DengXian" w:cs="Times New Roman"/>
                  <w:color w:val="000000"/>
                  <w:kern w:val="0"/>
                  <w:sz w:val="22"/>
                </w:rPr>
                <w:delText>07C (3), 7F (3)</w:delText>
              </w:r>
            </w:del>
          </w:p>
        </w:tc>
        <w:tc>
          <w:tcPr>
            <w:tcW w:w="815" w:type="pct"/>
            <w:tcBorders>
              <w:top w:val="nil"/>
              <w:left w:val="nil"/>
              <w:bottom w:val="nil"/>
              <w:right w:val="nil"/>
            </w:tcBorders>
            <w:noWrap/>
            <w:vAlign w:val="center"/>
            <w:hideMark/>
          </w:tcPr>
          <w:p w14:paraId="6642F042" w14:textId="77777777" w:rsidR="00181D6E" w:rsidRPr="00B830A4" w:rsidRDefault="00181D6E" w:rsidP="00672DF2">
            <w:pPr>
              <w:widowControl/>
              <w:jc w:val="center"/>
              <w:rPr>
                <w:del w:id="902" w:author="Zhao Chunjiang" w:date="2026-10-07T08:00:00Z"/>
                <w:rFonts w:eastAsia="DengXian" w:cs="Times New Roman"/>
                <w:color w:val="000000"/>
                <w:kern w:val="0"/>
                <w:sz w:val="22"/>
              </w:rPr>
            </w:pPr>
            <w:del w:id="903" w:author="Zhao Chunjiang" w:date="2026-10-07T08:00:00Z">
              <w:r>
                <w:rPr>
                  <w:rFonts w:eastAsia="DengXian" w:cs="Times New Roman"/>
                  <w:color w:val="000000"/>
                  <w:kern w:val="0"/>
                  <w:sz w:val="22"/>
                </w:rPr>
                <w:delText>3</w:delText>
              </w:r>
            </w:del>
          </w:p>
        </w:tc>
      </w:tr>
      <w:tr w:rsidR="00181D6E" w:rsidRPr="00B830A4" w14:paraId="5A213B0D" w14:textId="77777777" w:rsidTr="00AE6C50">
        <w:trPr>
          <w:trHeight w:val="285"/>
          <w:del w:id="904" w:author="Zhao Chunjiang" w:date="2026-10-07T08:00:00Z"/>
        </w:trPr>
        <w:tc>
          <w:tcPr>
            <w:tcW w:w="981" w:type="pct"/>
            <w:tcBorders>
              <w:top w:val="nil"/>
              <w:left w:val="nil"/>
              <w:bottom w:val="nil"/>
              <w:right w:val="nil"/>
            </w:tcBorders>
            <w:noWrap/>
            <w:vAlign w:val="center"/>
            <w:hideMark/>
          </w:tcPr>
          <w:p w14:paraId="1B3D99F1" w14:textId="77777777" w:rsidR="00181D6E" w:rsidRPr="00B830A4" w:rsidRDefault="00181D6E" w:rsidP="00672DF2">
            <w:pPr>
              <w:widowControl/>
              <w:jc w:val="center"/>
              <w:rPr>
                <w:del w:id="905" w:author="Zhao Chunjiang" w:date="2026-10-07T08:00:00Z"/>
                <w:rFonts w:eastAsia="DengXian" w:cs="Times New Roman"/>
                <w:color w:val="000000"/>
                <w:kern w:val="0"/>
                <w:sz w:val="22"/>
              </w:rPr>
            </w:pPr>
            <w:del w:id="906" w:author="Zhao Chunjiang" w:date="2026-10-07T08:00:00Z">
              <w:r>
                <w:rPr>
                  <w:rFonts w:eastAsia="DengXian" w:cs="Times New Roman"/>
                  <w:color w:val="000000"/>
                  <w:kern w:val="0"/>
                  <w:sz w:val="22"/>
                </w:rPr>
                <w:delText>10A</w:delText>
              </w:r>
            </w:del>
          </w:p>
        </w:tc>
        <w:tc>
          <w:tcPr>
            <w:tcW w:w="596" w:type="pct"/>
            <w:tcBorders>
              <w:top w:val="nil"/>
              <w:left w:val="nil"/>
              <w:bottom w:val="nil"/>
              <w:right w:val="nil"/>
            </w:tcBorders>
            <w:noWrap/>
            <w:vAlign w:val="center"/>
            <w:hideMark/>
          </w:tcPr>
          <w:p w14:paraId="25476DAC" w14:textId="77777777" w:rsidR="00181D6E" w:rsidRPr="00B830A4" w:rsidRDefault="00181D6E" w:rsidP="00672DF2">
            <w:pPr>
              <w:widowControl/>
              <w:jc w:val="center"/>
              <w:rPr>
                <w:del w:id="907" w:author="Zhao Chunjiang" w:date="2026-10-07T08:00:00Z"/>
                <w:rFonts w:eastAsia="DengXian" w:cs="Times New Roman"/>
                <w:color w:val="000000"/>
                <w:kern w:val="0"/>
                <w:sz w:val="22"/>
              </w:rPr>
            </w:pPr>
            <w:del w:id="908" w:author="Zhao Chunjiang" w:date="2026-10-07T08:00:00Z">
              <w:r>
                <w:rPr>
                  <w:rFonts w:eastAsia="DengXian" w:cs="Times New Roman"/>
                  <w:color w:val="000000"/>
                  <w:kern w:val="0"/>
                  <w:sz w:val="22"/>
                </w:rPr>
                <w:delText>5</w:delText>
              </w:r>
            </w:del>
          </w:p>
        </w:tc>
        <w:tc>
          <w:tcPr>
            <w:tcW w:w="752" w:type="pct"/>
            <w:tcBorders>
              <w:top w:val="nil"/>
              <w:left w:val="nil"/>
              <w:bottom w:val="nil"/>
              <w:right w:val="nil"/>
            </w:tcBorders>
            <w:noWrap/>
            <w:vAlign w:val="center"/>
            <w:hideMark/>
          </w:tcPr>
          <w:p w14:paraId="40471F06" w14:textId="77777777" w:rsidR="00181D6E" w:rsidRPr="00B830A4" w:rsidRDefault="00181D6E" w:rsidP="00672DF2">
            <w:pPr>
              <w:widowControl/>
              <w:jc w:val="center"/>
              <w:rPr>
                <w:del w:id="909" w:author="Zhao Chunjiang" w:date="2026-10-07T08:00:00Z"/>
                <w:rFonts w:eastAsia="DengXian" w:cs="Times New Roman"/>
                <w:color w:val="000000"/>
                <w:kern w:val="0"/>
                <w:sz w:val="22"/>
              </w:rPr>
            </w:pPr>
            <w:del w:id="910" w:author="Zhao Chunjiang" w:date="2026-10-07T08:00:00Z">
              <w:r>
                <w:rPr>
                  <w:rFonts w:eastAsia="DengXian" w:cs="Times New Roman"/>
                  <w:color w:val="000000"/>
                  <w:kern w:val="0"/>
                  <w:sz w:val="22"/>
                </w:rPr>
                <w:delText>0.8</w:delText>
              </w:r>
            </w:del>
          </w:p>
        </w:tc>
        <w:tc>
          <w:tcPr>
            <w:tcW w:w="1857" w:type="pct"/>
            <w:tcBorders>
              <w:top w:val="nil"/>
              <w:left w:val="nil"/>
              <w:bottom w:val="nil"/>
              <w:right w:val="nil"/>
            </w:tcBorders>
            <w:noWrap/>
            <w:vAlign w:val="center"/>
            <w:hideMark/>
          </w:tcPr>
          <w:p w14:paraId="037E0439" w14:textId="77777777" w:rsidR="00181D6E" w:rsidRPr="00B830A4" w:rsidRDefault="00181D6E" w:rsidP="00672DF2">
            <w:pPr>
              <w:widowControl/>
              <w:jc w:val="center"/>
              <w:rPr>
                <w:del w:id="911" w:author="Zhao Chunjiang" w:date="2026-10-07T08:00:00Z"/>
                <w:rFonts w:eastAsia="DengXian" w:cs="Times New Roman"/>
                <w:color w:val="000000"/>
                <w:kern w:val="0"/>
                <w:sz w:val="22"/>
              </w:rPr>
            </w:pPr>
            <w:del w:id="912" w:author="Zhao Chunjiang" w:date="2026-10-07T08:00:00Z">
              <w:r>
                <w:rPr>
                  <w:rFonts w:eastAsia="DengXian" w:cs="Times New Roman"/>
                  <w:color w:val="000000"/>
                  <w:kern w:val="0"/>
                  <w:sz w:val="22"/>
                </w:rPr>
                <w:delText>10A (5)</w:delText>
              </w:r>
            </w:del>
          </w:p>
        </w:tc>
        <w:tc>
          <w:tcPr>
            <w:tcW w:w="815" w:type="pct"/>
            <w:tcBorders>
              <w:top w:val="nil"/>
              <w:left w:val="nil"/>
              <w:bottom w:val="nil"/>
              <w:right w:val="nil"/>
            </w:tcBorders>
            <w:noWrap/>
            <w:vAlign w:val="center"/>
            <w:hideMark/>
          </w:tcPr>
          <w:p w14:paraId="1474A66C" w14:textId="77777777" w:rsidR="00181D6E" w:rsidRPr="00B830A4" w:rsidRDefault="00181D6E" w:rsidP="00672DF2">
            <w:pPr>
              <w:widowControl/>
              <w:jc w:val="center"/>
              <w:rPr>
                <w:del w:id="913" w:author="Zhao Chunjiang" w:date="2026-10-07T08:00:00Z"/>
                <w:rFonts w:eastAsia="DengXian" w:cs="Times New Roman"/>
                <w:color w:val="000000"/>
                <w:kern w:val="0"/>
                <w:sz w:val="22"/>
              </w:rPr>
            </w:pPr>
          </w:p>
        </w:tc>
      </w:tr>
      <w:tr w:rsidR="00181D6E" w:rsidRPr="00B830A4" w14:paraId="20651F35" w14:textId="77777777" w:rsidTr="00AE6C50">
        <w:trPr>
          <w:trHeight w:val="285"/>
          <w:del w:id="914" w:author="Zhao Chunjiang" w:date="2026-10-07T08:00:00Z"/>
        </w:trPr>
        <w:tc>
          <w:tcPr>
            <w:tcW w:w="981" w:type="pct"/>
            <w:tcBorders>
              <w:top w:val="nil"/>
              <w:left w:val="nil"/>
              <w:bottom w:val="nil"/>
              <w:right w:val="nil"/>
            </w:tcBorders>
            <w:noWrap/>
            <w:vAlign w:val="center"/>
            <w:hideMark/>
          </w:tcPr>
          <w:p w14:paraId="47E335F1" w14:textId="77777777" w:rsidR="00181D6E" w:rsidRPr="00B830A4" w:rsidRDefault="00181D6E" w:rsidP="00672DF2">
            <w:pPr>
              <w:widowControl/>
              <w:jc w:val="center"/>
              <w:rPr>
                <w:del w:id="915" w:author="Zhao Chunjiang" w:date="2026-10-07T08:00:00Z"/>
                <w:rFonts w:eastAsia="DengXian" w:cs="Times New Roman"/>
                <w:color w:val="000000"/>
                <w:kern w:val="0"/>
                <w:sz w:val="22"/>
              </w:rPr>
            </w:pPr>
            <w:del w:id="916" w:author="Zhao Chunjiang" w:date="2026-10-07T08:00:00Z">
              <w:r>
                <w:rPr>
                  <w:rFonts w:eastAsia="DengXian" w:cs="Times New Roman"/>
                  <w:color w:val="000000"/>
                  <w:kern w:val="0"/>
                  <w:sz w:val="22"/>
                </w:rPr>
                <w:delText>16A</w:delText>
              </w:r>
            </w:del>
          </w:p>
        </w:tc>
        <w:tc>
          <w:tcPr>
            <w:tcW w:w="596" w:type="pct"/>
            <w:tcBorders>
              <w:top w:val="nil"/>
              <w:left w:val="nil"/>
              <w:bottom w:val="nil"/>
              <w:right w:val="nil"/>
            </w:tcBorders>
            <w:noWrap/>
            <w:vAlign w:val="center"/>
            <w:hideMark/>
          </w:tcPr>
          <w:p w14:paraId="72993EAE" w14:textId="77777777" w:rsidR="00181D6E" w:rsidRPr="00B830A4" w:rsidRDefault="00181D6E" w:rsidP="00672DF2">
            <w:pPr>
              <w:widowControl/>
              <w:jc w:val="center"/>
              <w:rPr>
                <w:del w:id="917" w:author="Zhao Chunjiang" w:date="2026-10-07T08:00:00Z"/>
                <w:rFonts w:eastAsia="DengXian" w:cs="Times New Roman"/>
                <w:color w:val="000000"/>
                <w:kern w:val="0"/>
                <w:sz w:val="22"/>
              </w:rPr>
            </w:pPr>
            <w:del w:id="918" w:author="Zhao Chunjiang" w:date="2026-10-07T08:00:00Z">
              <w:r>
                <w:rPr>
                  <w:rFonts w:eastAsia="DengXian" w:cs="Times New Roman"/>
                  <w:color w:val="000000"/>
                  <w:kern w:val="0"/>
                  <w:sz w:val="22"/>
                </w:rPr>
                <w:delText>5</w:delText>
              </w:r>
            </w:del>
          </w:p>
        </w:tc>
        <w:tc>
          <w:tcPr>
            <w:tcW w:w="752" w:type="pct"/>
            <w:tcBorders>
              <w:top w:val="nil"/>
              <w:left w:val="nil"/>
              <w:bottom w:val="nil"/>
              <w:right w:val="nil"/>
            </w:tcBorders>
            <w:noWrap/>
            <w:vAlign w:val="center"/>
            <w:hideMark/>
          </w:tcPr>
          <w:p w14:paraId="7C069B22" w14:textId="77777777" w:rsidR="00181D6E" w:rsidRPr="00B830A4" w:rsidRDefault="00181D6E" w:rsidP="00672DF2">
            <w:pPr>
              <w:widowControl/>
              <w:jc w:val="center"/>
              <w:rPr>
                <w:del w:id="919" w:author="Zhao Chunjiang" w:date="2026-10-07T08:00:00Z"/>
                <w:rFonts w:eastAsia="DengXian" w:cs="Times New Roman"/>
                <w:color w:val="000000"/>
                <w:kern w:val="0"/>
                <w:sz w:val="22"/>
              </w:rPr>
            </w:pPr>
            <w:del w:id="920" w:author="Zhao Chunjiang" w:date="2026-10-07T08:00:00Z">
              <w:r>
                <w:rPr>
                  <w:rFonts w:eastAsia="DengXian" w:cs="Times New Roman"/>
                  <w:color w:val="000000"/>
                  <w:kern w:val="0"/>
                  <w:sz w:val="22"/>
                </w:rPr>
                <w:delText>0.8</w:delText>
              </w:r>
            </w:del>
          </w:p>
        </w:tc>
        <w:tc>
          <w:tcPr>
            <w:tcW w:w="1857" w:type="pct"/>
            <w:tcBorders>
              <w:top w:val="nil"/>
              <w:left w:val="nil"/>
              <w:bottom w:val="nil"/>
              <w:right w:val="nil"/>
            </w:tcBorders>
            <w:noWrap/>
            <w:vAlign w:val="center"/>
            <w:hideMark/>
          </w:tcPr>
          <w:p w14:paraId="247A6635" w14:textId="77777777" w:rsidR="00181D6E" w:rsidRPr="00B830A4" w:rsidRDefault="00181D6E" w:rsidP="00672DF2">
            <w:pPr>
              <w:widowControl/>
              <w:jc w:val="center"/>
              <w:rPr>
                <w:del w:id="921" w:author="Zhao Chunjiang" w:date="2026-10-07T08:00:00Z"/>
                <w:rFonts w:eastAsia="DengXian" w:cs="Times New Roman"/>
                <w:color w:val="000000"/>
                <w:kern w:val="0"/>
                <w:sz w:val="22"/>
              </w:rPr>
            </w:pPr>
            <w:del w:id="922" w:author="Zhao Chunjiang" w:date="2026-10-07T08:00:00Z">
              <w:r>
                <w:rPr>
                  <w:rFonts w:eastAsia="DengXian" w:cs="Times New Roman"/>
                  <w:color w:val="000000"/>
                  <w:kern w:val="0"/>
                  <w:sz w:val="22"/>
                </w:rPr>
                <w:delText>16A (3), 16F (2)</w:delText>
              </w:r>
            </w:del>
          </w:p>
        </w:tc>
        <w:tc>
          <w:tcPr>
            <w:tcW w:w="815" w:type="pct"/>
            <w:tcBorders>
              <w:top w:val="nil"/>
              <w:left w:val="nil"/>
              <w:bottom w:val="nil"/>
              <w:right w:val="nil"/>
            </w:tcBorders>
            <w:noWrap/>
            <w:vAlign w:val="center"/>
            <w:hideMark/>
          </w:tcPr>
          <w:p w14:paraId="06AFC6AA" w14:textId="77777777" w:rsidR="00181D6E" w:rsidRPr="00B830A4" w:rsidRDefault="00181D6E" w:rsidP="00672DF2">
            <w:pPr>
              <w:widowControl/>
              <w:jc w:val="center"/>
              <w:rPr>
                <w:del w:id="923" w:author="Zhao Chunjiang" w:date="2026-10-07T08:00:00Z"/>
                <w:rFonts w:eastAsia="DengXian" w:cs="Times New Roman"/>
                <w:color w:val="000000"/>
                <w:kern w:val="0"/>
                <w:sz w:val="22"/>
              </w:rPr>
            </w:pPr>
            <w:del w:id="924" w:author="Zhao Chunjiang" w:date="2026-10-07T08:00:00Z">
              <w:r>
                <w:rPr>
                  <w:rFonts w:eastAsia="DengXian" w:cs="Times New Roman"/>
                  <w:color w:val="000000"/>
                  <w:kern w:val="0"/>
                  <w:sz w:val="22"/>
                </w:rPr>
                <w:delText>2</w:delText>
              </w:r>
            </w:del>
          </w:p>
        </w:tc>
      </w:tr>
      <w:tr w:rsidR="00181D6E" w:rsidRPr="00B830A4" w14:paraId="6D4B394A" w14:textId="77777777" w:rsidTr="00AE6C50">
        <w:trPr>
          <w:trHeight w:val="285"/>
          <w:del w:id="925" w:author="Zhao Chunjiang" w:date="2026-10-07T08:00:00Z"/>
        </w:trPr>
        <w:tc>
          <w:tcPr>
            <w:tcW w:w="981" w:type="pct"/>
            <w:tcBorders>
              <w:top w:val="nil"/>
              <w:left w:val="nil"/>
              <w:bottom w:val="nil"/>
              <w:right w:val="nil"/>
            </w:tcBorders>
            <w:noWrap/>
            <w:vAlign w:val="center"/>
            <w:hideMark/>
          </w:tcPr>
          <w:p w14:paraId="626AF79D" w14:textId="77777777" w:rsidR="00181D6E" w:rsidRPr="00B830A4" w:rsidRDefault="00181D6E" w:rsidP="00672DF2">
            <w:pPr>
              <w:widowControl/>
              <w:jc w:val="center"/>
              <w:rPr>
                <w:del w:id="926" w:author="Zhao Chunjiang" w:date="2026-10-07T08:00:00Z"/>
                <w:rFonts w:eastAsia="DengXian" w:cs="Times New Roman"/>
                <w:color w:val="000000"/>
                <w:kern w:val="0"/>
                <w:sz w:val="22"/>
              </w:rPr>
            </w:pPr>
            <w:del w:id="927" w:author="Zhao Chunjiang" w:date="2026-10-07T08:00:00Z">
              <w:r>
                <w:rPr>
                  <w:rFonts w:eastAsia="DengXian" w:cs="Times New Roman"/>
                  <w:color w:val="000000"/>
                  <w:kern w:val="0"/>
                  <w:sz w:val="22"/>
                </w:rPr>
                <w:delText>37</w:delText>
              </w:r>
            </w:del>
          </w:p>
        </w:tc>
        <w:tc>
          <w:tcPr>
            <w:tcW w:w="596" w:type="pct"/>
            <w:tcBorders>
              <w:top w:val="nil"/>
              <w:left w:val="nil"/>
              <w:bottom w:val="nil"/>
              <w:right w:val="nil"/>
            </w:tcBorders>
            <w:noWrap/>
            <w:vAlign w:val="center"/>
            <w:hideMark/>
          </w:tcPr>
          <w:p w14:paraId="3CAA2730" w14:textId="77777777" w:rsidR="00181D6E" w:rsidRPr="00B830A4" w:rsidRDefault="00181D6E" w:rsidP="00672DF2">
            <w:pPr>
              <w:widowControl/>
              <w:jc w:val="center"/>
              <w:rPr>
                <w:del w:id="928" w:author="Zhao Chunjiang" w:date="2026-10-07T08:00:00Z"/>
                <w:rFonts w:eastAsia="DengXian" w:cs="Times New Roman"/>
                <w:color w:val="000000"/>
                <w:kern w:val="0"/>
                <w:sz w:val="22"/>
              </w:rPr>
            </w:pPr>
            <w:del w:id="929" w:author="Zhao Chunjiang" w:date="2026-10-07T08:00:00Z">
              <w:r>
                <w:rPr>
                  <w:rFonts w:eastAsia="DengXian" w:cs="Times New Roman"/>
                  <w:color w:val="000000"/>
                  <w:kern w:val="0"/>
                  <w:sz w:val="22"/>
                </w:rPr>
                <w:delText>5</w:delText>
              </w:r>
            </w:del>
          </w:p>
        </w:tc>
        <w:tc>
          <w:tcPr>
            <w:tcW w:w="752" w:type="pct"/>
            <w:tcBorders>
              <w:top w:val="nil"/>
              <w:left w:val="nil"/>
              <w:bottom w:val="nil"/>
              <w:right w:val="nil"/>
            </w:tcBorders>
            <w:noWrap/>
            <w:vAlign w:val="center"/>
            <w:hideMark/>
          </w:tcPr>
          <w:p w14:paraId="66AE3E84" w14:textId="77777777" w:rsidR="00181D6E" w:rsidRPr="00B830A4" w:rsidRDefault="00181D6E" w:rsidP="00672DF2">
            <w:pPr>
              <w:widowControl/>
              <w:jc w:val="center"/>
              <w:rPr>
                <w:del w:id="930" w:author="Zhao Chunjiang" w:date="2026-10-07T08:00:00Z"/>
                <w:rFonts w:eastAsia="DengXian" w:cs="Times New Roman"/>
                <w:color w:val="000000"/>
                <w:kern w:val="0"/>
                <w:sz w:val="22"/>
              </w:rPr>
            </w:pPr>
            <w:del w:id="931" w:author="Zhao Chunjiang" w:date="2026-10-07T08:00:00Z">
              <w:r>
                <w:rPr>
                  <w:rFonts w:eastAsia="DengXian" w:cs="Times New Roman"/>
                  <w:color w:val="000000"/>
                  <w:kern w:val="0"/>
                  <w:sz w:val="22"/>
                </w:rPr>
                <w:delText>0.8</w:delText>
              </w:r>
            </w:del>
          </w:p>
        </w:tc>
        <w:tc>
          <w:tcPr>
            <w:tcW w:w="1857" w:type="pct"/>
            <w:tcBorders>
              <w:top w:val="nil"/>
              <w:left w:val="nil"/>
              <w:bottom w:val="nil"/>
              <w:right w:val="nil"/>
            </w:tcBorders>
            <w:noWrap/>
            <w:vAlign w:val="center"/>
            <w:hideMark/>
          </w:tcPr>
          <w:p w14:paraId="45A1453D" w14:textId="77777777" w:rsidR="00181D6E" w:rsidRPr="00B830A4" w:rsidRDefault="00181D6E" w:rsidP="00672DF2">
            <w:pPr>
              <w:widowControl/>
              <w:jc w:val="center"/>
              <w:rPr>
                <w:del w:id="932" w:author="Zhao Chunjiang" w:date="2026-10-07T08:00:00Z"/>
                <w:rFonts w:eastAsia="DengXian" w:cs="Times New Roman"/>
                <w:color w:val="000000"/>
                <w:kern w:val="0"/>
                <w:sz w:val="22"/>
              </w:rPr>
            </w:pPr>
            <w:del w:id="933" w:author="Zhao Chunjiang" w:date="2026-10-07T08:00:00Z">
              <w:r>
                <w:rPr>
                  <w:rFonts w:eastAsia="DengXian" w:cs="Times New Roman"/>
                  <w:color w:val="000000"/>
                  <w:kern w:val="0"/>
                  <w:sz w:val="22"/>
                </w:rPr>
                <w:delText>37 (5)</w:delText>
              </w:r>
            </w:del>
          </w:p>
        </w:tc>
        <w:tc>
          <w:tcPr>
            <w:tcW w:w="815" w:type="pct"/>
            <w:tcBorders>
              <w:top w:val="nil"/>
              <w:left w:val="nil"/>
              <w:bottom w:val="nil"/>
              <w:right w:val="nil"/>
            </w:tcBorders>
            <w:noWrap/>
            <w:vAlign w:val="center"/>
            <w:hideMark/>
          </w:tcPr>
          <w:p w14:paraId="56EA1597" w14:textId="77777777" w:rsidR="00181D6E" w:rsidRPr="00B830A4" w:rsidRDefault="00181D6E" w:rsidP="00672DF2">
            <w:pPr>
              <w:widowControl/>
              <w:jc w:val="center"/>
              <w:rPr>
                <w:del w:id="934" w:author="Zhao Chunjiang" w:date="2026-10-07T08:00:00Z"/>
                <w:rFonts w:eastAsia="DengXian" w:cs="Times New Roman"/>
                <w:color w:val="000000"/>
                <w:kern w:val="0"/>
                <w:sz w:val="22"/>
              </w:rPr>
            </w:pPr>
          </w:p>
        </w:tc>
      </w:tr>
      <w:tr w:rsidR="00181D6E" w:rsidRPr="00B830A4" w14:paraId="0D150137" w14:textId="77777777" w:rsidTr="00AE6C50">
        <w:trPr>
          <w:trHeight w:val="285"/>
          <w:del w:id="935" w:author="Zhao Chunjiang" w:date="2026-10-07T08:00:00Z"/>
        </w:trPr>
        <w:tc>
          <w:tcPr>
            <w:tcW w:w="981" w:type="pct"/>
            <w:tcBorders>
              <w:top w:val="nil"/>
              <w:left w:val="nil"/>
              <w:bottom w:val="nil"/>
              <w:right w:val="nil"/>
            </w:tcBorders>
            <w:noWrap/>
            <w:vAlign w:val="center"/>
            <w:hideMark/>
          </w:tcPr>
          <w:p w14:paraId="79E1BA40" w14:textId="77777777" w:rsidR="00181D6E" w:rsidRPr="00B830A4" w:rsidRDefault="00181D6E" w:rsidP="00672DF2">
            <w:pPr>
              <w:widowControl/>
              <w:jc w:val="center"/>
              <w:rPr>
                <w:del w:id="936" w:author="Zhao Chunjiang" w:date="2026-10-07T08:00:00Z"/>
                <w:rFonts w:eastAsia="DengXian" w:cs="Times New Roman"/>
                <w:color w:val="000000"/>
                <w:kern w:val="0"/>
                <w:sz w:val="22"/>
              </w:rPr>
            </w:pPr>
            <w:del w:id="937" w:author="Zhao Chunjiang" w:date="2026-10-07T08:00:00Z">
              <w:r>
                <w:rPr>
                  <w:rFonts w:eastAsia="DengXian" w:cs="Times New Roman"/>
                  <w:color w:val="000000"/>
                  <w:kern w:val="0"/>
                  <w:sz w:val="22"/>
                </w:rPr>
                <w:delText>42</w:delText>
              </w:r>
            </w:del>
          </w:p>
        </w:tc>
        <w:tc>
          <w:tcPr>
            <w:tcW w:w="596" w:type="pct"/>
            <w:tcBorders>
              <w:top w:val="nil"/>
              <w:left w:val="nil"/>
              <w:bottom w:val="nil"/>
              <w:right w:val="nil"/>
            </w:tcBorders>
            <w:noWrap/>
            <w:vAlign w:val="center"/>
            <w:hideMark/>
          </w:tcPr>
          <w:p w14:paraId="63B31884" w14:textId="77777777" w:rsidR="00181D6E" w:rsidRPr="00B830A4" w:rsidRDefault="00181D6E" w:rsidP="00672DF2">
            <w:pPr>
              <w:widowControl/>
              <w:jc w:val="center"/>
              <w:rPr>
                <w:del w:id="938" w:author="Zhao Chunjiang" w:date="2026-10-07T08:00:00Z"/>
                <w:rFonts w:eastAsia="DengXian" w:cs="Times New Roman"/>
                <w:color w:val="000000"/>
                <w:kern w:val="0"/>
                <w:sz w:val="22"/>
              </w:rPr>
            </w:pPr>
            <w:del w:id="939" w:author="Zhao Chunjiang" w:date="2026-10-07T08:00:00Z">
              <w:r>
                <w:rPr>
                  <w:rFonts w:eastAsia="DengXian" w:cs="Times New Roman"/>
                  <w:color w:val="000000"/>
                  <w:kern w:val="0"/>
                  <w:sz w:val="22"/>
                </w:rPr>
                <w:delText>5</w:delText>
              </w:r>
            </w:del>
          </w:p>
        </w:tc>
        <w:tc>
          <w:tcPr>
            <w:tcW w:w="752" w:type="pct"/>
            <w:tcBorders>
              <w:top w:val="nil"/>
              <w:left w:val="nil"/>
              <w:bottom w:val="nil"/>
              <w:right w:val="nil"/>
            </w:tcBorders>
            <w:noWrap/>
            <w:vAlign w:val="center"/>
            <w:hideMark/>
          </w:tcPr>
          <w:p w14:paraId="68C0761D" w14:textId="77777777" w:rsidR="00181D6E" w:rsidRPr="00B830A4" w:rsidRDefault="00181D6E" w:rsidP="00672DF2">
            <w:pPr>
              <w:widowControl/>
              <w:jc w:val="center"/>
              <w:rPr>
                <w:del w:id="940" w:author="Zhao Chunjiang" w:date="2026-10-07T08:00:00Z"/>
                <w:rFonts w:eastAsia="DengXian" w:cs="Times New Roman"/>
                <w:color w:val="000000"/>
                <w:kern w:val="0"/>
                <w:sz w:val="22"/>
              </w:rPr>
            </w:pPr>
            <w:del w:id="941" w:author="Zhao Chunjiang" w:date="2026-10-07T08:00:00Z">
              <w:r>
                <w:rPr>
                  <w:rFonts w:eastAsia="DengXian" w:cs="Times New Roman"/>
                  <w:color w:val="000000"/>
                  <w:kern w:val="0"/>
                  <w:sz w:val="22"/>
                </w:rPr>
                <w:delText>0.8</w:delText>
              </w:r>
            </w:del>
          </w:p>
        </w:tc>
        <w:tc>
          <w:tcPr>
            <w:tcW w:w="1857" w:type="pct"/>
            <w:tcBorders>
              <w:top w:val="nil"/>
              <w:left w:val="nil"/>
              <w:bottom w:val="nil"/>
              <w:right w:val="nil"/>
            </w:tcBorders>
            <w:noWrap/>
            <w:vAlign w:val="center"/>
            <w:hideMark/>
          </w:tcPr>
          <w:p w14:paraId="3A802189" w14:textId="77777777" w:rsidR="00181D6E" w:rsidRPr="00B830A4" w:rsidRDefault="00181D6E" w:rsidP="00672DF2">
            <w:pPr>
              <w:widowControl/>
              <w:jc w:val="center"/>
              <w:rPr>
                <w:del w:id="942" w:author="Zhao Chunjiang" w:date="2026-10-07T08:00:00Z"/>
                <w:rFonts w:eastAsia="DengXian" w:cs="Times New Roman"/>
                <w:color w:val="000000"/>
                <w:kern w:val="0"/>
                <w:sz w:val="22"/>
              </w:rPr>
            </w:pPr>
            <w:del w:id="943" w:author="Zhao Chunjiang" w:date="2026-10-07T08:00:00Z">
              <w:r>
                <w:rPr>
                  <w:rFonts w:eastAsia="DengXian" w:cs="Times New Roman"/>
                  <w:color w:val="000000"/>
                  <w:kern w:val="0"/>
                  <w:sz w:val="22"/>
                </w:rPr>
                <w:delText>42 (5)</w:delText>
              </w:r>
            </w:del>
          </w:p>
        </w:tc>
        <w:tc>
          <w:tcPr>
            <w:tcW w:w="815" w:type="pct"/>
            <w:tcBorders>
              <w:top w:val="nil"/>
              <w:left w:val="nil"/>
              <w:bottom w:val="nil"/>
              <w:right w:val="nil"/>
            </w:tcBorders>
            <w:noWrap/>
            <w:vAlign w:val="center"/>
            <w:hideMark/>
          </w:tcPr>
          <w:p w14:paraId="609346EE" w14:textId="77777777" w:rsidR="00181D6E" w:rsidRPr="00B830A4" w:rsidRDefault="00181D6E" w:rsidP="00672DF2">
            <w:pPr>
              <w:widowControl/>
              <w:jc w:val="center"/>
              <w:rPr>
                <w:del w:id="944" w:author="Zhao Chunjiang" w:date="2026-10-07T08:00:00Z"/>
                <w:rFonts w:eastAsia="DengXian" w:cs="Times New Roman"/>
                <w:color w:val="000000"/>
                <w:kern w:val="0"/>
                <w:sz w:val="22"/>
              </w:rPr>
            </w:pPr>
          </w:p>
        </w:tc>
      </w:tr>
      <w:tr w:rsidR="00181D6E" w:rsidRPr="00B830A4" w14:paraId="62DFA080" w14:textId="77777777" w:rsidTr="00AE6C50">
        <w:trPr>
          <w:trHeight w:val="285"/>
          <w:del w:id="945" w:author="Zhao Chunjiang" w:date="2026-10-07T08:00:00Z"/>
        </w:trPr>
        <w:tc>
          <w:tcPr>
            <w:tcW w:w="981" w:type="pct"/>
            <w:tcBorders>
              <w:top w:val="nil"/>
              <w:left w:val="nil"/>
              <w:bottom w:val="nil"/>
              <w:right w:val="nil"/>
            </w:tcBorders>
            <w:noWrap/>
            <w:vAlign w:val="center"/>
            <w:hideMark/>
          </w:tcPr>
          <w:p w14:paraId="79DC4BE8" w14:textId="77777777" w:rsidR="00181D6E" w:rsidRPr="00B830A4" w:rsidRDefault="00181D6E" w:rsidP="00672DF2">
            <w:pPr>
              <w:widowControl/>
              <w:jc w:val="center"/>
              <w:rPr>
                <w:del w:id="946" w:author="Zhao Chunjiang" w:date="2026-10-07T08:00:00Z"/>
                <w:rFonts w:eastAsia="DengXian" w:cs="Times New Roman"/>
                <w:color w:val="000000"/>
                <w:kern w:val="0"/>
                <w:sz w:val="22"/>
              </w:rPr>
            </w:pPr>
            <w:del w:id="947" w:author="Zhao Chunjiang" w:date="2026-10-07T08:00:00Z">
              <w:r>
                <w:rPr>
                  <w:rFonts w:eastAsia="DengXian" w:cs="Times New Roman"/>
                  <w:color w:val="000000"/>
                  <w:kern w:val="0"/>
                  <w:sz w:val="22"/>
                </w:rPr>
                <w:delText>9A</w:delText>
              </w:r>
            </w:del>
          </w:p>
        </w:tc>
        <w:tc>
          <w:tcPr>
            <w:tcW w:w="596" w:type="pct"/>
            <w:tcBorders>
              <w:top w:val="nil"/>
              <w:left w:val="nil"/>
              <w:bottom w:val="nil"/>
              <w:right w:val="nil"/>
            </w:tcBorders>
            <w:noWrap/>
            <w:vAlign w:val="center"/>
            <w:hideMark/>
          </w:tcPr>
          <w:p w14:paraId="1358F493" w14:textId="77777777" w:rsidR="00181D6E" w:rsidRPr="00B830A4" w:rsidRDefault="00181D6E" w:rsidP="00672DF2">
            <w:pPr>
              <w:widowControl/>
              <w:jc w:val="center"/>
              <w:rPr>
                <w:del w:id="948" w:author="Zhao Chunjiang" w:date="2026-10-07T08:00:00Z"/>
                <w:rFonts w:eastAsia="DengXian" w:cs="Times New Roman"/>
                <w:color w:val="000000"/>
                <w:kern w:val="0"/>
                <w:sz w:val="22"/>
              </w:rPr>
            </w:pPr>
            <w:del w:id="949" w:author="Zhao Chunjiang" w:date="2026-10-07T08:00:00Z">
              <w:r>
                <w:rPr>
                  <w:rFonts w:eastAsia="DengXian" w:cs="Times New Roman"/>
                  <w:color w:val="000000"/>
                  <w:kern w:val="0"/>
                  <w:sz w:val="22"/>
                </w:rPr>
                <w:delText>5</w:delText>
              </w:r>
            </w:del>
          </w:p>
        </w:tc>
        <w:tc>
          <w:tcPr>
            <w:tcW w:w="752" w:type="pct"/>
            <w:tcBorders>
              <w:top w:val="nil"/>
              <w:left w:val="nil"/>
              <w:bottom w:val="nil"/>
              <w:right w:val="nil"/>
            </w:tcBorders>
            <w:noWrap/>
            <w:vAlign w:val="center"/>
            <w:hideMark/>
          </w:tcPr>
          <w:p w14:paraId="56AB7774" w14:textId="77777777" w:rsidR="00181D6E" w:rsidRPr="00B830A4" w:rsidRDefault="00181D6E" w:rsidP="00672DF2">
            <w:pPr>
              <w:widowControl/>
              <w:jc w:val="center"/>
              <w:rPr>
                <w:del w:id="950" w:author="Zhao Chunjiang" w:date="2026-10-07T08:00:00Z"/>
                <w:rFonts w:eastAsia="DengXian" w:cs="Times New Roman"/>
                <w:color w:val="000000"/>
                <w:kern w:val="0"/>
                <w:sz w:val="22"/>
              </w:rPr>
            </w:pPr>
            <w:del w:id="951" w:author="Zhao Chunjiang" w:date="2026-10-07T08:00:00Z">
              <w:r>
                <w:rPr>
                  <w:rFonts w:eastAsia="DengXian" w:cs="Times New Roman"/>
                  <w:color w:val="000000"/>
                  <w:kern w:val="0"/>
                  <w:sz w:val="22"/>
                </w:rPr>
                <w:delText>0.8</w:delText>
              </w:r>
            </w:del>
          </w:p>
        </w:tc>
        <w:tc>
          <w:tcPr>
            <w:tcW w:w="1857" w:type="pct"/>
            <w:tcBorders>
              <w:top w:val="nil"/>
              <w:left w:val="nil"/>
              <w:bottom w:val="nil"/>
              <w:right w:val="nil"/>
            </w:tcBorders>
            <w:noWrap/>
            <w:vAlign w:val="center"/>
            <w:hideMark/>
          </w:tcPr>
          <w:p w14:paraId="0B1284FF" w14:textId="77777777" w:rsidR="00181D6E" w:rsidRPr="00B830A4" w:rsidRDefault="00181D6E" w:rsidP="00672DF2">
            <w:pPr>
              <w:widowControl/>
              <w:jc w:val="center"/>
              <w:rPr>
                <w:del w:id="952" w:author="Zhao Chunjiang" w:date="2026-10-07T08:00:00Z"/>
                <w:rFonts w:eastAsia="DengXian" w:cs="Times New Roman"/>
                <w:color w:val="000000"/>
                <w:kern w:val="0"/>
                <w:sz w:val="22"/>
              </w:rPr>
            </w:pPr>
            <w:del w:id="953" w:author="Zhao Chunjiang" w:date="2026-10-07T08:00:00Z">
              <w:r>
                <w:rPr>
                  <w:rFonts w:eastAsia="DengXian" w:cs="Times New Roman"/>
                  <w:color w:val="000000"/>
                  <w:kern w:val="0"/>
                  <w:sz w:val="22"/>
                </w:rPr>
                <w:delText>09V (4), 9A (1)</w:delText>
              </w:r>
            </w:del>
          </w:p>
        </w:tc>
        <w:tc>
          <w:tcPr>
            <w:tcW w:w="815" w:type="pct"/>
            <w:tcBorders>
              <w:top w:val="nil"/>
              <w:left w:val="nil"/>
              <w:bottom w:val="nil"/>
              <w:right w:val="nil"/>
            </w:tcBorders>
            <w:noWrap/>
            <w:vAlign w:val="center"/>
            <w:hideMark/>
          </w:tcPr>
          <w:p w14:paraId="6084D4AB" w14:textId="77777777" w:rsidR="00181D6E" w:rsidRPr="00B830A4" w:rsidRDefault="00181D6E" w:rsidP="00672DF2">
            <w:pPr>
              <w:widowControl/>
              <w:jc w:val="center"/>
              <w:rPr>
                <w:del w:id="954" w:author="Zhao Chunjiang" w:date="2026-10-07T08:00:00Z"/>
                <w:rFonts w:eastAsia="DengXian" w:cs="Times New Roman"/>
                <w:color w:val="000000"/>
                <w:kern w:val="0"/>
                <w:sz w:val="22"/>
              </w:rPr>
            </w:pPr>
            <w:del w:id="955" w:author="Zhao Chunjiang" w:date="2026-10-07T08:00:00Z">
              <w:r>
                <w:rPr>
                  <w:rFonts w:eastAsia="DengXian" w:cs="Times New Roman"/>
                  <w:color w:val="000000"/>
                  <w:kern w:val="0"/>
                  <w:sz w:val="22"/>
                </w:rPr>
                <w:delText>4</w:delText>
              </w:r>
            </w:del>
          </w:p>
        </w:tc>
      </w:tr>
      <w:tr w:rsidR="00181D6E" w:rsidRPr="00B830A4" w14:paraId="072A3C8D" w14:textId="77777777" w:rsidTr="00AE6C50">
        <w:trPr>
          <w:trHeight w:val="285"/>
          <w:del w:id="956" w:author="Zhao Chunjiang" w:date="2026-10-07T08:00:00Z"/>
        </w:trPr>
        <w:tc>
          <w:tcPr>
            <w:tcW w:w="981" w:type="pct"/>
            <w:tcBorders>
              <w:top w:val="nil"/>
              <w:left w:val="nil"/>
              <w:bottom w:val="nil"/>
              <w:right w:val="nil"/>
            </w:tcBorders>
            <w:noWrap/>
            <w:vAlign w:val="center"/>
            <w:hideMark/>
          </w:tcPr>
          <w:p w14:paraId="381D3C6C" w14:textId="77777777" w:rsidR="00181D6E" w:rsidRPr="00B830A4" w:rsidRDefault="00181D6E" w:rsidP="00672DF2">
            <w:pPr>
              <w:widowControl/>
              <w:jc w:val="center"/>
              <w:rPr>
                <w:del w:id="957" w:author="Zhao Chunjiang" w:date="2026-10-07T08:00:00Z"/>
                <w:rFonts w:eastAsia="DengXian" w:cs="Times New Roman"/>
                <w:color w:val="000000"/>
                <w:kern w:val="0"/>
                <w:sz w:val="22"/>
              </w:rPr>
            </w:pPr>
            <w:del w:id="958" w:author="Zhao Chunjiang" w:date="2026-10-07T08:00:00Z">
              <w:r>
                <w:rPr>
                  <w:rFonts w:eastAsia="DengXian" w:cs="Times New Roman"/>
                  <w:color w:val="000000"/>
                  <w:kern w:val="0"/>
                  <w:sz w:val="22"/>
                </w:rPr>
                <w:delText>none-typeable</w:delText>
              </w:r>
            </w:del>
          </w:p>
        </w:tc>
        <w:tc>
          <w:tcPr>
            <w:tcW w:w="596" w:type="pct"/>
            <w:tcBorders>
              <w:top w:val="nil"/>
              <w:left w:val="nil"/>
              <w:bottom w:val="nil"/>
              <w:right w:val="nil"/>
            </w:tcBorders>
            <w:noWrap/>
            <w:vAlign w:val="center"/>
            <w:hideMark/>
          </w:tcPr>
          <w:p w14:paraId="54A3C09E" w14:textId="77777777" w:rsidR="00181D6E" w:rsidRPr="00B830A4" w:rsidRDefault="00181D6E" w:rsidP="00672DF2">
            <w:pPr>
              <w:widowControl/>
              <w:jc w:val="center"/>
              <w:rPr>
                <w:del w:id="959" w:author="Zhao Chunjiang" w:date="2026-10-07T08:00:00Z"/>
                <w:rFonts w:eastAsia="DengXian" w:cs="Times New Roman"/>
                <w:color w:val="000000"/>
                <w:kern w:val="0"/>
                <w:sz w:val="22"/>
              </w:rPr>
            </w:pPr>
            <w:del w:id="960" w:author="Zhao Chunjiang" w:date="2026-10-07T08:00:00Z">
              <w:r>
                <w:rPr>
                  <w:rFonts w:eastAsia="DengXian" w:cs="Times New Roman"/>
                  <w:color w:val="000000"/>
                  <w:kern w:val="0"/>
                  <w:sz w:val="22"/>
                </w:rPr>
                <w:delText>5</w:delText>
              </w:r>
            </w:del>
          </w:p>
        </w:tc>
        <w:tc>
          <w:tcPr>
            <w:tcW w:w="752" w:type="pct"/>
            <w:tcBorders>
              <w:top w:val="nil"/>
              <w:left w:val="nil"/>
              <w:bottom w:val="nil"/>
              <w:right w:val="nil"/>
            </w:tcBorders>
            <w:noWrap/>
            <w:vAlign w:val="center"/>
            <w:hideMark/>
          </w:tcPr>
          <w:p w14:paraId="29214EE2" w14:textId="77777777" w:rsidR="00181D6E" w:rsidRPr="00B830A4" w:rsidRDefault="00181D6E" w:rsidP="00672DF2">
            <w:pPr>
              <w:widowControl/>
              <w:jc w:val="center"/>
              <w:rPr>
                <w:del w:id="961" w:author="Zhao Chunjiang" w:date="2026-10-07T08:00:00Z"/>
                <w:rFonts w:eastAsia="DengXian" w:cs="Times New Roman"/>
                <w:color w:val="000000"/>
                <w:kern w:val="0"/>
                <w:sz w:val="22"/>
              </w:rPr>
            </w:pPr>
            <w:del w:id="962" w:author="Zhao Chunjiang" w:date="2026-10-07T08:00:00Z">
              <w:r>
                <w:rPr>
                  <w:rFonts w:eastAsia="DengXian" w:cs="Times New Roman"/>
                  <w:color w:val="000000"/>
                  <w:kern w:val="0"/>
                  <w:sz w:val="22"/>
                </w:rPr>
                <w:delText>0.8</w:delText>
              </w:r>
            </w:del>
          </w:p>
        </w:tc>
        <w:tc>
          <w:tcPr>
            <w:tcW w:w="1857" w:type="pct"/>
            <w:tcBorders>
              <w:top w:val="nil"/>
              <w:left w:val="nil"/>
              <w:bottom w:val="nil"/>
              <w:right w:val="nil"/>
            </w:tcBorders>
            <w:noWrap/>
            <w:vAlign w:val="center"/>
            <w:hideMark/>
          </w:tcPr>
          <w:p w14:paraId="7DDBF3A3" w14:textId="77777777" w:rsidR="00181D6E" w:rsidRPr="00B830A4" w:rsidRDefault="00181D6E" w:rsidP="00672DF2">
            <w:pPr>
              <w:widowControl/>
              <w:jc w:val="center"/>
              <w:rPr>
                <w:del w:id="963" w:author="Zhao Chunjiang" w:date="2026-10-07T08:00:00Z"/>
                <w:rFonts w:eastAsia="DengXian" w:cs="Times New Roman"/>
                <w:color w:val="000000"/>
                <w:kern w:val="0"/>
                <w:sz w:val="22"/>
              </w:rPr>
            </w:pPr>
            <w:del w:id="964" w:author="Zhao Chunjiang" w:date="2026-10-07T08:00:00Z">
              <w:r>
                <w:rPr>
                  <w:rFonts w:eastAsia="DengXian" w:cs="Times New Roman"/>
                  <w:color w:val="000000"/>
                  <w:kern w:val="0"/>
                  <w:sz w:val="22"/>
                </w:rPr>
                <w:delText>19A (2), 19F (2), 3 (1)</w:delText>
              </w:r>
            </w:del>
          </w:p>
        </w:tc>
        <w:tc>
          <w:tcPr>
            <w:tcW w:w="815" w:type="pct"/>
            <w:tcBorders>
              <w:top w:val="nil"/>
              <w:left w:val="nil"/>
              <w:bottom w:val="nil"/>
              <w:right w:val="nil"/>
            </w:tcBorders>
            <w:noWrap/>
            <w:vAlign w:val="center"/>
            <w:hideMark/>
          </w:tcPr>
          <w:p w14:paraId="7A1EB59D" w14:textId="77777777" w:rsidR="00181D6E" w:rsidRPr="00B830A4" w:rsidRDefault="00181D6E" w:rsidP="00672DF2">
            <w:pPr>
              <w:widowControl/>
              <w:jc w:val="center"/>
              <w:rPr>
                <w:del w:id="965" w:author="Zhao Chunjiang" w:date="2026-10-07T08:00:00Z"/>
                <w:rFonts w:eastAsia="DengXian" w:cs="Times New Roman"/>
                <w:color w:val="000000"/>
                <w:kern w:val="0"/>
                <w:sz w:val="22"/>
              </w:rPr>
            </w:pPr>
            <w:del w:id="966" w:author="Zhao Chunjiang" w:date="2026-10-07T08:00:00Z">
              <w:r>
                <w:rPr>
                  <w:rFonts w:eastAsia="DengXian" w:cs="Times New Roman"/>
                  <w:color w:val="000000"/>
                  <w:kern w:val="0"/>
                  <w:sz w:val="22"/>
                </w:rPr>
                <w:delText>5</w:delText>
              </w:r>
            </w:del>
          </w:p>
        </w:tc>
      </w:tr>
      <w:tr w:rsidR="00181D6E" w:rsidRPr="00B830A4" w14:paraId="2517D104" w14:textId="77777777" w:rsidTr="00AE6C50">
        <w:trPr>
          <w:trHeight w:val="285"/>
          <w:del w:id="967" w:author="Zhao Chunjiang" w:date="2026-10-07T08:00:00Z"/>
        </w:trPr>
        <w:tc>
          <w:tcPr>
            <w:tcW w:w="981" w:type="pct"/>
            <w:tcBorders>
              <w:top w:val="nil"/>
              <w:left w:val="nil"/>
              <w:bottom w:val="nil"/>
              <w:right w:val="nil"/>
            </w:tcBorders>
            <w:noWrap/>
            <w:vAlign w:val="center"/>
            <w:hideMark/>
          </w:tcPr>
          <w:p w14:paraId="7A61B214" w14:textId="77777777" w:rsidR="00181D6E" w:rsidRPr="00B830A4" w:rsidRDefault="00181D6E" w:rsidP="00672DF2">
            <w:pPr>
              <w:widowControl/>
              <w:jc w:val="center"/>
              <w:rPr>
                <w:del w:id="968" w:author="Zhao Chunjiang" w:date="2026-10-07T08:00:00Z"/>
                <w:rFonts w:eastAsia="DengXian" w:cs="Times New Roman"/>
                <w:color w:val="000000"/>
                <w:kern w:val="0"/>
                <w:sz w:val="22"/>
              </w:rPr>
            </w:pPr>
            <w:del w:id="969" w:author="Zhao Chunjiang" w:date="2026-10-07T08:00:00Z">
              <w:r>
                <w:rPr>
                  <w:rFonts w:eastAsia="DengXian" w:cs="Times New Roman"/>
                  <w:color w:val="000000"/>
                  <w:kern w:val="0"/>
                  <w:sz w:val="22"/>
                </w:rPr>
                <w:delText>34</w:delText>
              </w:r>
            </w:del>
          </w:p>
        </w:tc>
        <w:tc>
          <w:tcPr>
            <w:tcW w:w="596" w:type="pct"/>
            <w:tcBorders>
              <w:top w:val="nil"/>
              <w:left w:val="nil"/>
              <w:bottom w:val="nil"/>
              <w:right w:val="nil"/>
            </w:tcBorders>
            <w:noWrap/>
            <w:vAlign w:val="center"/>
            <w:hideMark/>
          </w:tcPr>
          <w:p w14:paraId="10F9A6B3" w14:textId="77777777" w:rsidR="00181D6E" w:rsidRPr="00B830A4" w:rsidRDefault="00181D6E" w:rsidP="00672DF2">
            <w:pPr>
              <w:widowControl/>
              <w:jc w:val="center"/>
              <w:rPr>
                <w:del w:id="970" w:author="Zhao Chunjiang" w:date="2026-10-07T08:00:00Z"/>
                <w:rFonts w:eastAsia="DengXian" w:cs="Times New Roman"/>
                <w:color w:val="000000"/>
                <w:kern w:val="0"/>
                <w:sz w:val="22"/>
              </w:rPr>
            </w:pPr>
            <w:del w:id="971" w:author="Zhao Chunjiang" w:date="2026-10-07T08:00:00Z">
              <w:r>
                <w:rPr>
                  <w:rFonts w:eastAsia="DengXian" w:cs="Times New Roman"/>
                  <w:color w:val="000000"/>
                  <w:kern w:val="0"/>
                  <w:sz w:val="22"/>
                </w:rPr>
                <w:delText>4</w:delText>
              </w:r>
            </w:del>
          </w:p>
        </w:tc>
        <w:tc>
          <w:tcPr>
            <w:tcW w:w="752" w:type="pct"/>
            <w:tcBorders>
              <w:top w:val="nil"/>
              <w:left w:val="nil"/>
              <w:bottom w:val="nil"/>
              <w:right w:val="nil"/>
            </w:tcBorders>
            <w:noWrap/>
            <w:vAlign w:val="center"/>
            <w:hideMark/>
          </w:tcPr>
          <w:p w14:paraId="547CD70D" w14:textId="77777777" w:rsidR="00181D6E" w:rsidRPr="00B830A4" w:rsidRDefault="00181D6E" w:rsidP="00672DF2">
            <w:pPr>
              <w:widowControl/>
              <w:jc w:val="center"/>
              <w:rPr>
                <w:del w:id="972" w:author="Zhao Chunjiang" w:date="2026-10-07T08:00:00Z"/>
                <w:rFonts w:eastAsia="DengXian" w:cs="Times New Roman"/>
                <w:color w:val="000000"/>
                <w:kern w:val="0"/>
                <w:sz w:val="22"/>
              </w:rPr>
            </w:pPr>
            <w:del w:id="973" w:author="Zhao Chunjiang" w:date="2026-10-07T08:00:00Z">
              <w:r>
                <w:rPr>
                  <w:rFonts w:eastAsia="DengXian" w:cs="Times New Roman"/>
                  <w:color w:val="000000"/>
                  <w:kern w:val="0"/>
                  <w:sz w:val="22"/>
                </w:rPr>
                <w:delText>0.6</w:delText>
              </w:r>
            </w:del>
          </w:p>
        </w:tc>
        <w:tc>
          <w:tcPr>
            <w:tcW w:w="1857" w:type="pct"/>
            <w:tcBorders>
              <w:top w:val="nil"/>
              <w:left w:val="nil"/>
              <w:bottom w:val="nil"/>
              <w:right w:val="nil"/>
            </w:tcBorders>
            <w:noWrap/>
            <w:vAlign w:val="center"/>
            <w:hideMark/>
          </w:tcPr>
          <w:p w14:paraId="5452E623" w14:textId="77777777" w:rsidR="00181D6E" w:rsidRPr="00B830A4" w:rsidRDefault="00181D6E" w:rsidP="00672DF2">
            <w:pPr>
              <w:widowControl/>
              <w:jc w:val="center"/>
              <w:rPr>
                <w:del w:id="974" w:author="Zhao Chunjiang" w:date="2026-10-07T08:00:00Z"/>
                <w:rFonts w:eastAsia="DengXian" w:cs="Times New Roman"/>
                <w:color w:val="000000"/>
                <w:kern w:val="0"/>
                <w:sz w:val="22"/>
              </w:rPr>
            </w:pPr>
            <w:del w:id="975" w:author="Zhao Chunjiang" w:date="2026-10-07T08:00:00Z">
              <w:r>
                <w:rPr>
                  <w:rFonts w:eastAsia="DengXian" w:cs="Times New Roman"/>
                  <w:color w:val="000000"/>
                  <w:kern w:val="0"/>
                  <w:sz w:val="22"/>
                </w:rPr>
                <w:delText>34 (4)</w:delText>
              </w:r>
            </w:del>
          </w:p>
        </w:tc>
        <w:tc>
          <w:tcPr>
            <w:tcW w:w="815" w:type="pct"/>
            <w:tcBorders>
              <w:top w:val="nil"/>
              <w:left w:val="nil"/>
              <w:bottom w:val="nil"/>
              <w:right w:val="nil"/>
            </w:tcBorders>
            <w:noWrap/>
            <w:vAlign w:val="center"/>
            <w:hideMark/>
          </w:tcPr>
          <w:p w14:paraId="0B53B372" w14:textId="77777777" w:rsidR="00181D6E" w:rsidRPr="00B830A4" w:rsidRDefault="00181D6E" w:rsidP="00672DF2">
            <w:pPr>
              <w:widowControl/>
              <w:jc w:val="center"/>
              <w:rPr>
                <w:del w:id="976" w:author="Zhao Chunjiang" w:date="2026-10-07T08:00:00Z"/>
                <w:rFonts w:eastAsia="DengXian" w:cs="Times New Roman"/>
                <w:color w:val="000000"/>
                <w:kern w:val="0"/>
                <w:sz w:val="22"/>
              </w:rPr>
            </w:pPr>
          </w:p>
        </w:tc>
      </w:tr>
      <w:tr w:rsidR="00181D6E" w:rsidRPr="00B830A4" w14:paraId="0BBAD7D5" w14:textId="77777777" w:rsidTr="00AE6C50">
        <w:trPr>
          <w:trHeight w:val="285"/>
          <w:del w:id="977" w:author="Zhao Chunjiang" w:date="2026-10-07T08:00:00Z"/>
        </w:trPr>
        <w:tc>
          <w:tcPr>
            <w:tcW w:w="981" w:type="pct"/>
            <w:tcBorders>
              <w:top w:val="nil"/>
              <w:left w:val="nil"/>
              <w:bottom w:val="nil"/>
              <w:right w:val="nil"/>
            </w:tcBorders>
            <w:noWrap/>
            <w:vAlign w:val="center"/>
            <w:hideMark/>
          </w:tcPr>
          <w:p w14:paraId="1DBA4D90" w14:textId="77777777" w:rsidR="00181D6E" w:rsidRPr="00B830A4" w:rsidRDefault="00181D6E" w:rsidP="00672DF2">
            <w:pPr>
              <w:widowControl/>
              <w:jc w:val="center"/>
              <w:rPr>
                <w:del w:id="978" w:author="Zhao Chunjiang" w:date="2026-10-07T08:00:00Z"/>
                <w:rFonts w:eastAsia="DengXian" w:cs="Times New Roman"/>
                <w:color w:val="000000"/>
                <w:kern w:val="0"/>
                <w:sz w:val="22"/>
              </w:rPr>
            </w:pPr>
            <w:del w:id="979" w:author="Zhao Chunjiang" w:date="2026-10-07T08:00:00Z">
              <w:r>
                <w:rPr>
                  <w:rFonts w:eastAsia="DengXian" w:cs="Times New Roman"/>
                  <w:color w:val="000000"/>
                  <w:kern w:val="0"/>
                  <w:sz w:val="22"/>
                </w:rPr>
                <w:delText>4</w:delText>
              </w:r>
            </w:del>
          </w:p>
        </w:tc>
        <w:tc>
          <w:tcPr>
            <w:tcW w:w="596" w:type="pct"/>
            <w:tcBorders>
              <w:top w:val="nil"/>
              <w:left w:val="nil"/>
              <w:bottom w:val="nil"/>
              <w:right w:val="nil"/>
            </w:tcBorders>
            <w:noWrap/>
            <w:vAlign w:val="center"/>
            <w:hideMark/>
          </w:tcPr>
          <w:p w14:paraId="0F3E4F41" w14:textId="77777777" w:rsidR="00181D6E" w:rsidRPr="00B830A4" w:rsidRDefault="00181D6E" w:rsidP="00672DF2">
            <w:pPr>
              <w:widowControl/>
              <w:jc w:val="center"/>
              <w:rPr>
                <w:del w:id="980" w:author="Zhao Chunjiang" w:date="2026-10-07T08:00:00Z"/>
                <w:rFonts w:eastAsia="DengXian" w:cs="Times New Roman"/>
                <w:color w:val="000000"/>
                <w:kern w:val="0"/>
                <w:sz w:val="22"/>
              </w:rPr>
            </w:pPr>
            <w:del w:id="981" w:author="Zhao Chunjiang" w:date="2026-10-07T08:00:00Z">
              <w:r>
                <w:rPr>
                  <w:rFonts w:eastAsia="DengXian" w:cs="Times New Roman"/>
                  <w:color w:val="000000"/>
                  <w:kern w:val="0"/>
                  <w:sz w:val="22"/>
                </w:rPr>
                <w:delText>4</w:delText>
              </w:r>
            </w:del>
          </w:p>
        </w:tc>
        <w:tc>
          <w:tcPr>
            <w:tcW w:w="752" w:type="pct"/>
            <w:tcBorders>
              <w:top w:val="nil"/>
              <w:left w:val="nil"/>
              <w:bottom w:val="nil"/>
              <w:right w:val="nil"/>
            </w:tcBorders>
            <w:noWrap/>
            <w:vAlign w:val="center"/>
            <w:hideMark/>
          </w:tcPr>
          <w:p w14:paraId="64731E18" w14:textId="77777777" w:rsidR="00181D6E" w:rsidRPr="00B830A4" w:rsidRDefault="00181D6E" w:rsidP="00672DF2">
            <w:pPr>
              <w:widowControl/>
              <w:jc w:val="center"/>
              <w:rPr>
                <w:del w:id="982" w:author="Zhao Chunjiang" w:date="2026-10-07T08:00:00Z"/>
                <w:rFonts w:eastAsia="DengXian" w:cs="Times New Roman"/>
                <w:color w:val="000000"/>
                <w:kern w:val="0"/>
                <w:sz w:val="22"/>
              </w:rPr>
            </w:pPr>
            <w:del w:id="983" w:author="Zhao Chunjiang" w:date="2026-10-07T08:00:00Z">
              <w:r>
                <w:rPr>
                  <w:rFonts w:eastAsia="DengXian" w:cs="Times New Roman"/>
                  <w:color w:val="000000"/>
                  <w:kern w:val="0"/>
                  <w:sz w:val="22"/>
                </w:rPr>
                <w:delText>0.6</w:delText>
              </w:r>
            </w:del>
          </w:p>
        </w:tc>
        <w:tc>
          <w:tcPr>
            <w:tcW w:w="1857" w:type="pct"/>
            <w:tcBorders>
              <w:top w:val="nil"/>
              <w:left w:val="nil"/>
              <w:bottom w:val="nil"/>
              <w:right w:val="nil"/>
            </w:tcBorders>
            <w:noWrap/>
            <w:vAlign w:val="center"/>
            <w:hideMark/>
          </w:tcPr>
          <w:p w14:paraId="2F566260" w14:textId="77777777" w:rsidR="00181D6E" w:rsidRPr="00B830A4" w:rsidRDefault="00181D6E" w:rsidP="00672DF2">
            <w:pPr>
              <w:widowControl/>
              <w:jc w:val="center"/>
              <w:rPr>
                <w:del w:id="984" w:author="Zhao Chunjiang" w:date="2026-10-07T08:00:00Z"/>
                <w:rFonts w:eastAsia="DengXian" w:cs="Times New Roman"/>
                <w:color w:val="000000"/>
                <w:kern w:val="0"/>
                <w:sz w:val="22"/>
              </w:rPr>
            </w:pPr>
            <w:del w:id="985" w:author="Zhao Chunjiang" w:date="2026-10-07T08:00:00Z">
              <w:r>
                <w:rPr>
                  <w:rFonts w:eastAsia="DengXian" w:cs="Times New Roman"/>
                  <w:color w:val="000000"/>
                  <w:kern w:val="0"/>
                  <w:sz w:val="22"/>
                </w:rPr>
                <w:delText>4 (4)</w:delText>
              </w:r>
            </w:del>
          </w:p>
        </w:tc>
        <w:tc>
          <w:tcPr>
            <w:tcW w:w="815" w:type="pct"/>
            <w:tcBorders>
              <w:top w:val="nil"/>
              <w:left w:val="nil"/>
              <w:bottom w:val="nil"/>
              <w:right w:val="nil"/>
            </w:tcBorders>
            <w:noWrap/>
            <w:vAlign w:val="center"/>
            <w:hideMark/>
          </w:tcPr>
          <w:p w14:paraId="2008C6AF" w14:textId="77777777" w:rsidR="00181D6E" w:rsidRPr="00B830A4" w:rsidRDefault="00181D6E" w:rsidP="00672DF2">
            <w:pPr>
              <w:widowControl/>
              <w:jc w:val="center"/>
              <w:rPr>
                <w:del w:id="986" w:author="Zhao Chunjiang" w:date="2026-10-07T08:00:00Z"/>
                <w:rFonts w:eastAsia="DengXian" w:cs="Times New Roman"/>
                <w:color w:val="000000"/>
                <w:kern w:val="0"/>
                <w:sz w:val="22"/>
              </w:rPr>
            </w:pPr>
          </w:p>
        </w:tc>
      </w:tr>
      <w:tr w:rsidR="00181D6E" w:rsidRPr="00B830A4" w14:paraId="2051B5E0" w14:textId="77777777" w:rsidTr="00AE6C50">
        <w:trPr>
          <w:trHeight w:val="285"/>
          <w:del w:id="987" w:author="Zhao Chunjiang" w:date="2026-10-07T08:00:00Z"/>
        </w:trPr>
        <w:tc>
          <w:tcPr>
            <w:tcW w:w="981" w:type="pct"/>
            <w:tcBorders>
              <w:top w:val="nil"/>
              <w:left w:val="nil"/>
              <w:bottom w:val="nil"/>
              <w:right w:val="nil"/>
            </w:tcBorders>
            <w:noWrap/>
            <w:vAlign w:val="center"/>
            <w:hideMark/>
          </w:tcPr>
          <w:p w14:paraId="19F6B8F5" w14:textId="77777777" w:rsidR="00181D6E" w:rsidRPr="00B830A4" w:rsidRDefault="00181D6E" w:rsidP="00672DF2">
            <w:pPr>
              <w:widowControl/>
              <w:jc w:val="center"/>
              <w:rPr>
                <w:del w:id="988" w:author="Zhao Chunjiang" w:date="2026-10-07T08:00:00Z"/>
                <w:rFonts w:eastAsia="DengXian" w:cs="Times New Roman"/>
                <w:color w:val="000000"/>
                <w:kern w:val="0"/>
                <w:sz w:val="22"/>
              </w:rPr>
            </w:pPr>
            <w:del w:id="989" w:author="Zhao Chunjiang" w:date="2026-10-07T08:00:00Z">
              <w:r>
                <w:rPr>
                  <w:rFonts w:eastAsia="DengXian" w:cs="Times New Roman"/>
                  <w:color w:val="000000"/>
                  <w:kern w:val="0"/>
                  <w:sz w:val="22"/>
                </w:rPr>
                <w:delText>15C</w:delText>
              </w:r>
            </w:del>
          </w:p>
        </w:tc>
        <w:tc>
          <w:tcPr>
            <w:tcW w:w="596" w:type="pct"/>
            <w:tcBorders>
              <w:top w:val="nil"/>
              <w:left w:val="nil"/>
              <w:bottom w:val="nil"/>
              <w:right w:val="nil"/>
            </w:tcBorders>
            <w:noWrap/>
            <w:vAlign w:val="center"/>
            <w:hideMark/>
          </w:tcPr>
          <w:p w14:paraId="292259C9" w14:textId="77777777" w:rsidR="00181D6E" w:rsidRPr="00B830A4" w:rsidRDefault="00181D6E" w:rsidP="00672DF2">
            <w:pPr>
              <w:widowControl/>
              <w:jc w:val="center"/>
              <w:rPr>
                <w:del w:id="990" w:author="Zhao Chunjiang" w:date="2026-10-07T08:00:00Z"/>
                <w:rFonts w:eastAsia="DengXian" w:cs="Times New Roman"/>
                <w:color w:val="000000"/>
                <w:kern w:val="0"/>
                <w:sz w:val="22"/>
              </w:rPr>
            </w:pPr>
            <w:del w:id="991" w:author="Zhao Chunjiang" w:date="2026-10-07T08:00:00Z">
              <w:r>
                <w:rPr>
                  <w:rFonts w:eastAsia="DengXian" w:cs="Times New Roman"/>
                  <w:color w:val="000000"/>
                  <w:kern w:val="0"/>
                  <w:sz w:val="22"/>
                </w:rPr>
                <w:delText>3</w:delText>
              </w:r>
            </w:del>
          </w:p>
        </w:tc>
        <w:tc>
          <w:tcPr>
            <w:tcW w:w="752" w:type="pct"/>
            <w:tcBorders>
              <w:top w:val="nil"/>
              <w:left w:val="nil"/>
              <w:bottom w:val="nil"/>
              <w:right w:val="nil"/>
            </w:tcBorders>
            <w:noWrap/>
            <w:vAlign w:val="center"/>
            <w:hideMark/>
          </w:tcPr>
          <w:p w14:paraId="25DB3223" w14:textId="77777777" w:rsidR="00181D6E" w:rsidRPr="00B830A4" w:rsidRDefault="00181D6E" w:rsidP="00672DF2">
            <w:pPr>
              <w:widowControl/>
              <w:jc w:val="center"/>
              <w:rPr>
                <w:del w:id="992" w:author="Zhao Chunjiang" w:date="2026-10-07T08:00:00Z"/>
                <w:rFonts w:eastAsia="DengXian" w:cs="Times New Roman"/>
                <w:color w:val="000000"/>
                <w:kern w:val="0"/>
                <w:sz w:val="22"/>
              </w:rPr>
            </w:pPr>
            <w:del w:id="993" w:author="Zhao Chunjiang" w:date="2026-10-07T08:00:00Z">
              <w:r>
                <w:rPr>
                  <w:rFonts w:eastAsia="DengXian" w:cs="Times New Roman"/>
                  <w:color w:val="000000"/>
                  <w:kern w:val="0"/>
                  <w:sz w:val="22"/>
                </w:rPr>
                <w:delText>0.5</w:delText>
              </w:r>
            </w:del>
          </w:p>
        </w:tc>
        <w:tc>
          <w:tcPr>
            <w:tcW w:w="1857" w:type="pct"/>
            <w:tcBorders>
              <w:top w:val="nil"/>
              <w:left w:val="nil"/>
              <w:bottom w:val="nil"/>
              <w:right w:val="nil"/>
            </w:tcBorders>
            <w:noWrap/>
            <w:vAlign w:val="center"/>
            <w:hideMark/>
          </w:tcPr>
          <w:p w14:paraId="651F3271" w14:textId="77777777" w:rsidR="00181D6E" w:rsidRPr="00B830A4" w:rsidRDefault="00181D6E" w:rsidP="00672DF2">
            <w:pPr>
              <w:widowControl/>
              <w:jc w:val="center"/>
              <w:rPr>
                <w:del w:id="994" w:author="Zhao Chunjiang" w:date="2026-10-07T08:00:00Z"/>
                <w:rFonts w:eastAsia="DengXian" w:cs="Times New Roman"/>
                <w:color w:val="000000"/>
                <w:kern w:val="0"/>
                <w:sz w:val="22"/>
              </w:rPr>
            </w:pPr>
            <w:del w:id="995" w:author="Zhao Chunjiang" w:date="2026-10-07T08:00:00Z">
              <w:r>
                <w:rPr>
                  <w:rFonts w:eastAsia="DengXian" w:cs="Times New Roman"/>
                  <w:color w:val="000000"/>
                  <w:kern w:val="0"/>
                  <w:sz w:val="22"/>
                </w:rPr>
                <w:delText>15C (3)</w:delText>
              </w:r>
            </w:del>
          </w:p>
        </w:tc>
        <w:tc>
          <w:tcPr>
            <w:tcW w:w="815" w:type="pct"/>
            <w:tcBorders>
              <w:top w:val="nil"/>
              <w:left w:val="nil"/>
              <w:bottom w:val="nil"/>
              <w:right w:val="nil"/>
            </w:tcBorders>
            <w:noWrap/>
            <w:vAlign w:val="center"/>
            <w:hideMark/>
          </w:tcPr>
          <w:p w14:paraId="78DF0F0F" w14:textId="77777777" w:rsidR="00181D6E" w:rsidRPr="00B830A4" w:rsidRDefault="00181D6E" w:rsidP="00672DF2">
            <w:pPr>
              <w:widowControl/>
              <w:jc w:val="center"/>
              <w:rPr>
                <w:del w:id="996" w:author="Zhao Chunjiang" w:date="2026-10-07T08:00:00Z"/>
                <w:rFonts w:eastAsia="DengXian" w:cs="Times New Roman"/>
                <w:color w:val="000000"/>
                <w:kern w:val="0"/>
                <w:sz w:val="22"/>
              </w:rPr>
            </w:pPr>
          </w:p>
        </w:tc>
      </w:tr>
      <w:tr w:rsidR="00181D6E" w:rsidRPr="00B830A4" w14:paraId="46347132" w14:textId="77777777" w:rsidTr="00AE6C50">
        <w:trPr>
          <w:trHeight w:val="285"/>
          <w:del w:id="997" w:author="Zhao Chunjiang" w:date="2026-10-07T08:00:00Z"/>
        </w:trPr>
        <w:tc>
          <w:tcPr>
            <w:tcW w:w="981" w:type="pct"/>
            <w:tcBorders>
              <w:top w:val="nil"/>
              <w:left w:val="nil"/>
              <w:bottom w:val="nil"/>
              <w:right w:val="nil"/>
            </w:tcBorders>
            <w:noWrap/>
            <w:vAlign w:val="center"/>
            <w:hideMark/>
          </w:tcPr>
          <w:p w14:paraId="79BB1CC7" w14:textId="77777777" w:rsidR="00181D6E" w:rsidRPr="00B830A4" w:rsidRDefault="00181D6E" w:rsidP="00672DF2">
            <w:pPr>
              <w:widowControl/>
              <w:jc w:val="center"/>
              <w:rPr>
                <w:del w:id="998" w:author="Zhao Chunjiang" w:date="2026-10-07T08:00:00Z"/>
                <w:rFonts w:eastAsia="DengXian" w:cs="Times New Roman"/>
                <w:color w:val="000000"/>
                <w:kern w:val="0"/>
                <w:sz w:val="22"/>
              </w:rPr>
            </w:pPr>
            <w:del w:id="999" w:author="Zhao Chunjiang" w:date="2026-10-07T08:00:00Z">
              <w:r>
                <w:rPr>
                  <w:rFonts w:eastAsia="DengXian" w:cs="Times New Roman"/>
                  <w:color w:val="000000"/>
                  <w:kern w:val="0"/>
                  <w:sz w:val="22"/>
                </w:rPr>
                <w:delText>16F</w:delText>
              </w:r>
            </w:del>
          </w:p>
        </w:tc>
        <w:tc>
          <w:tcPr>
            <w:tcW w:w="596" w:type="pct"/>
            <w:tcBorders>
              <w:top w:val="nil"/>
              <w:left w:val="nil"/>
              <w:bottom w:val="nil"/>
              <w:right w:val="nil"/>
            </w:tcBorders>
            <w:noWrap/>
            <w:vAlign w:val="center"/>
            <w:hideMark/>
          </w:tcPr>
          <w:p w14:paraId="1A4BE64C" w14:textId="77777777" w:rsidR="00181D6E" w:rsidRPr="00B830A4" w:rsidRDefault="00181D6E" w:rsidP="00672DF2">
            <w:pPr>
              <w:widowControl/>
              <w:jc w:val="center"/>
              <w:rPr>
                <w:del w:id="1000" w:author="Zhao Chunjiang" w:date="2026-10-07T08:00:00Z"/>
                <w:rFonts w:eastAsia="DengXian" w:cs="Times New Roman"/>
                <w:color w:val="000000"/>
                <w:kern w:val="0"/>
                <w:sz w:val="22"/>
              </w:rPr>
            </w:pPr>
            <w:del w:id="1001" w:author="Zhao Chunjiang" w:date="2026-10-07T08:00:00Z">
              <w:r>
                <w:rPr>
                  <w:rFonts w:eastAsia="DengXian" w:cs="Times New Roman"/>
                  <w:color w:val="000000"/>
                  <w:kern w:val="0"/>
                  <w:sz w:val="22"/>
                </w:rPr>
                <w:delText>3</w:delText>
              </w:r>
            </w:del>
          </w:p>
        </w:tc>
        <w:tc>
          <w:tcPr>
            <w:tcW w:w="752" w:type="pct"/>
            <w:tcBorders>
              <w:top w:val="nil"/>
              <w:left w:val="nil"/>
              <w:bottom w:val="nil"/>
              <w:right w:val="nil"/>
            </w:tcBorders>
            <w:noWrap/>
            <w:vAlign w:val="center"/>
            <w:hideMark/>
          </w:tcPr>
          <w:p w14:paraId="6CCEA994" w14:textId="77777777" w:rsidR="00181D6E" w:rsidRPr="00B830A4" w:rsidRDefault="00181D6E" w:rsidP="00672DF2">
            <w:pPr>
              <w:widowControl/>
              <w:jc w:val="center"/>
              <w:rPr>
                <w:del w:id="1002" w:author="Zhao Chunjiang" w:date="2026-10-07T08:00:00Z"/>
                <w:rFonts w:eastAsia="DengXian" w:cs="Times New Roman"/>
                <w:color w:val="000000"/>
                <w:kern w:val="0"/>
                <w:sz w:val="22"/>
              </w:rPr>
            </w:pPr>
            <w:del w:id="1003" w:author="Zhao Chunjiang" w:date="2026-10-07T08:00:00Z">
              <w:r>
                <w:rPr>
                  <w:rFonts w:eastAsia="DengXian" w:cs="Times New Roman"/>
                  <w:color w:val="000000"/>
                  <w:kern w:val="0"/>
                  <w:sz w:val="22"/>
                </w:rPr>
                <w:delText>0.5</w:delText>
              </w:r>
            </w:del>
          </w:p>
        </w:tc>
        <w:tc>
          <w:tcPr>
            <w:tcW w:w="1857" w:type="pct"/>
            <w:tcBorders>
              <w:top w:val="nil"/>
              <w:left w:val="nil"/>
              <w:bottom w:val="nil"/>
              <w:right w:val="nil"/>
            </w:tcBorders>
            <w:noWrap/>
            <w:vAlign w:val="center"/>
            <w:hideMark/>
          </w:tcPr>
          <w:p w14:paraId="4F4C86E7" w14:textId="77777777" w:rsidR="00181D6E" w:rsidRPr="00B830A4" w:rsidRDefault="00181D6E" w:rsidP="00672DF2">
            <w:pPr>
              <w:widowControl/>
              <w:jc w:val="center"/>
              <w:rPr>
                <w:del w:id="1004" w:author="Zhao Chunjiang" w:date="2026-10-07T08:00:00Z"/>
                <w:rFonts w:eastAsia="DengXian" w:cs="Times New Roman"/>
                <w:color w:val="000000"/>
                <w:kern w:val="0"/>
                <w:sz w:val="22"/>
              </w:rPr>
            </w:pPr>
            <w:del w:id="1005" w:author="Zhao Chunjiang" w:date="2026-10-07T08:00:00Z">
              <w:r>
                <w:rPr>
                  <w:rFonts w:eastAsia="DengXian" w:cs="Times New Roman"/>
                  <w:color w:val="000000"/>
                  <w:kern w:val="0"/>
                  <w:sz w:val="22"/>
                </w:rPr>
                <w:delText>16F (3)</w:delText>
              </w:r>
            </w:del>
          </w:p>
        </w:tc>
        <w:tc>
          <w:tcPr>
            <w:tcW w:w="815" w:type="pct"/>
            <w:tcBorders>
              <w:top w:val="nil"/>
              <w:left w:val="nil"/>
              <w:bottom w:val="nil"/>
              <w:right w:val="nil"/>
            </w:tcBorders>
            <w:noWrap/>
            <w:vAlign w:val="center"/>
            <w:hideMark/>
          </w:tcPr>
          <w:p w14:paraId="45E03A96" w14:textId="77777777" w:rsidR="00181D6E" w:rsidRPr="00B830A4" w:rsidRDefault="00181D6E" w:rsidP="00672DF2">
            <w:pPr>
              <w:widowControl/>
              <w:jc w:val="center"/>
              <w:rPr>
                <w:del w:id="1006" w:author="Zhao Chunjiang" w:date="2026-10-07T08:00:00Z"/>
                <w:rFonts w:eastAsia="DengXian" w:cs="Times New Roman"/>
                <w:color w:val="000000"/>
                <w:kern w:val="0"/>
                <w:sz w:val="22"/>
              </w:rPr>
            </w:pPr>
          </w:p>
        </w:tc>
      </w:tr>
      <w:tr w:rsidR="00181D6E" w:rsidRPr="00B830A4" w14:paraId="36FFECF2" w14:textId="77777777" w:rsidTr="00AE6C50">
        <w:trPr>
          <w:trHeight w:val="285"/>
          <w:del w:id="1007" w:author="Zhao Chunjiang" w:date="2026-10-07T08:00:00Z"/>
        </w:trPr>
        <w:tc>
          <w:tcPr>
            <w:tcW w:w="981" w:type="pct"/>
            <w:tcBorders>
              <w:top w:val="nil"/>
              <w:left w:val="nil"/>
              <w:bottom w:val="nil"/>
              <w:right w:val="nil"/>
            </w:tcBorders>
            <w:noWrap/>
            <w:vAlign w:val="center"/>
            <w:hideMark/>
          </w:tcPr>
          <w:p w14:paraId="64E769CC" w14:textId="77777777" w:rsidR="00181D6E" w:rsidRPr="00B830A4" w:rsidRDefault="00181D6E" w:rsidP="00672DF2">
            <w:pPr>
              <w:widowControl/>
              <w:jc w:val="center"/>
              <w:rPr>
                <w:del w:id="1008" w:author="Zhao Chunjiang" w:date="2026-10-07T08:00:00Z"/>
                <w:rFonts w:eastAsia="DengXian" w:cs="Times New Roman"/>
                <w:color w:val="000000"/>
                <w:kern w:val="0"/>
                <w:sz w:val="22"/>
              </w:rPr>
            </w:pPr>
            <w:del w:id="1009" w:author="Zhao Chunjiang" w:date="2026-10-07T08:00:00Z">
              <w:r>
                <w:rPr>
                  <w:rFonts w:eastAsia="DengXian" w:cs="Times New Roman"/>
                  <w:color w:val="000000"/>
                  <w:kern w:val="0"/>
                  <w:sz w:val="22"/>
                </w:rPr>
                <w:delText>2</w:delText>
              </w:r>
            </w:del>
          </w:p>
        </w:tc>
        <w:tc>
          <w:tcPr>
            <w:tcW w:w="596" w:type="pct"/>
            <w:tcBorders>
              <w:top w:val="nil"/>
              <w:left w:val="nil"/>
              <w:bottom w:val="nil"/>
              <w:right w:val="nil"/>
            </w:tcBorders>
            <w:noWrap/>
            <w:vAlign w:val="center"/>
            <w:hideMark/>
          </w:tcPr>
          <w:p w14:paraId="1CD2A0C3" w14:textId="77777777" w:rsidR="00181D6E" w:rsidRPr="00B830A4" w:rsidRDefault="00181D6E" w:rsidP="00672DF2">
            <w:pPr>
              <w:widowControl/>
              <w:jc w:val="center"/>
              <w:rPr>
                <w:del w:id="1010" w:author="Zhao Chunjiang" w:date="2026-10-07T08:00:00Z"/>
                <w:rFonts w:eastAsia="DengXian" w:cs="Times New Roman"/>
                <w:color w:val="000000"/>
                <w:kern w:val="0"/>
                <w:sz w:val="22"/>
              </w:rPr>
            </w:pPr>
            <w:del w:id="1011" w:author="Zhao Chunjiang" w:date="2026-10-07T08:00:00Z">
              <w:r>
                <w:rPr>
                  <w:rFonts w:eastAsia="DengXian" w:cs="Times New Roman"/>
                  <w:color w:val="000000"/>
                  <w:kern w:val="0"/>
                  <w:sz w:val="22"/>
                </w:rPr>
                <w:delText>3</w:delText>
              </w:r>
            </w:del>
          </w:p>
        </w:tc>
        <w:tc>
          <w:tcPr>
            <w:tcW w:w="752" w:type="pct"/>
            <w:tcBorders>
              <w:top w:val="nil"/>
              <w:left w:val="nil"/>
              <w:bottom w:val="nil"/>
              <w:right w:val="nil"/>
            </w:tcBorders>
            <w:noWrap/>
            <w:vAlign w:val="center"/>
            <w:hideMark/>
          </w:tcPr>
          <w:p w14:paraId="576E10A9" w14:textId="77777777" w:rsidR="00181D6E" w:rsidRPr="00B830A4" w:rsidRDefault="00181D6E" w:rsidP="00672DF2">
            <w:pPr>
              <w:widowControl/>
              <w:jc w:val="center"/>
              <w:rPr>
                <w:del w:id="1012" w:author="Zhao Chunjiang" w:date="2026-10-07T08:00:00Z"/>
                <w:rFonts w:eastAsia="DengXian" w:cs="Times New Roman"/>
                <w:color w:val="000000"/>
                <w:kern w:val="0"/>
                <w:sz w:val="22"/>
              </w:rPr>
            </w:pPr>
            <w:del w:id="1013" w:author="Zhao Chunjiang" w:date="2026-10-07T08:00:00Z">
              <w:r>
                <w:rPr>
                  <w:rFonts w:eastAsia="DengXian" w:cs="Times New Roman"/>
                  <w:color w:val="000000"/>
                  <w:kern w:val="0"/>
                  <w:sz w:val="22"/>
                </w:rPr>
                <w:delText>0.5</w:delText>
              </w:r>
            </w:del>
          </w:p>
        </w:tc>
        <w:tc>
          <w:tcPr>
            <w:tcW w:w="1857" w:type="pct"/>
            <w:tcBorders>
              <w:top w:val="nil"/>
              <w:left w:val="nil"/>
              <w:bottom w:val="nil"/>
              <w:right w:val="nil"/>
            </w:tcBorders>
            <w:noWrap/>
            <w:vAlign w:val="center"/>
            <w:hideMark/>
          </w:tcPr>
          <w:p w14:paraId="34820999" w14:textId="77777777" w:rsidR="00181D6E" w:rsidRPr="00B830A4" w:rsidRDefault="00181D6E" w:rsidP="00672DF2">
            <w:pPr>
              <w:widowControl/>
              <w:jc w:val="center"/>
              <w:rPr>
                <w:del w:id="1014" w:author="Zhao Chunjiang" w:date="2026-10-07T08:00:00Z"/>
                <w:rFonts w:eastAsia="DengXian" w:cs="Times New Roman"/>
                <w:color w:val="000000"/>
                <w:kern w:val="0"/>
                <w:sz w:val="22"/>
              </w:rPr>
            </w:pPr>
            <w:del w:id="1015" w:author="Zhao Chunjiang" w:date="2026-10-07T08:00:00Z">
              <w:r>
                <w:rPr>
                  <w:rFonts w:eastAsia="DengXian" w:cs="Times New Roman"/>
                  <w:color w:val="000000"/>
                  <w:kern w:val="0"/>
                  <w:sz w:val="22"/>
                </w:rPr>
                <w:delText>2 (3)</w:delText>
              </w:r>
            </w:del>
          </w:p>
        </w:tc>
        <w:tc>
          <w:tcPr>
            <w:tcW w:w="815" w:type="pct"/>
            <w:tcBorders>
              <w:top w:val="nil"/>
              <w:left w:val="nil"/>
              <w:bottom w:val="nil"/>
              <w:right w:val="nil"/>
            </w:tcBorders>
            <w:noWrap/>
            <w:vAlign w:val="center"/>
            <w:hideMark/>
          </w:tcPr>
          <w:p w14:paraId="7BB70320" w14:textId="77777777" w:rsidR="00181D6E" w:rsidRPr="00B830A4" w:rsidRDefault="00181D6E" w:rsidP="00672DF2">
            <w:pPr>
              <w:widowControl/>
              <w:jc w:val="center"/>
              <w:rPr>
                <w:del w:id="1016" w:author="Zhao Chunjiang" w:date="2026-10-07T08:00:00Z"/>
                <w:rFonts w:eastAsia="DengXian" w:cs="Times New Roman"/>
                <w:color w:val="000000"/>
                <w:kern w:val="0"/>
                <w:sz w:val="22"/>
              </w:rPr>
            </w:pPr>
          </w:p>
        </w:tc>
      </w:tr>
      <w:tr w:rsidR="00181D6E" w:rsidRPr="00B830A4" w14:paraId="117B0D91" w14:textId="77777777" w:rsidTr="00AE6C50">
        <w:trPr>
          <w:trHeight w:val="285"/>
          <w:del w:id="1017" w:author="Zhao Chunjiang" w:date="2026-10-07T08:00:00Z"/>
        </w:trPr>
        <w:tc>
          <w:tcPr>
            <w:tcW w:w="981" w:type="pct"/>
            <w:tcBorders>
              <w:top w:val="nil"/>
              <w:left w:val="nil"/>
              <w:bottom w:val="nil"/>
              <w:right w:val="nil"/>
            </w:tcBorders>
            <w:noWrap/>
            <w:vAlign w:val="center"/>
            <w:hideMark/>
          </w:tcPr>
          <w:p w14:paraId="1331BF3B" w14:textId="77777777" w:rsidR="00181D6E" w:rsidRPr="00B830A4" w:rsidRDefault="00181D6E" w:rsidP="00672DF2">
            <w:pPr>
              <w:widowControl/>
              <w:jc w:val="center"/>
              <w:rPr>
                <w:del w:id="1018" w:author="Zhao Chunjiang" w:date="2026-10-07T08:00:00Z"/>
                <w:rFonts w:eastAsia="DengXian" w:cs="Times New Roman"/>
                <w:color w:val="000000"/>
                <w:kern w:val="0"/>
                <w:sz w:val="22"/>
              </w:rPr>
            </w:pPr>
            <w:del w:id="1019" w:author="Zhao Chunjiang" w:date="2026-10-07T08:00:00Z">
              <w:r>
                <w:rPr>
                  <w:rFonts w:eastAsia="DengXian" w:cs="Times New Roman"/>
                  <w:color w:val="000000"/>
                  <w:kern w:val="0"/>
                  <w:sz w:val="22"/>
                </w:rPr>
                <w:delText>47A</w:delText>
              </w:r>
            </w:del>
          </w:p>
        </w:tc>
        <w:tc>
          <w:tcPr>
            <w:tcW w:w="596" w:type="pct"/>
            <w:tcBorders>
              <w:top w:val="nil"/>
              <w:left w:val="nil"/>
              <w:bottom w:val="nil"/>
              <w:right w:val="nil"/>
            </w:tcBorders>
            <w:noWrap/>
            <w:vAlign w:val="center"/>
            <w:hideMark/>
          </w:tcPr>
          <w:p w14:paraId="76820090" w14:textId="77777777" w:rsidR="00181D6E" w:rsidRPr="00B830A4" w:rsidRDefault="00181D6E" w:rsidP="00672DF2">
            <w:pPr>
              <w:widowControl/>
              <w:jc w:val="center"/>
              <w:rPr>
                <w:del w:id="1020" w:author="Zhao Chunjiang" w:date="2026-10-07T08:00:00Z"/>
                <w:rFonts w:eastAsia="DengXian" w:cs="Times New Roman"/>
                <w:color w:val="000000"/>
                <w:kern w:val="0"/>
                <w:sz w:val="22"/>
              </w:rPr>
            </w:pPr>
            <w:del w:id="1021" w:author="Zhao Chunjiang" w:date="2026-10-07T08:00:00Z">
              <w:r>
                <w:rPr>
                  <w:rFonts w:eastAsia="DengXian" w:cs="Times New Roman"/>
                  <w:color w:val="000000"/>
                  <w:kern w:val="0"/>
                  <w:sz w:val="22"/>
                </w:rPr>
                <w:delText>3</w:delText>
              </w:r>
            </w:del>
          </w:p>
        </w:tc>
        <w:tc>
          <w:tcPr>
            <w:tcW w:w="752" w:type="pct"/>
            <w:tcBorders>
              <w:top w:val="nil"/>
              <w:left w:val="nil"/>
              <w:bottom w:val="nil"/>
              <w:right w:val="nil"/>
            </w:tcBorders>
            <w:noWrap/>
            <w:vAlign w:val="center"/>
            <w:hideMark/>
          </w:tcPr>
          <w:p w14:paraId="745C951D" w14:textId="77777777" w:rsidR="00181D6E" w:rsidRPr="00B830A4" w:rsidRDefault="00181D6E" w:rsidP="00672DF2">
            <w:pPr>
              <w:widowControl/>
              <w:jc w:val="center"/>
              <w:rPr>
                <w:del w:id="1022" w:author="Zhao Chunjiang" w:date="2026-10-07T08:00:00Z"/>
                <w:rFonts w:eastAsia="DengXian" w:cs="Times New Roman"/>
                <w:color w:val="000000"/>
                <w:kern w:val="0"/>
                <w:sz w:val="22"/>
              </w:rPr>
            </w:pPr>
            <w:del w:id="1023" w:author="Zhao Chunjiang" w:date="2026-10-07T08:00:00Z">
              <w:r>
                <w:rPr>
                  <w:rFonts w:eastAsia="DengXian" w:cs="Times New Roman"/>
                  <w:color w:val="000000"/>
                  <w:kern w:val="0"/>
                  <w:sz w:val="22"/>
                </w:rPr>
                <w:delText>0.5</w:delText>
              </w:r>
            </w:del>
          </w:p>
        </w:tc>
        <w:tc>
          <w:tcPr>
            <w:tcW w:w="1857" w:type="pct"/>
            <w:tcBorders>
              <w:top w:val="nil"/>
              <w:left w:val="nil"/>
              <w:bottom w:val="nil"/>
              <w:right w:val="nil"/>
            </w:tcBorders>
            <w:noWrap/>
            <w:vAlign w:val="center"/>
            <w:hideMark/>
          </w:tcPr>
          <w:p w14:paraId="1ED15CAB" w14:textId="77777777" w:rsidR="00181D6E" w:rsidRPr="00B830A4" w:rsidRDefault="00181D6E" w:rsidP="00672DF2">
            <w:pPr>
              <w:widowControl/>
              <w:jc w:val="center"/>
              <w:rPr>
                <w:del w:id="1024" w:author="Zhao Chunjiang" w:date="2026-10-07T08:00:00Z"/>
                <w:rFonts w:eastAsia="DengXian" w:cs="Times New Roman"/>
                <w:color w:val="000000"/>
                <w:kern w:val="0"/>
                <w:sz w:val="22"/>
              </w:rPr>
            </w:pPr>
            <w:del w:id="1025" w:author="Zhao Chunjiang" w:date="2026-10-07T08:00:00Z">
              <w:r>
                <w:rPr>
                  <w:rFonts w:eastAsia="DengXian" w:cs="Times New Roman"/>
                  <w:color w:val="000000"/>
                  <w:kern w:val="0"/>
                  <w:sz w:val="22"/>
                </w:rPr>
                <w:delText>47A (3)</w:delText>
              </w:r>
            </w:del>
          </w:p>
        </w:tc>
        <w:tc>
          <w:tcPr>
            <w:tcW w:w="815" w:type="pct"/>
            <w:tcBorders>
              <w:top w:val="nil"/>
              <w:left w:val="nil"/>
              <w:bottom w:val="nil"/>
              <w:right w:val="nil"/>
            </w:tcBorders>
            <w:noWrap/>
            <w:vAlign w:val="center"/>
            <w:hideMark/>
          </w:tcPr>
          <w:p w14:paraId="60DCCB95" w14:textId="77777777" w:rsidR="00181D6E" w:rsidRPr="00B830A4" w:rsidRDefault="00181D6E" w:rsidP="00672DF2">
            <w:pPr>
              <w:widowControl/>
              <w:jc w:val="center"/>
              <w:rPr>
                <w:del w:id="1026" w:author="Zhao Chunjiang" w:date="2026-10-07T08:00:00Z"/>
                <w:rFonts w:eastAsia="DengXian" w:cs="Times New Roman"/>
                <w:color w:val="000000"/>
                <w:kern w:val="0"/>
                <w:sz w:val="22"/>
              </w:rPr>
            </w:pPr>
          </w:p>
        </w:tc>
      </w:tr>
      <w:tr w:rsidR="00181D6E" w:rsidRPr="00B830A4" w14:paraId="22782FBB" w14:textId="77777777" w:rsidTr="00AE6C50">
        <w:trPr>
          <w:trHeight w:val="285"/>
          <w:del w:id="1027" w:author="Zhao Chunjiang" w:date="2026-10-07T08:00:00Z"/>
        </w:trPr>
        <w:tc>
          <w:tcPr>
            <w:tcW w:w="981" w:type="pct"/>
            <w:tcBorders>
              <w:top w:val="nil"/>
              <w:left w:val="nil"/>
              <w:bottom w:val="nil"/>
              <w:right w:val="nil"/>
            </w:tcBorders>
            <w:noWrap/>
            <w:vAlign w:val="center"/>
            <w:hideMark/>
          </w:tcPr>
          <w:p w14:paraId="38C41F82" w14:textId="77777777" w:rsidR="00181D6E" w:rsidRPr="00B830A4" w:rsidRDefault="00181D6E" w:rsidP="00672DF2">
            <w:pPr>
              <w:widowControl/>
              <w:jc w:val="center"/>
              <w:rPr>
                <w:del w:id="1028" w:author="Zhao Chunjiang" w:date="2026-10-07T08:00:00Z"/>
                <w:rFonts w:eastAsia="DengXian" w:cs="Times New Roman"/>
                <w:color w:val="000000"/>
                <w:kern w:val="0"/>
                <w:sz w:val="22"/>
              </w:rPr>
            </w:pPr>
            <w:del w:id="1029" w:author="Zhao Chunjiang" w:date="2026-10-07T08:00:00Z">
              <w:r>
                <w:rPr>
                  <w:rFonts w:eastAsia="DengXian" w:cs="Times New Roman"/>
                  <w:color w:val="000000"/>
                  <w:kern w:val="0"/>
                  <w:sz w:val="22"/>
                </w:rPr>
                <w:delText>12F</w:delText>
              </w:r>
            </w:del>
          </w:p>
        </w:tc>
        <w:tc>
          <w:tcPr>
            <w:tcW w:w="596" w:type="pct"/>
            <w:tcBorders>
              <w:top w:val="nil"/>
              <w:left w:val="nil"/>
              <w:bottom w:val="nil"/>
              <w:right w:val="nil"/>
            </w:tcBorders>
            <w:noWrap/>
            <w:vAlign w:val="center"/>
            <w:hideMark/>
          </w:tcPr>
          <w:p w14:paraId="56F9A208" w14:textId="77777777" w:rsidR="00181D6E" w:rsidRPr="00B830A4" w:rsidRDefault="00181D6E" w:rsidP="00672DF2">
            <w:pPr>
              <w:widowControl/>
              <w:jc w:val="center"/>
              <w:rPr>
                <w:del w:id="1030" w:author="Zhao Chunjiang" w:date="2026-10-07T08:00:00Z"/>
                <w:rFonts w:eastAsia="DengXian" w:cs="Times New Roman"/>
                <w:color w:val="000000"/>
                <w:kern w:val="0"/>
                <w:sz w:val="22"/>
              </w:rPr>
            </w:pPr>
            <w:del w:id="103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41C9E4A6" w14:textId="77777777" w:rsidR="00181D6E" w:rsidRPr="00B830A4" w:rsidRDefault="00181D6E" w:rsidP="00672DF2">
            <w:pPr>
              <w:widowControl/>
              <w:jc w:val="center"/>
              <w:rPr>
                <w:del w:id="1032" w:author="Zhao Chunjiang" w:date="2026-10-07T08:00:00Z"/>
                <w:rFonts w:eastAsia="DengXian" w:cs="Times New Roman"/>
                <w:color w:val="000000"/>
                <w:kern w:val="0"/>
                <w:sz w:val="22"/>
              </w:rPr>
            </w:pPr>
            <w:del w:id="103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795582AD" w14:textId="77777777" w:rsidR="00181D6E" w:rsidRPr="00B830A4" w:rsidRDefault="00181D6E" w:rsidP="00672DF2">
            <w:pPr>
              <w:widowControl/>
              <w:jc w:val="center"/>
              <w:rPr>
                <w:del w:id="1034" w:author="Zhao Chunjiang" w:date="2026-10-07T08:00:00Z"/>
                <w:rFonts w:eastAsia="DengXian" w:cs="Times New Roman"/>
                <w:color w:val="000000"/>
                <w:kern w:val="0"/>
                <w:sz w:val="22"/>
              </w:rPr>
            </w:pPr>
            <w:del w:id="1035" w:author="Zhao Chunjiang" w:date="2026-10-07T08:00:00Z">
              <w:r>
                <w:rPr>
                  <w:rFonts w:eastAsia="DengXian" w:cs="Times New Roman"/>
                  <w:color w:val="000000"/>
                  <w:kern w:val="0"/>
                  <w:sz w:val="22"/>
                </w:rPr>
                <w:delText>12F (2)</w:delText>
              </w:r>
            </w:del>
          </w:p>
        </w:tc>
        <w:tc>
          <w:tcPr>
            <w:tcW w:w="815" w:type="pct"/>
            <w:tcBorders>
              <w:top w:val="nil"/>
              <w:left w:val="nil"/>
              <w:bottom w:val="nil"/>
              <w:right w:val="nil"/>
            </w:tcBorders>
            <w:noWrap/>
            <w:vAlign w:val="center"/>
            <w:hideMark/>
          </w:tcPr>
          <w:p w14:paraId="608326E6" w14:textId="77777777" w:rsidR="00181D6E" w:rsidRPr="00B830A4" w:rsidRDefault="00181D6E" w:rsidP="00672DF2">
            <w:pPr>
              <w:widowControl/>
              <w:jc w:val="center"/>
              <w:rPr>
                <w:del w:id="1036" w:author="Zhao Chunjiang" w:date="2026-10-07T08:00:00Z"/>
                <w:rFonts w:eastAsia="DengXian" w:cs="Times New Roman"/>
                <w:color w:val="000000"/>
                <w:kern w:val="0"/>
                <w:sz w:val="22"/>
              </w:rPr>
            </w:pPr>
          </w:p>
        </w:tc>
      </w:tr>
      <w:tr w:rsidR="00181D6E" w:rsidRPr="00B830A4" w14:paraId="41811AFC" w14:textId="77777777" w:rsidTr="00AE6C50">
        <w:trPr>
          <w:trHeight w:val="285"/>
          <w:del w:id="1037" w:author="Zhao Chunjiang" w:date="2026-10-07T08:00:00Z"/>
        </w:trPr>
        <w:tc>
          <w:tcPr>
            <w:tcW w:w="981" w:type="pct"/>
            <w:tcBorders>
              <w:top w:val="nil"/>
              <w:left w:val="nil"/>
              <w:bottom w:val="nil"/>
              <w:right w:val="nil"/>
            </w:tcBorders>
            <w:noWrap/>
            <w:vAlign w:val="center"/>
            <w:hideMark/>
          </w:tcPr>
          <w:p w14:paraId="77CBDB2B" w14:textId="77777777" w:rsidR="00181D6E" w:rsidRPr="00B830A4" w:rsidRDefault="00181D6E" w:rsidP="00672DF2">
            <w:pPr>
              <w:widowControl/>
              <w:jc w:val="center"/>
              <w:rPr>
                <w:del w:id="1038" w:author="Zhao Chunjiang" w:date="2026-10-07T08:00:00Z"/>
                <w:rFonts w:eastAsia="DengXian" w:cs="Times New Roman"/>
                <w:color w:val="000000"/>
                <w:kern w:val="0"/>
                <w:sz w:val="22"/>
              </w:rPr>
            </w:pPr>
            <w:del w:id="1039" w:author="Zhao Chunjiang" w:date="2026-10-07T08:00:00Z">
              <w:r>
                <w:rPr>
                  <w:rFonts w:eastAsia="DengXian" w:cs="Times New Roman"/>
                  <w:color w:val="000000"/>
                  <w:kern w:val="0"/>
                  <w:sz w:val="22"/>
                </w:rPr>
                <w:delText>15F</w:delText>
              </w:r>
            </w:del>
          </w:p>
        </w:tc>
        <w:tc>
          <w:tcPr>
            <w:tcW w:w="596" w:type="pct"/>
            <w:tcBorders>
              <w:top w:val="nil"/>
              <w:left w:val="nil"/>
              <w:bottom w:val="nil"/>
              <w:right w:val="nil"/>
            </w:tcBorders>
            <w:noWrap/>
            <w:vAlign w:val="center"/>
            <w:hideMark/>
          </w:tcPr>
          <w:p w14:paraId="62A3F056" w14:textId="77777777" w:rsidR="00181D6E" w:rsidRPr="00B830A4" w:rsidRDefault="00181D6E" w:rsidP="00672DF2">
            <w:pPr>
              <w:widowControl/>
              <w:jc w:val="center"/>
              <w:rPr>
                <w:del w:id="1040" w:author="Zhao Chunjiang" w:date="2026-10-07T08:00:00Z"/>
                <w:rFonts w:eastAsia="DengXian" w:cs="Times New Roman"/>
                <w:color w:val="000000"/>
                <w:kern w:val="0"/>
                <w:sz w:val="22"/>
              </w:rPr>
            </w:pPr>
            <w:del w:id="104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46480CDA" w14:textId="77777777" w:rsidR="00181D6E" w:rsidRPr="00B830A4" w:rsidRDefault="00181D6E" w:rsidP="00672DF2">
            <w:pPr>
              <w:widowControl/>
              <w:jc w:val="center"/>
              <w:rPr>
                <w:del w:id="1042" w:author="Zhao Chunjiang" w:date="2026-10-07T08:00:00Z"/>
                <w:rFonts w:eastAsia="DengXian" w:cs="Times New Roman"/>
                <w:color w:val="000000"/>
                <w:kern w:val="0"/>
                <w:sz w:val="22"/>
              </w:rPr>
            </w:pPr>
            <w:del w:id="104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5521D977" w14:textId="77777777" w:rsidR="00181D6E" w:rsidRPr="00B830A4" w:rsidRDefault="00181D6E" w:rsidP="00672DF2">
            <w:pPr>
              <w:widowControl/>
              <w:jc w:val="center"/>
              <w:rPr>
                <w:del w:id="1044" w:author="Zhao Chunjiang" w:date="2026-10-07T08:00:00Z"/>
                <w:rFonts w:eastAsia="DengXian" w:cs="Times New Roman"/>
                <w:color w:val="000000"/>
                <w:kern w:val="0"/>
                <w:sz w:val="22"/>
              </w:rPr>
            </w:pPr>
            <w:del w:id="1045" w:author="Zhao Chunjiang" w:date="2026-10-07T08:00:00Z">
              <w:r>
                <w:rPr>
                  <w:rFonts w:eastAsia="DengXian" w:cs="Times New Roman"/>
                  <w:color w:val="000000"/>
                  <w:kern w:val="0"/>
                  <w:sz w:val="22"/>
                </w:rPr>
                <w:delText>15F (2)</w:delText>
              </w:r>
            </w:del>
          </w:p>
        </w:tc>
        <w:tc>
          <w:tcPr>
            <w:tcW w:w="815" w:type="pct"/>
            <w:tcBorders>
              <w:top w:val="nil"/>
              <w:left w:val="nil"/>
              <w:bottom w:val="nil"/>
              <w:right w:val="nil"/>
            </w:tcBorders>
            <w:noWrap/>
            <w:vAlign w:val="center"/>
            <w:hideMark/>
          </w:tcPr>
          <w:p w14:paraId="0EA09502" w14:textId="77777777" w:rsidR="00181D6E" w:rsidRPr="00B830A4" w:rsidRDefault="00181D6E" w:rsidP="00672DF2">
            <w:pPr>
              <w:widowControl/>
              <w:jc w:val="center"/>
              <w:rPr>
                <w:del w:id="1046" w:author="Zhao Chunjiang" w:date="2026-10-07T08:00:00Z"/>
                <w:rFonts w:eastAsia="DengXian" w:cs="Times New Roman"/>
                <w:color w:val="000000"/>
                <w:kern w:val="0"/>
                <w:sz w:val="22"/>
              </w:rPr>
            </w:pPr>
          </w:p>
        </w:tc>
      </w:tr>
      <w:tr w:rsidR="00181D6E" w:rsidRPr="00B830A4" w14:paraId="44B33981" w14:textId="77777777" w:rsidTr="00AE6C50">
        <w:trPr>
          <w:trHeight w:val="285"/>
          <w:del w:id="1047" w:author="Zhao Chunjiang" w:date="2026-10-07T08:00:00Z"/>
        </w:trPr>
        <w:tc>
          <w:tcPr>
            <w:tcW w:w="981" w:type="pct"/>
            <w:tcBorders>
              <w:top w:val="nil"/>
              <w:left w:val="nil"/>
              <w:bottom w:val="nil"/>
              <w:right w:val="nil"/>
            </w:tcBorders>
            <w:noWrap/>
            <w:vAlign w:val="center"/>
            <w:hideMark/>
          </w:tcPr>
          <w:p w14:paraId="10F5044D" w14:textId="77777777" w:rsidR="00181D6E" w:rsidRPr="00B830A4" w:rsidRDefault="00181D6E" w:rsidP="00672DF2">
            <w:pPr>
              <w:widowControl/>
              <w:jc w:val="center"/>
              <w:rPr>
                <w:del w:id="1048" w:author="Zhao Chunjiang" w:date="2026-10-07T08:00:00Z"/>
                <w:rFonts w:eastAsia="DengXian" w:cs="Times New Roman"/>
                <w:color w:val="000000"/>
                <w:kern w:val="0"/>
                <w:sz w:val="22"/>
              </w:rPr>
            </w:pPr>
            <w:del w:id="1049" w:author="Zhao Chunjiang" w:date="2026-10-07T08:00:00Z">
              <w:r>
                <w:rPr>
                  <w:rFonts w:eastAsia="DengXian" w:cs="Times New Roman"/>
                  <w:color w:val="000000"/>
                  <w:kern w:val="0"/>
                  <w:sz w:val="22"/>
                </w:rPr>
                <w:delText>17F</w:delText>
              </w:r>
            </w:del>
          </w:p>
        </w:tc>
        <w:tc>
          <w:tcPr>
            <w:tcW w:w="596" w:type="pct"/>
            <w:tcBorders>
              <w:top w:val="nil"/>
              <w:left w:val="nil"/>
              <w:bottom w:val="nil"/>
              <w:right w:val="nil"/>
            </w:tcBorders>
            <w:noWrap/>
            <w:vAlign w:val="center"/>
            <w:hideMark/>
          </w:tcPr>
          <w:p w14:paraId="22B2ADC7" w14:textId="77777777" w:rsidR="00181D6E" w:rsidRPr="00B830A4" w:rsidRDefault="00181D6E" w:rsidP="00672DF2">
            <w:pPr>
              <w:widowControl/>
              <w:jc w:val="center"/>
              <w:rPr>
                <w:del w:id="1050" w:author="Zhao Chunjiang" w:date="2026-10-07T08:00:00Z"/>
                <w:rFonts w:eastAsia="DengXian" w:cs="Times New Roman"/>
                <w:color w:val="000000"/>
                <w:kern w:val="0"/>
                <w:sz w:val="22"/>
              </w:rPr>
            </w:pPr>
            <w:del w:id="105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3BC180C9" w14:textId="77777777" w:rsidR="00181D6E" w:rsidRPr="00B830A4" w:rsidRDefault="00181D6E" w:rsidP="00672DF2">
            <w:pPr>
              <w:widowControl/>
              <w:jc w:val="center"/>
              <w:rPr>
                <w:del w:id="1052" w:author="Zhao Chunjiang" w:date="2026-10-07T08:00:00Z"/>
                <w:rFonts w:eastAsia="DengXian" w:cs="Times New Roman"/>
                <w:color w:val="000000"/>
                <w:kern w:val="0"/>
                <w:sz w:val="22"/>
              </w:rPr>
            </w:pPr>
            <w:del w:id="105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09768287" w14:textId="77777777" w:rsidR="00181D6E" w:rsidRPr="00B830A4" w:rsidRDefault="00181D6E" w:rsidP="00672DF2">
            <w:pPr>
              <w:widowControl/>
              <w:jc w:val="center"/>
              <w:rPr>
                <w:del w:id="1054" w:author="Zhao Chunjiang" w:date="2026-10-07T08:00:00Z"/>
                <w:rFonts w:eastAsia="DengXian" w:cs="Times New Roman"/>
                <w:color w:val="000000"/>
                <w:kern w:val="0"/>
                <w:sz w:val="22"/>
              </w:rPr>
            </w:pPr>
            <w:del w:id="1055" w:author="Zhao Chunjiang" w:date="2026-10-07T08:00:00Z">
              <w:r>
                <w:rPr>
                  <w:rFonts w:eastAsia="DengXian" w:cs="Times New Roman"/>
                  <w:color w:val="000000"/>
                  <w:kern w:val="0"/>
                  <w:sz w:val="22"/>
                </w:rPr>
                <w:delText>17F (2)</w:delText>
              </w:r>
            </w:del>
          </w:p>
        </w:tc>
        <w:tc>
          <w:tcPr>
            <w:tcW w:w="815" w:type="pct"/>
            <w:tcBorders>
              <w:top w:val="nil"/>
              <w:left w:val="nil"/>
              <w:bottom w:val="nil"/>
              <w:right w:val="nil"/>
            </w:tcBorders>
            <w:noWrap/>
            <w:vAlign w:val="center"/>
            <w:hideMark/>
          </w:tcPr>
          <w:p w14:paraId="227A30EA" w14:textId="77777777" w:rsidR="00181D6E" w:rsidRPr="00B830A4" w:rsidRDefault="00181D6E" w:rsidP="00672DF2">
            <w:pPr>
              <w:widowControl/>
              <w:jc w:val="center"/>
              <w:rPr>
                <w:del w:id="1056" w:author="Zhao Chunjiang" w:date="2026-10-07T08:00:00Z"/>
                <w:rFonts w:eastAsia="DengXian" w:cs="Times New Roman"/>
                <w:color w:val="000000"/>
                <w:kern w:val="0"/>
                <w:sz w:val="22"/>
              </w:rPr>
            </w:pPr>
          </w:p>
        </w:tc>
      </w:tr>
      <w:tr w:rsidR="00181D6E" w:rsidRPr="00B830A4" w14:paraId="46D232C7" w14:textId="77777777" w:rsidTr="00AE6C50">
        <w:trPr>
          <w:trHeight w:val="285"/>
          <w:del w:id="1057" w:author="Zhao Chunjiang" w:date="2026-10-07T08:00:00Z"/>
        </w:trPr>
        <w:tc>
          <w:tcPr>
            <w:tcW w:w="981" w:type="pct"/>
            <w:tcBorders>
              <w:top w:val="nil"/>
              <w:left w:val="nil"/>
              <w:bottom w:val="nil"/>
              <w:right w:val="nil"/>
            </w:tcBorders>
            <w:noWrap/>
            <w:vAlign w:val="center"/>
            <w:hideMark/>
          </w:tcPr>
          <w:p w14:paraId="2AB1E20E" w14:textId="77777777" w:rsidR="00181D6E" w:rsidRPr="00B830A4" w:rsidRDefault="00181D6E" w:rsidP="00672DF2">
            <w:pPr>
              <w:widowControl/>
              <w:jc w:val="center"/>
              <w:rPr>
                <w:del w:id="1058" w:author="Zhao Chunjiang" w:date="2026-10-07T08:00:00Z"/>
                <w:rFonts w:eastAsia="DengXian" w:cs="Times New Roman"/>
                <w:color w:val="000000"/>
                <w:kern w:val="0"/>
                <w:sz w:val="22"/>
              </w:rPr>
            </w:pPr>
            <w:del w:id="1059" w:author="Zhao Chunjiang" w:date="2026-10-07T08:00:00Z">
              <w:r>
                <w:rPr>
                  <w:rFonts w:eastAsia="DengXian" w:cs="Times New Roman"/>
                  <w:color w:val="000000"/>
                  <w:kern w:val="0"/>
                  <w:sz w:val="22"/>
                </w:rPr>
                <w:delText>23A</w:delText>
              </w:r>
            </w:del>
          </w:p>
        </w:tc>
        <w:tc>
          <w:tcPr>
            <w:tcW w:w="596" w:type="pct"/>
            <w:tcBorders>
              <w:top w:val="nil"/>
              <w:left w:val="nil"/>
              <w:bottom w:val="nil"/>
              <w:right w:val="nil"/>
            </w:tcBorders>
            <w:noWrap/>
            <w:vAlign w:val="center"/>
            <w:hideMark/>
          </w:tcPr>
          <w:p w14:paraId="053A04E9" w14:textId="77777777" w:rsidR="00181D6E" w:rsidRPr="00B830A4" w:rsidRDefault="00181D6E" w:rsidP="00672DF2">
            <w:pPr>
              <w:widowControl/>
              <w:jc w:val="center"/>
              <w:rPr>
                <w:del w:id="1060" w:author="Zhao Chunjiang" w:date="2026-10-07T08:00:00Z"/>
                <w:rFonts w:eastAsia="DengXian" w:cs="Times New Roman"/>
                <w:color w:val="000000"/>
                <w:kern w:val="0"/>
                <w:sz w:val="22"/>
              </w:rPr>
            </w:pPr>
            <w:del w:id="106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1DDB1F9C" w14:textId="77777777" w:rsidR="00181D6E" w:rsidRPr="00B830A4" w:rsidRDefault="00181D6E" w:rsidP="00672DF2">
            <w:pPr>
              <w:widowControl/>
              <w:jc w:val="center"/>
              <w:rPr>
                <w:del w:id="1062" w:author="Zhao Chunjiang" w:date="2026-10-07T08:00:00Z"/>
                <w:rFonts w:eastAsia="DengXian" w:cs="Times New Roman"/>
                <w:color w:val="000000"/>
                <w:kern w:val="0"/>
                <w:sz w:val="22"/>
              </w:rPr>
            </w:pPr>
            <w:del w:id="106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7A5869A7" w14:textId="77777777" w:rsidR="00181D6E" w:rsidRPr="00B830A4" w:rsidRDefault="00181D6E" w:rsidP="00672DF2">
            <w:pPr>
              <w:widowControl/>
              <w:jc w:val="center"/>
              <w:rPr>
                <w:del w:id="1064" w:author="Zhao Chunjiang" w:date="2026-10-07T08:00:00Z"/>
                <w:rFonts w:eastAsia="DengXian" w:cs="Times New Roman"/>
                <w:color w:val="000000"/>
                <w:kern w:val="0"/>
                <w:sz w:val="22"/>
              </w:rPr>
            </w:pPr>
            <w:del w:id="1065" w:author="Zhao Chunjiang" w:date="2026-10-07T08:00:00Z">
              <w:r>
                <w:rPr>
                  <w:rFonts w:eastAsia="DengXian" w:cs="Times New Roman"/>
                  <w:color w:val="000000"/>
                  <w:kern w:val="0"/>
                  <w:sz w:val="22"/>
                </w:rPr>
                <w:delText>23A (2)</w:delText>
              </w:r>
            </w:del>
          </w:p>
        </w:tc>
        <w:tc>
          <w:tcPr>
            <w:tcW w:w="815" w:type="pct"/>
            <w:tcBorders>
              <w:top w:val="nil"/>
              <w:left w:val="nil"/>
              <w:bottom w:val="nil"/>
              <w:right w:val="nil"/>
            </w:tcBorders>
            <w:noWrap/>
            <w:vAlign w:val="center"/>
            <w:hideMark/>
          </w:tcPr>
          <w:p w14:paraId="2CDA1E89" w14:textId="77777777" w:rsidR="00181D6E" w:rsidRPr="00B830A4" w:rsidRDefault="00181D6E" w:rsidP="00672DF2">
            <w:pPr>
              <w:widowControl/>
              <w:jc w:val="center"/>
              <w:rPr>
                <w:del w:id="1066" w:author="Zhao Chunjiang" w:date="2026-10-07T08:00:00Z"/>
                <w:rFonts w:eastAsia="DengXian" w:cs="Times New Roman"/>
                <w:color w:val="000000"/>
                <w:kern w:val="0"/>
                <w:sz w:val="22"/>
              </w:rPr>
            </w:pPr>
          </w:p>
        </w:tc>
      </w:tr>
      <w:tr w:rsidR="00181D6E" w:rsidRPr="00B830A4" w14:paraId="4C0E1B8A" w14:textId="77777777" w:rsidTr="00AE6C50">
        <w:trPr>
          <w:trHeight w:val="285"/>
          <w:del w:id="1067" w:author="Zhao Chunjiang" w:date="2026-10-07T08:00:00Z"/>
        </w:trPr>
        <w:tc>
          <w:tcPr>
            <w:tcW w:w="981" w:type="pct"/>
            <w:tcBorders>
              <w:top w:val="nil"/>
              <w:left w:val="nil"/>
              <w:bottom w:val="nil"/>
              <w:right w:val="nil"/>
            </w:tcBorders>
            <w:noWrap/>
            <w:vAlign w:val="center"/>
            <w:hideMark/>
          </w:tcPr>
          <w:p w14:paraId="08F2E14D" w14:textId="77777777" w:rsidR="00181D6E" w:rsidRPr="00B830A4" w:rsidRDefault="00181D6E" w:rsidP="00672DF2">
            <w:pPr>
              <w:widowControl/>
              <w:jc w:val="center"/>
              <w:rPr>
                <w:del w:id="1068" w:author="Zhao Chunjiang" w:date="2026-10-07T08:00:00Z"/>
                <w:rFonts w:eastAsia="DengXian" w:cs="Times New Roman"/>
                <w:color w:val="000000"/>
                <w:kern w:val="0"/>
                <w:sz w:val="22"/>
              </w:rPr>
            </w:pPr>
            <w:del w:id="1069" w:author="Zhao Chunjiang" w:date="2026-10-07T08:00:00Z">
              <w:r>
                <w:rPr>
                  <w:rFonts w:eastAsia="DengXian" w:cs="Times New Roman"/>
                  <w:color w:val="000000"/>
                  <w:kern w:val="0"/>
                  <w:sz w:val="22"/>
                </w:rPr>
                <w:delText>29</w:delText>
              </w:r>
            </w:del>
          </w:p>
        </w:tc>
        <w:tc>
          <w:tcPr>
            <w:tcW w:w="596" w:type="pct"/>
            <w:tcBorders>
              <w:top w:val="nil"/>
              <w:left w:val="nil"/>
              <w:bottom w:val="nil"/>
              <w:right w:val="nil"/>
            </w:tcBorders>
            <w:noWrap/>
            <w:vAlign w:val="center"/>
            <w:hideMark/>
          </w:tcPr>
          <w:p w14:paraId="68B9F4C0" w14:textId="77777777" w:rsidR="00181D6E" w:rsidRPr="00B830A4" w:rsidRDefault="00181D6E" w:rsidP="00672DF2">
            <w:pPr>
              <w:widowControl/>
              <w:jc w:val="center"/>
              <w:rPr>
                <w:del w:id="1070" w:author="Zhao Chunjiang" w:date="2026-10-07T08:00:00Z"/>
                <w:rFonts w:eastAsia="DengXian" w:cs="Times New Roman"/>
                <w:color w:val="000000"/>
                <w:kern w:val="0"/>
                <w:sz w:val="22"/>
              </w:rPr>
            </w:pPr>
            <w:del w:id="107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40EF6947" w14:textId="77777777" w:rsidR="00181D6E" w:rsidRPr="00B830A4" w:rsidRDefault="00181D6E" w:rsidP="00672DF2">
            <w:pPr>
              <w:widowControl/>
              <w:jc w:val="center"/>
              <w:rPr>
                <w:del w:id="1072" w:author="Zhao Chunjiang" w:date="2026-10-07T08:00:00Z"/>
                <w:rFonts w:eastAsia="DengXian" w:cs="Times New Roman"/>
                <w:color w:val="000000"/>
                <w:kern w:val="0"/>
                <w:sz w:val="22"/>
              </w:rPr>
            </w:pPr>
            <w:del w:id="107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3BA6A87A" w14:textId="77777777" w:rsidR="00181D6E" w:rsidRPr="00B830A4" w:rsidRDefault="00181D6E" w:rsidP="00672DF2">
            <w:pPr>
              <w:widowControl/>
              <w:jc w:val="center"/>
              <w:rPr>
                <w:del w:id="1074" w:author="Zhao Chunjiang" w:date="2026-10-07T08:00:00Z"/>
                <w:rFonts w:eastAsia="DengXian" w:cs="Times New Roman"/>
                <w:color w:val="000000"/>
                <w:kern w:val="0"/>
                <w:sz w:val="22"/>
              </w:rPr>
            </w:pPr>
            <w:del w:id="1075" w:author="Zhao Chunjiang" w:date="2026-10-07T08:00:00Z">
              <w:r>
                <w:rPr>
                  <w:rFonts w:eastAsia="DengXian" w:cs="Times New Roman"/>
                  <w:color w:val="000000"/>
                  <w:kern w:val="0"/>
                  <w:sz w:val="22"/>
                </w:rPr>
                <w:delText>29 (2)</w:delText>
              </w:r>
            </w:del>
          </w:p>
        </w:tc>
        <w:tc>
          <w:tcPr>
            <w:tcW w:w="815" w:type="pct"/>
            <w:tcBorders>
              <w:top w:val="nil"/>
              <w:left w:val="nil"/>
              <w:bottom w:val="nil"/>
              <w:right w:val="nil"/>
            </w:tcBorders>
            <w:noWrap/>
            <w:vAlign w:val="center"/>
            <w:hideMark/>
          </w:tcPr>
          <w:p w14:paraId="039A2871" w14:textId="77777777" w:rsidR="00181D6E" w:rsidRPr="00B830A4" w:rsidRDefault="00181D6E" w:rsidP="00672DF2">
            <w:pPr>
              <w:widowControl/>
              <w:jc w:val="center"/>
              <w:rPr>
                <w:del w:id="1076" w:author="Zhao Chunjiang" w:date="2026-10-07T08:00:00Z"/>
                <w:rFonts w:eastAsia="DengXian" w:cs="Times New Roman"/>
                <w:color w:val="000000"/>
                <w:kern w:val="0"/>
                <w:sz w:val="22"/>
              </w:rPr>
            </w:pPr>
          </w:p>
        </w:tc>
      </w:tr>
      <w:tr w:rsidR="00181D6E" w:rsidRPr="00B830A4" w14:paraId="1FAFC08A" w14:textId="77777777" w:rsidTr="00AE6C50">
        <w:trPr>
          <w:trHeight w:val="285"/>
          <w:del w:id="1077" w:author="Zhao Chunjiang" w:date="2026-10-07T08:00:00Z"/>
        </w:trPr>
        <w:tc>
          <w:tcPr>
            <w:tcW w:w="981" w:type="pct"/>
            <w:tcBorders>
              <w:top w:val="nil"/>
              <w:left w:val="nil"/>
              <w:bottom w:val="nil"/>
              <w:right w:val="nil"/>
            </w:tcBorders>
            <w:noWrap/>
            <w:vAlign w:val="center"/>
            <w:hideMark/>
          </w:tcPr>
          <w:p w14:paraId="54436894" w14:textId="77777777" w:rsidR="00181D6E" w:rsidRPr="00B830A4" w:rsidRDefault="00181D6E" w:rsidP="00672DF2">
            <w:pPr>
              <w:widowControl/>
              <w:jc w:val="center"/>
              <w:rPr>
                <w:del w:id="1078" w:author="Zhao Chunjiang" w:date="2026-10-07T08:00:00Z"/>
                <w:rFonts w:eastAsia="DengXian" w:cs="Times New Roman"/>
                <w:color w:val="000000"/>
                <w:kern w:val="0"/>
                <w:sz w:val="22"/>
              </w:rPr>
            </w:pPr>
            <w:del w:id="1079" w:author="Zhao Chunjiang" w:date="2026-10-07T08:00:00Z">
              <w:r>
                <w:rPr>
                  <w:rFonts w:eastAsia="DengXian" w:cs="Times New Roman"/>
                  <w:color w:val="000000"/>
                  <w:kern w:val="0"/>
                  <w:sz w:val="22"/>
                </w:rPr>
                <w:delText>33F</w:delText>
              </w:r>
            </w:del>
          </w:p>
        </w:tc>
        <w:tc>
          <w:tcPr>
            <w:tcW w:w="596" w:type="pct"/>
            <w:tcBorders>
              <w:top w:val="nil"/>
              <w:left w:val="nil"/>
              <w:bottom w:val="nil"/>
              <w:right w:val="nil"/>
            </w:tcBorders>
            <w:noWrap/>
            <w:vAlign w:val="center"/>
            <w:hideMark/>
          </w:tcPr>
          <w:p w14:paraId="390FE1BD" w14:textId="77777777" w:rsidR="00181D6E" w:rsidRPr="00B830A4" w:rsidRDefault="00181D6E" w:rsidP="00672DF2">
            <w:pPr>
              <w:widowControl/>
              <w:jc w:val="center"/>
              <w:rPr>
                <w:del w:id="1080" w:author="Zhao Chunjiang" w:date="2026-10-07T08:00:00Z"/>
                <w:rFonts w:eastAsia="DengXian" w:cs="Times New Roman"/>
                <w:color w:val="000000"/>
                <w:kern w:val="0"/>
                <w:sz w:val="22"/>
              </w:rPr>
            </w:pPr>
            <w:del w:id="108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3153DFAF" w14:textId="77777777" w:rsidR="00181D6E" w:rsidRPr="00B830A4" w:rsidRDefault="00181D6E" w:rsidP="00672DF2">
            <w:pPr>
              <w:widowControl/>
              <w:jc w:val="center"/>
              <w:rPr>
                <w:del w:id="1082" w:author="Zhao Chunjiang" w:date="2026-10-07T08:00:00Z"/>
                <w:rFonts w:eastAsia="DengXian" w:cs="Times New Roman"/>
                <w:color w:val="000000"/>
                <w:kern w:val="0"/>
                <w:sz w:val="22"/>
              </w:rPr>
            </w:pPr>
            <w:del w:id="108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79B9161C" w14:textId="77777777" w:rsidR="00181D6E" w:rsidRPr="00B830A4" w:rsidRDefault="00181D6E" w:rsidP="00672DF2">
            <w:pPr>
              <w:widowControl/>
              <w:jc w:val="center"/>
              <w:rPr>
                <w:del w:id="1084" w:author="Zhao Chunjiang" w:date="2026-10-07T08:00:00Z"/>
                <w:rFonts w:eastAsia="DengXian" w:cs="Times New Roman"/>
                <w:color w:val="000000"/>
                <w:kern w:val="0"/>
                <w:sz w:val="22"/>
              </w:rPr>
            </w:pPr>
            <w:del w:id="1085" w:author="Zhao Chunjiang" w:date="2026-10-07T08:00:00Z">
              <w:r>
                <w:rPr>
                  <w:rFonts w:eastAsia="DengXian" w:cs="Times New Roman"/>
                  <w:color w:val="000000"/>
                  <w:kern w:val="0"/>
                  <w:sz w:val="22"/>
                </w:rPr>
                <w:delText>33F (2)</w:delText>
              </w:r>
            </w:del>
          </w:p>
        </w:tc>
        <w:tc>
          <w:tcPr>
            <w:tcW w:w="815" w:type="pct"/>
            <w:tcBorders>
              <w:top w:val="nil"/>
              <w:left w:val="nil"/>
              <w:bottom w:val="nil"/>
              <w:right w:val="nil"/>
            </w:tcBorders>
            <w:noWrap/>
            <w:vAlign w:val="center"/>
            <w:hideMark/>
          </w:tcPr>
          <w:p w14:paraId="4C9232B2" w14:textId="77777777" w:rsidR="00181D6E" w:rsidRPr="00B830A4" w:rsidRDefault="00181D6E" w:rsidP="00672DF2">
            <w:pPr>
              <w:widowControl/>
              <w:jc w:val="center"/>
              <w:rPr>
                <w:del w:id="1086" w:author="Zhao Chunjiang" w:date="2026-10-07T08:00:00Z"/>
                <w:rFonts w:eastAsia="DengXian" w:cs="Times New Roman"/>
                <w:color w:val="000000"/>
                <w:kern w:val="0"/>
                <w:sz w:val="22"/>
              </w:rPr>
            </w:pPr>
          </w:p>
        </w:tc>
      </w:tr>
      <w:tr w:rsidR="00181D6E" w:rsidRPr="00B830A4" w14:paraId="65C495C4" w14:textId="77777777" w:rsidTr="00AE6C50">
        <w:trPr>
          <w:trHeight w:val="285"/>
          <w:del w:id="1087" w:author="Zhao Chunjiang" w:date="2026-10-07T08:00:00Z"/>
        </w:trPr>
        <w:tc>
          <w:tcPr>
            <w:tcW w:w="981" w:type="pct"/>
            <w:tcBorders>
              <w:top w:val="nil"/>
              <w:left w:val="nil"/>
              <w:bottom w:val="nil"/>
              <w:right w:val="nil"/>
            </w:tcBorders>
            <w:noWrap/>
            <w:vAlign w:val="center"/>
            <w:hideMark/>
          </w:tcPr>
          <w:p w14:paraId="347A3ADC" w14:textId="77777777" w:rsidR="00181D6E" w:rsidRPr="00B830A4" w:rsidRDefault="00181D6E" w:rsidP="00672DF2">
            <w:pPr>
              <w:widowControl/>
              <w:jc w:val="center"/>
              <w:rPr>
                <w:del w:id="1088" w:author="Zhao Chunjiang" w:date="2026-10-07T08:00:00Z"/>
                <w:rFonts w:eastAsia="DengXian" w:cs="Times New Roman"/>
                <w:color w:val="000000"/>
                <w:kern w:val="0"/>
                <w:sz w:val="22"/>
              </w:rPr>
            </w:pPr>
            <w:del w:id="1089" w:author="Zhao Chunjiang" w:date="2026-10-07T08:00:00Z">
              <w:r>
                <w:rPr>
                  <w:rFonts w:eastAsia="DengXian" w:cs="Times New Roman"/>
                  <w:color w:val="000000"/>
                  <w:kern w:val="0"/>
                  <w:sz w:val="22"/>
                </w:rPr>
                <w:delText>35B</w:delText>
              </w:r>
            </w:del>
          </w:p>
        </w:tc>
        <w:tc>
          <w:tcPr>
            <w:tcW w:w="596" w:type="pct"/>
            <w:tcBorders>
              <w:top w:val="nil"/>
              <w:left w:val="nil"/>
              <w:bottom w:val="nil"/>
              <w:right w:val="nil"/>
            </w:tcBorders>
            <w:noWrap/>
            <w:vAlign w:val="center"/>
            <w:hideMark/>
          </w:tcPr>
          <w:p w14:paraId="5030E3C3" w14:textId="77777777" w:rsidR="00181D6E" w:rsidRPr="00B830A4" w:rsidRDefault="00181D6E" w:rsidP="00672DF2">
            <w:pPr>
              <w:widowControl/>
              <w:jc w:val="center"/>
              <w:rPr>
                <w:del w:id="1090" w:author="Zhao Chunjiang" w:date="2026-10-07T08:00:00Z"/>
                <w:rFonts w:eastAsia="DengXian" w:cs="Times New Roman"/>
                <w:color w:val="000000"/>
                <w:kern w:val="0"/>
                <w:sz w:val="22"/>
              </w:rPr>
            </w:pPr>
            <w:del w:id="109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7E9E8182" w14:textId="77777777" w:rsidR="00181D6E" w:rsidRPr="00B830A4" w:rsidRDefault="00181D6E" w:rsidP="00672DF2">
            <w:pPr>
              <w:widowControl/>
              <w:jc w:val="center"/>
              <w:rPr>
                <w:del w:id="1092" w:author="Zhao Chunjiang" w:date="2026-10-07T08:00:00Z"/>
                <w:rFonts w:eastAsia="DengXian" w:cs="Times New Roman"/>
                <w:color w:val="000000"/>
                <w:kern w:val="0"/>
                <w:sz w:val="22"/>
              </w:rPr>
            </w:pPr>
            <w:del w:id="109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21DB57FB" w14:textId="77777777" w:rsidR="00181D6E" w:rsidRPr="00B830A4" w:rsidRDefault="00181D6E" w:rsidP="00672DF2">
            <w:pPr>
              <w:widowControl/>
              <w:jc w:val="center"/>
              <w:rPr>
                <w:del w:id="1094" w:author="Zhao Chunjiang" w:date="2026-10-07T08:00:00Z"/>
                <w:rFonts w:eastAsia="DengXian" w:cs="Times New Roman"/>
                <w:color w:val="000000"/>
                <w:kern w:val="0"/>
                <w:sz w:val="22"/>
              </w:rPr>
            </w:pPr>
            <w:del w:id="1095" w:author="Zhao Chunjiang" w:date="2026-10-07T08:00:00Z">
              <w:r>
                <w:rPr>
                  <w:rFonts w:eastAsia="DengXian" w:cs="Times New Roman"/>
                  <w:color w:val="000000"/>
                  <w:kern w:val="0"/>
                  <w:sz w:val="22"/>
                </w:rPr>
                <w:delText>35B (2)</w:delText>
              </w:r>
            </w:del>
          </w:p>
        </w:tc>
        <w:tc>
          <w:tcPr>
            <w:tcW w:w="815" w:type="pct"/>
            <w:tcBorders>
              <w:top w:val="nil"/>
              <w:left w:val="nil"/>
              <w:bottom w:val="nil"/>
              <w:right w:val="nil"/>
            </w:tcBorders>
            <w:noWrap/>
            <w:vAlign w:val="center"/>
            <w:hideMark/>
          </w:tcPr>
          <w:p w14:paraId="76CB067B" w14:textId="77777777" w:rsidR="00181D6E" w:rsidRPr="00B830A4" w:rsidRDefault="00181D6E" w:rsidP="00672DF2">
            <w:pPr>
              <w:widowControl/>
              <w:jc w:val="center"/>
              <w:rPr>
                <w:del w:id="1096" w:author="Zhao Chunjiang" w:date="2026-10-07T08:00:00Z"/>
                <w:rFonts w:eastAsia="DengXian" w:cs="Times New Roman"/>
                <w:color w:val="000000"/>
                <w:kern w:val="0"/>
                <w:sz w:val="22"/>
              </w:rPr>
            </w:pPr>
          </w:p>
        </w:tc>
      </w:tr>
      <w:tr w:rsidR="00181D6E" w:rsidRPr="00B830A4" w14:paraId="0300E5A3" w14:textId="77777777" w:rsidTr="00AE6C50">
        <w:trPr>
          <w:trHeight w:val="285"/>
          <w:del w:id="1097" w:author="Zhao Chunjiang" w:date="2026-10-07T08:00:00Z"/>
        </w:trPr>
        <w:tc>
          <w:tcPr>
            <w:tcW w:w="981" w:type="pct"/>
            <w:tcBorders>
              <w:top w:val="nil"/>
              <w:left w:val="nil"/>
              <w:bottom w:val="nil"/>
              <w:right w:val="nil"/>
            </w:tcBorders>
            <w:noWrap/>
            <w:vAlign w:val="center"/>
            <w:hideMark/>
          </w:tcPr>
          <w:p w14:paraId="41B26E6C" w14:textId="77777777" w:rsidR="00181D6E" w:rsidRPr="00B830A4" w:rsidRDefault="00181D6E" w:rsidP="00672DF2">
            <w:pPr>
              <w:widowControl/>
              <w:jc w:val="center"/>
              <w:rPr>
                <w:del w:id="1098" w:author="Zhao Chunjiang" w:date="2026-10-07T08:00:00Z"/>
                <w:rFonts w:eastAsia="DengXian" w:cs="Times New Roman"/>
                <w:color w:val="000000"/>
                <w:kern w:val="0"/>
                <w:sz w:val="22"/>
              </w:rPr>
            </w:pPr>
            <w:del w:id="1099" w:author="Zhao Chunjiang" w:date="2026-10-07T08:00:00Z">
              <w:r>
                <w:rPr>
                  <w:rFonts w:eastAsia="DengXian" w:cs="Times New Roman"/>
                  <w:color w:val="000000"/>
                  <w:kern w:val="0"/>
                  <w:sz w:val="22"/>
                </w:rPr>
                <w:delText>47</w:delText>
              </w:r>
            </w:del>
          </w:p>
        </w:tc>
        <w:tc>
          <w:tcPr>
            <w:tcW w:w="596" w:type="pct"/>
            <w:tcBorders>
              <w:top w:val="nil"/>
              <w:left w:val="nil"/>
              <w:bottom w:val="nil"/>
              <w:right w:val="nil"/>
            </w:tcBorders>
            <w:noWrap/>
            <w:vAlign w:val="center"/>
            <w:hideMark/>
          </w:tcPr>
          <w:p w14:paraId="7543067D" w14:textId="77777777" w:rsidR="00181D6E" w:rsidRPr="00B830A4" w:rsidRDefault="00181D6E" w:rsidP="00672DF2">
            <w:pPr>
              <w:widowControl/>
              <w:jc w:val="center"/>
              <w:rPr>
                <w:del w:id="1100" w:author="Zhao Chunjiang" w:date="2026-10-07T08:00:00Z"/>
                <w:rFonts w:eastAsia="DengXian" w:cs="Times New Roman"/>
                <w:color w:val="000000"/>
                <w:kern w:val="0"/>
                <w:sz w:val="22"/>
              </w:rPr>
            </w:pPr>
            <w:del w:id="110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275CE0C6" w14:textId="77777777" w:rsidR="00181D6E" w:rsidRPr="00B830A4" w:rsidRDefault="00181D6E" w:rsidP="00672DF2">
            <w:pPr>
              <w:widowControl/>
              <w:jc w:val="center"/>
              <w:rPr>
                <w:del w:id="1102" w:author="Zhao Chunjiang" w:date="2026-10-07T08:00:00Z"/>
                <w:rFonts w:eastAsia="DengXian" w:cs="Times New Roman"/>
                <w:color w:val="000000"/>
                <w:kern w:val="0"/>
                <w:sz w:val="22"/>
              </w:rPr>
            </w:pPr>
            <w:del w:id="110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3127CD0B" w14:textId="77777777" w:rsidR="00181D6E" w:rsidRPr="00B830A4" w:rsidRDefault="00181D6E" w:rsidP="00672DF2">
            <w:pPr>
              <w:widowControl/>
              <w:jc w:val="center"/>
              <w:rPr>
                <w:del w:id="1104" w:author="Zhao Chunjiang" w:date="2026-10-07T08:00:00Z"/>
                <w:rFonts w:eastAsia="DengXian" w:cs="Times New Roman"/>
                <w:color w:val="000000"/>
                <w:kern w:val="0"/>
                <w:sz w:val="22"/>
              </w:rPr>
            </w:pPr>
            <w:del w:id="1105" w:author="Zhao Chunjiang" w:date="2026-10-07T08:00:00Z">
              <w:r>
                <w:rPr>
                  <w:rFonts w:eastAsia="DengXian" w:cs="Times New Roman"/>
                  <w:color w:val="000000"/>
                  <w:kern w:val="0"/>
                  <w:sz w:val="22"/>
                </w:rPr>
                <w:delText>47 (2)</w:delText>
              </w:r>
            </w:del>
          </w:p>
        </w:tc>
        <w:tc>
          <w:tcPr>
            <w:tcW w:w="815" w:type="pct"/>
            <w:tcBorders>
              <w:top w:val="nil"/>
              <w:left w:val="nil"/>
              <w:bottom w:val="nil"/>
              <w:right w:val="nil"/>
            </w:tcBorders>
            <w:noWrap/>
            <w:vAlign w:val="center"/>
            <w:hideMark/>
          </w:tcPr>
          <w:p w14:paraId="5EF1F2EA" w14:textId="77777777" w:rsidR="00181D6E" w:rsidRPr="00B830A4" w:rsidRDefault="00181D6E" w:rsidP="00672DF2">
            <w:pPr>
              <w:widowControl/>
              <w:jc w:val="center"/>
              <w:rPr>
                <w:del w:id="1106" w:author="Zhao Chunjiang" w:date="2026-10-07T08:00:00Z"/>
                <w:rFonts w:eastAsia="DengXian" w:cs="Times New Roman"/>
                <w:color w:val="000000"/>
                <w:kern w:val="0"/>
                <w:sz w:val="22"/>
              </w:rPr>
            </w:pPr>
          </w:p>
        </w:tc>
      </w:tr>
      <w:tr w:rsidR="00181D6E" w:rsidRPr="00B830A4" w14:paraId="4B417249" w14:textId="77777777" w:rsidTr="00AE6C50">
        <w:trPr>
          <w:trHeight w:val="285"/>
          <w:del w:id="1107" w:author="Zhao Chunjiang" w:date="2026-10-07T08:00:00Z"/>
        </w:trPr>
        <w:tc>
          <w:tcPr>
            <w:tcW w:w="981" w:type="pct"/>
            <w:tcBorders>
              <w:top w:val="nil"/>
              <w:left w:val="nil"/>
              <w:bottom w:val="nil"/>
              <w:right w:val="nil"/>
            </w:tcBorders>
            <w:noWrap/>
            <w:vAlign w:val="center"/>
            <w:hideMark/>
          </w:tcPr>
          <w:p w14:paraId="54763D89" w14:textId="77777777" w:rsidR="00181D6E" w:rsidRPr="00B830A4" w:rsidRDefault="00181D6E" w:rsidP="00672DF2">
            <w:pPr>
              <w:widowControl/>
              <w:jc w:val="center"/>
              <w:rPr>
                <w:del w:id="1108" w:author="Zhao Chunjiang" w:date="2026-10-07T08:00:00Z"/>
                <w:rFonts w:eastAsia="DengXian" w:cs="Times New Roman"/>
                <w:color w:val="000000"/>
                <w:kern w:val="0"/>
                <w:sz w:val="22"/>
              </w:rPr>
            </w:pPr>
            <w:del w:id="1109" w:author="Zhao Chunjiang" w:date="2026-10-07T08:00:00Z">
              <w:r>
                <w:rPr>
                  <w:rFonts w:eastAsia="DengXian" w:cs="Times New Roman"/>
                  <w:color w:val="000000"/>
                  <w:kern w:val="0"/>
                  <w:sz w:val="22"/>
                </w:rPr>
                <w:delText>47F</w:delText>
              </w:r>
            </w:del>
          </w:p>
        </w:tc>
        <w:tc>
          <w:tcPr>
            <w:tcW w:w="596" w:type="pct"/>
            <w:tcBorders>
              <w:top w:val="nil"/>
              <w:left w:val="nil"/>
              <w:bottom w:val="nil"/>
              <w:right w:val="nil"/>
            </w:tcBorders>
            <w:noWrap/>
            <w:vAlign w:val="center"/>
            <w:hideMark/>
          </w:tcPr>
          <w:p w14:paraId="572387C3" w14:textId="77777777" w:rsidR="00181D6E" w:rsidRPr="00B830A4" w:rsidRDefault="00181D6E" w:rsidP="00672DF2">
            <w:pPr>
              <w:widowControl/>
              <w:jc w:val="center"/>
              <w:rPr>
                <w:del w:id="1110" w:author="Zhao Chunjiang" w:date="2026-10-07T08:00:00Z"/>
                <w:rFonts w:eastAsia="DengXian" w:cs="Times New Roman"/>
                <w:color w:val="000000"/>
                <w:kern w:val="0"/>
                <w:sz w:val="22"/>
              </w:rPr>
            </w:pPr>
            <w:del w:id="111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091C3044" w14:textId="77777777" w:rsidR="00181D6E" w:rsidRPr="00B830A4" w:rsidRDefault="00181D6E" w:rsidP="00672DF2">
            <w:pPr>
              <w:widowControl/>
              <w:jc w:val="center"/>
              <w:rPr>
                <w:del w:id="1112" w:author="Zhao Chunjiang" w:date="2026-10-07T08:00:00Z"/>
                <w:rFonts w:eastAsia="DengXian" w:cs="Times New Roman"/>
                <w:color w:val="000000"/>
                <w:kern w:val="0"/>
                <w:sz w:val="22"/>
              </w:rPr>
            </w:pPr>
            <w:del w:id="111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19744DD0" w14:textId="77777777" w:rsidR="00181D6E" w:rsidRPr="00B830A4" w:rsidRDefault="00181D6E" w:rsidP="00672DF2">
            <w:pPr>
              <w:widowControl/>
              <w:jc w:val="center"/>
              <w:rPr>
                <w:del w:id="1114" w:author="Zhao Chunjiang" w:date="2026-10-07T08:00:00Z"/>
                <w:rFonts w:eastAsia="DengXian" w:cs="Times New Roman"/>
                <w:color w:val="000000"/>
                <w:kern w:val="0"/>
                <w:sz w:val="22"/>
              </w:rPr>
            </w:pPr>
            <w:del w:id="1115" w:author="Zhao Chunjiang" w:date="2026-10-07T08:00:00Z">
              <w:r>
                <w:rPr>
                  <w:rFonts w:eastAsia="DengXian" w:cs="Times New Roman"/>
                  <w:color w:val="000000"/>
                  <w:kern w:val="0"/>
                  <w:sz w:val="22"/>
                </w:rPr>
                <w:delText>47F (2)</w:delText>
              </w:r>
            </w:del>
          </w:p>
        </w:tc>
        <w:tc>
          <w:tcPr>
            <w:tcW w:w="815" w:type="pct"/>
            <w:tcBorders>
              <w:top w:val="nil"/>
              <w:left w:val="nil"/>
              <w:bottom w:val="nil"/>
              <w:right w:val="nil"/>
            </w:tcBorders>
            <w:noWrap/>
            <w:vAlign w:val="center"/>
            <w:hideMark/>
          </w:tcPr>
          <w:p w14:paraId="1DD9E561" w14:textId="77777777" w:rsidR="00181D6E" w:rsidRPr="00B830A4" w:rsidRDefault="00181D6E" w:rsidP="00672DF2">
            <w:pPr>
              <w:widowControl/>
              <w:jc w:val="center"/>
              <w:rPr>
                <w:del w:id="1116" w:author="Zhao Chunjiang" w:date="2026-10-07T08:00:00Z"/>
                <w:rFonts w:eastAsia="DengXian" w:cs="Times New Roman"/>
                <w:color w:val="000000"/>
                <w:kern w:val="0"/>
                <w:sz w:val="22"/>
              </w:rPr>
            </w:pPr>
          </w:p>
        </w:tc>
      </w:tr>
      <w:tr w:rsidR="00181D6E" w:rsidRPr="00B830A4" w14:paraId="44A6A26E" w14:textId="77777777" w:rsidTr="00AE6C50">
        <w:trPr>
          <w:trHeight w:val="285"/>
          <w:del w:id="1117" w:author="Zhao Chunjiang" w:date="2026-10-07T08:00:00Z"/>
        </w:trPr>
        <w:tc>
          <w:tcPr>
            <w:tcW w:w="981" w:type="pct"/>
            <w:tcBorders>
              <w:top w:val="nil"/>
              <w:left w:val="nil"/>
              <w:bottom w:val="nil"/>
              <w:right w:val="nil"/>
            </w:tcBorders>
            <w:noWrap/>
            <w:vAlign w:val="center"/>
            <w:hideMark/>
          </w:tcPr>
          <w:p w14:paraId="28CA2F44" w14:textId="77777777" w:rsidR="00181D6E" w:rsidRPr="00B830A4" w:rsidRDefault="00181D6E" w:rsidP="00672DF2">
            <w:pPr>
              <w:widowControl/>
              <w:jc w:val="center"/>
              <w:rPr>
                <w:del w:id="1118" w:author="Zhao Chunjiang" w:date="2026-10-07T08:00:00Z"/>
                <w:rFonts w:eastAsia="DengXian" w:cs="Times New Roman"/>
                <w:color w:val="000000"/>
                <w:kern w:val="0"/>
                <w:sz w:val="22"/>
              </w:rPr>
            </w:pPr>
            <w:del w:id="1119" w:author="Zhao Chunjiang" w:date="2026-10-07T08:00:00Z">
              <w:r>
                <w:rPr>
                  <w:rFonts w:eastAsia="DengXian" w:cs="Times New Roman"/>
                  <w:color w:val="000000"/>
                  <w:kern w:val="0"/>
                  <w:sz w:val="22"/>
                </w:rPr>
                <w:delText>5</w:delText>
              </w:r>
            </w:del>
          </w:p>
        </w:tc>
        <w:tc>
          <w:tcPr>
            <w:tcW w:w="596" w:type="pct"/>
            <w:tcBorders>
              <w:top w:val="nil"/>
              <w:left w:val="nil"/>
              <w:bottom w:val="nil"/>
              <w:right w:val="nil"/>
            </w:tcBorders>
            <w:noWrap/>
            <w:vAlign w:val="center"/>
            <w:hideMark/>
          </w:tcPr>
          <w:p w14:paraId="6F8407E3" w14:textId="77777777" w:rsidR="00181D6E" w:rsidRPr="00B830A4" w:rsidRDefault="00181D6E" w:rsidP="00672DF2">
            <w:pPr>
              <w:widowControl/>
              <w:jc w:val="center"/>
              <w:rPr>
                <w:del w:id="1120" w:author="Zhao Chunjiang" w:date="2026-10-07T08:00:00Z"/>
                <w:rFonts w:eastAsia="DengXian" w:cs="Times New Roman"/>
                <w:color w:val="000000"/>
                <w:kern w:val="0"/>
                <w:sz w:val="22"/>
              </w:rPr>
            </w:pPr>
            <w:del w:id="112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372F748B" w14:textId="77777777" w:rsidR="00181D6E" w:rsidRPr="00B830A4" w:rsidRDefault="00181D6E" w:rsidP="00672DF2">
            <w:pPr>
              <w:widowControl/>
              <w:jc w:val="center"/>
              <w:rPr>
                <w:del w:id="1122" w:author="Zhao Chunjiang" w:date="2026-10-07T08:00:00Z"/>
                <w:rFonts w:eastAsia="DengXian" w:cs="Times New Roman"/>
                <w:color w:val="000000"/>
                <w:kern w:val="0"/>
                <w:sz w:val="22"/>
              </w:rPr>
            </w:pPr>
            <w:del w:id="112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3296D3AF" w14:textId="77777777" w:rsidR="00181D6E" w:rsidRPr="00B830A4" w:rsidRDefault="00181D6E" w:rsidP="00672DF2">
            <w:pPr>
              <w:widowControl/>
              <w:jc w:val="center"/>
              <w:rPr>
                <w:del w:id="1124" w:author="Zhao Chunjiang" w:date="2026-10-07T08:00:00Z"/>
                <w:rFonts w:eastAsia="DengXian" w:cs="Times New Roman"/>
                <w:color w:val="000000"/>
                <w:kern w:val="0"/>
                <w:sz w:val="22"/>
              </w:rPr>
            </w:pPr>
            <w:del w:id="1125" w:author="Zhao Chunjiang" w:date="2026-10-07T08:00:00Z">
              <w:r>
                <w:rPr>
                  <w:rFonts w:eastAsia="DengXian" w:cs="Times New Roman"/>
                  <w:color w:val="000000"/>
                  <w:kern w:val="0"/>
                  <w:sz w:val="22"/>
                </w:rPr>
                <w:delText>5 (2)</w:delText>
              </w:r>
            </w:del>
          </w:p>
        </w:tc>
        <w:tc>
          <w:tcPr>
            <w:tcW w:w="815" w:type="pct"/>
            <w:tcBorders>
              <w:top w:val="nil"/>
              <w:left w:val="nil"/>
              <w:bottom w:val="nil"/>
              <w:right w:val="nil"/>
            </w:tcBorders>
            <w:noWrap/>
            <w:vAlign w:val="center"/>
            <w:hideMark/>
          </w:tcPr>
          <w:p w14:paraId="5F43BC96" w14:textId="77777777" w:rsidR="00181D6E" w:rsidRPr="00B830A4" w:rsidRDefault="00181D6E" w:rsidP="00672DF2">
            <w:pPr>
              <w:widowControl/>
              <w:jc w:val="center"/>
              <w:rPr>
                <w:del w:id="1126" w:author="Zhao Chunjiang" w:date="2026-10-07T08:00:00Z"/>
                <w:rFonts w:eastAsia="DengXian" w:cs="Times New Roman"/>
                <w:color w:val="000000"/>
                <w:kern w:val="0"/>
                <w:sz w:val="22"/>
              </w:rPr>
            </w:pPr>
          </w:p>
        </w:tc>
      </w:tr>
      <w:tr w:rsidR="00181D6E" w:rsidRPr="00B830A4" w14:paraId="40CBC4DF" w14:textId="77777777" w:rsidTr="00AE6C50">
        <w:trPr>
          <w:trHeight w:val="285"/>
          <w:del w:id="1127" w:author="Zhao Chunjiang" w:date="2026-10-07T08:00:00Z"/>
        </w:trPr>
        <w:tc>
          <w:tcPr>
            <w:tcW w:w="981" w:type="pct"/>
            <w:tcBorders>
              <w:top w:val="nil"/>
              <w:left w:val="nil"/>
              <w:bottom w:val="nil"/>
              <w:right w:val="nil"/>
            </w:tcBorders>
            <w:noWrap/>
            <w:vAlign w:val="center"/>
            <w:hideMark/>
          </w:tcPr>
          <w:p w14:paraId="47B22AEE" w14:textId="77777777" w:rsidR="00181D6E" w:rsidRPr="00B830A4" w:rsidRDefault="00181D6E" w:rsidP="00672DF2">
            <w:pPr>
              <w:widowControl/>
              <w:jc w:val="center"/>
              <w:rPr>
                <w:del w:id="1128" w:author="Zhao Chunjiang" w:date="2026-10-07T08:00:00Z"/>
                <w:rFonts w:eastAsia="DengXian" w:cs="Times New Roman"/>
                <w:color w:val="000000"/>
                <w:kern w:val="0"/>
                <w:sz w:val="22"/>
              </w:rPr>
            </w:pPr>
            <w:del w:id="1129" w:author="Zhao Chunjiang" w:date="2026-10-07T08:00:00Z">
              <w:r>
                <w:rPr>
                  <w:rFonts w:eastAsia="DengXian" w:cs="Times New Roman"/>
                  <w:color w:val="000000"/>
                  <w:kern w:val="0"/>
                  <w:sz w:val="22"/>
                </w:rPr>
                <w:delText>8</w:delText>
              </w:r>
            </w:del>
          </w:p>
        </w:tc>
        <w:tc>
          <w:tcPr>
            <w:tcW w:w="596" w:type="pct"/>
            <w:tcBorders>
              <w:top w:val="nil"/>
              <w:left w:val="nil"/>
              <w:bottom w:val="nil"/>
              <w:right w:val="nil"/>
            </w:tcBorders>
            <w:noWrap/>
            <w:vAlign w:val="center"/>
            <w:hideMark/>
          </w:tcPr>
          <w:p w14:paraId="1925C58E" w14:textId="77777777" w:rsidR="00181D6E" w:rsidRPr="00B830A4" w:rsidRDefault="00181D6E" w:rsidP="00672DF2">
            <w:pPr>
              <w:widowControl/>
              <w:jc w:val="center"/>
              <w:rPr>
                <w:del w:id="1130" w:author="Zhao Chunjiang" w:date="2026-10-07T08:00:00Z"/>
                <w:rFonts w:eastAsia="DengXian" w:cs="Times New Roman"/>
                <w:color w:val="000000"/>
                <w:kern w:val="0"/>
                <w:sz w:val="22"/>
              </w:rPr>
            </w:pPr>
            <w:del w:id="1131" w:author="Zhao Chunjiang" w:date="2026-10-07T08:00:00Z">
              <w:r>
                <w:rPr>
                  <w:rFonts w:eastAsia="DengXian" w:cs="Times New Roman"/>
                  <w:color w:val="000000"/>
                  <w:kern w:val="0"/>
                  <w:sz w:val="22"/>
                </w:rPr>
                <w:delText>2</w:delText>
              </w:r>
            </w:del>
          </w:p>
        </w:tc>
        <w:tc>
          <w:tcPr>
            <w:tcW w:w="752" w:type="pct"/>
            <w:tcBorders>
              <w:top w:val="nil"/>
              <w:left w:val="nil"/>
              <w:bottom w:val="nil"/>
              <w:right w:val="nil"/>
            </w:tcBorders>
            <w:noWrap/>
            <w:vAlign w:val="center"/>
            <w:hideMark/>
          </w:tcPr>
          <w:p w14:paraId="59188AF0" w14:textId="77777777" w:rsidR="00181D6E" w:rsidRPr="00B830A4" w:rsidRDefault="00181D6E" w:rsidP="00672DF2">
            <w:pPr>
              <w:widowControl/>
              <w:jc w:val="center"/>
              <w:rPr>
                <w:del w:id="1132" w:author="Zhao Chunjiang" w:date="2026-10-07T08:00:00Z"/>
                <w:rFonts w:eastAsia="DengXian" w:cs="Times New Roman"/>
                <w:color w:val="000000"/>
                <w:kern w:val="0"/>
                <w:sz w:val="22"/>
              </w:rPr>
            </w:pPr>
            <w:del w:id="1133" w:author="Zhao Chunjiang" w:date="2026-10-07T08:00:00Z">
              <w:r>
                <w:rPr>
                  <w:rFonts w:eastAsia="DengXian" w:cs="Times New Roman"/>
                  <w:color w:val="000000"/>
                  <w:kern w:val="0"/>
                  <w:sz w:val="22"/>
                </w:rPr>
                <w:delText>0.3</w:delText>
              </w:r>
            </w:del>
          </w:p>
        </w:tc>
        <w:tc>
          <w:tcPr>
            <w:tcW w:w="1857" w:type="pct"/>
            <w:tcBorders>
              <w:top w:val="nil"/>
              <w:left w:val="nil"/>
              <w:bottom w:val="nil"/>
              <w:right w:val="nil"/>
            </w:tcBorders>
            <w:noWrap/>
            <w:vAlign w:val="center"/>
            <w:hideMark/>
          </w:tcPr>
          <w:p w14:paraId="1D96F56D" w14:textId="77777777" w:rsidR="00181D6E" w:rsidRPr="00B830A4" w:rsidRDefault="00181D6E" w:rsidP="00672DF2">
            <w:pPr>
              <w:widowControl/>
              <w:jc w:val="center"/>
              <w:rPr>
                <w:del w:id="1134" w:author="Zhao Chunjiang" w:date="2026-10-07T08:00:00Z"/>
                <w:rFonts w:eastAsia="DengXian" w:cs="Times New Roman"/>
                <w:color w:val="000000"/>
                <w:kern w:val="0"/>
                <w:sz w:val="22"/>
              </w:rPr>
            </w:pPr>
            <w:del w:id="1135" w:author="Zhao Chunjiang" w:date="2026-10-07T08:00:00Z">
              <w:r>
                <w:rPr>
                  <w:rFonts w:eastAsia="DengXian" w:cs="Times New Roman"/>
                  <w:color w:val="000000"/>
                  <w:kern w:val="0"/>
                  <w:sz w:val="22"/>
                </w:rPr>
                <w:delText>8 (2)</w:delText>
              </w:r>
            </w:del>
          </w:p>
        </w:tc>
        <w:tc>
          <w:tcPr>
            <w:tcW w:w="815" w:type="pct"/>
            <w:tcBorders>
              <w:top w:val="nil"/>
              <w:left w:val="nil"/>
              <w:bottom w:val="nil"/>
              <w:right w:val="nil"/>
            </w:tcBorders>
            <w:noWrap/>
            <w:vAlign w:val="center"/>
            <w:hideMark/>
          </w:tcPr>
          <w:p w14:paraId="43522114" w14:textId="77777777" w:rsidR="00181D6E" w:rsidRPr="00B830A4" w:rsidRDefault="00181D6E" w:rsidP="00672DF2">
            <w:pPr>
              <w:widowControl/>
              <w:jc w:val="center"/>
              <w:rPr>
                <w:del w:id="1136" w:author="Zhao Chunjiang" w:date="2026-10-07T08:00:00Z"/>
                <w:rFonts w:eastAsia="DengXian" w:cs="Times New Roman"/>
                <w:color w:val="000000"/>
                <w:kern w:val="0"/>
                <w:sz w:val="22"/>
              </w:rPr>
            </w:pPr>
          </w:p>
        </w:tc>
      </w:tr>
      <w:tr w:rsidR="00181D6E" w:rsidRPr="00B830A4" w14:paraId="49133D5B" w14:textId="77777777" w:rsidTr="00AE6C50">
        <w:trPr>
          <w:trHeight w:val="285"/>
          <w:del w:id="1137" w:author="Zhao Chunjiang" w:date="2026-10-07T08:00:00Z"/>
        </w:trPr>
        <w:tc>
          <w:tcPr>
            <w:tcW w:w="981" w:type="pct"/>
            <w:tcBorders>
              <w:top w:val="nil"/>
              <w:left w:val="nil"/>
              <w:bottom w:val="nil"/>
              <w:right w:val="nil"/>
            </w:tcBorders>
            <w:noWrap/>
            <w:vAlign w:val="center"/>
            <w:hideMark/>
          </w:tcPr>
          <w:p w14:paraId="644C7939" w14:textId="77777777" w:rsidR="00181D6E" w:rsidRPr="00B830A4" w:rsidRDefault="00181D6E" w:rsidP="00672DF2">
            <w:pPr>
              <w:widowControl/>
              <w:jc w:val="center"/>
              <w:rPr>
                <w:del w:id="1138" w:author="Zhao Chunjiang" w:date="2026-10-07T08:00:00Z"/>
                <w:rFonts w:eastAsia="DengXian" w:cs="Times New Roman"/>
                <w:color w:val="000000"/>
                <w:kern w:val="0"/>
                <w:sz w:val="22"/>
              </w:rPr>
            </w:pPr>
            <w:del w:id="1139" w:author="Zhao Chunjiang" w:date="2026-10-07T08:00:00Z">
              <w:r>
                <w:rPr>
                  <w:rFonts w:eastAsia="DengXian" w:cs="Times New Roman"/>
                  <w:color w:val="000000"/>
                  <w:kern w:val="0"/>
                  <w:sz w:val="22"/>
                </w:rPr>
                <w:delText>1</w:delText>
              </w:r>
            </w:del>
          </w:p>
        </w:tc>
        <w:tc>
          <w:tcPr>
            <w:tcW w:w="596" w:type="pct"/>
            <w:tcBorders>
              <w:top w:val="nil"/>
              <w:left w:val="nil"/>
              <w:bottom w:val="nil"/>
              <w:right w:val="nil"/>
            </w:tcBorders>
            <w:noWrap/>
            <w:vAlign w:val="center"/>
            <w:hideMark/>
          </w:tcPr>
          <w:p w14:paraId="64D37438" w14:textId="77777777" w:rsidR="00181D6E" w:rsidRPr="00B830A4" w:rsidRDefault="00181D6E" w:rsidP="00672DF2">
            <w:pPr>
              <w:widowControl/>
              <w:jc w:val="center"/>
              <w:rPr>
                <w:del w:id="1140" w:author="Zhao Chunjiang" w:date="2026-10-07T08:00:00Z"/>
                <w:rFonts w:eastAsia="DengXian" w:cs="Times New Roman"/>
                <w:color w:val="000000"/>
                <w:kern w:val="0"/>
                <w:sz w:val="22"/>
              </w:rPr>
            </w:pPr>
            <w:del w:id="1141"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1F1E737E" w14:textId="77777777" w:rsidR="00181D6E" w:rsidRPr="00B830A4" w:rsidRDefault="00181D6E" w:rsidP="00672DF2">
            <w:pPr>
              <w:widowControl/>
              <w:jc w:val="center"/>
              <w:rPr>
                <w:del w:id="1142" w:author="Zhao Chunjiang" w:date="2026-10-07T08:00:00Z"/>
                <w:rFonts w:eastAsia="DengXian" w:cs="Times New Roman"/>
                <w:color w:val="000000"/>
                <w:kern w:val="0"/>
                <w:sz w:val="22"/>
              </w:rPr>
            </w:pPr>
            <w:del w:id="1143"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6E4178DF" w14:textId="77777777" w:rsidR="00181D6E" w:rsidRPr="00B830A4" w:rsidRDefault="00181D6E" w:rsidP="00672DF2">
            <w:pPr>
              <w:widowControl/>
              <w:jc w:val="center"/>
              <w:rPr>
                <w:del w:id="1144" w:author="Zhao Chunjiang" w:date="2026-10-07T08:00:00Z"/>
                <w:rFonts w:eastAsia="DengXian" w:cs="Times New Roman"/>
                <w:color w:val="000000"/>
                <w:kern w:val="0"/>
                <w:sz w:val="22"/>
              </w:rPr>
            </w:pPr>
            <w:del w:id="1145" w:author="Zhao Chunjiang" w:date="2026-10-07T08:00:00Z">
              <w:r>
                <w:rPr>
                  <w:rFonts w:eastAsia="DengXian" w:cs="Times New Roman"/>
                  <w:color w:val="000000"/>
                  <w:kern w:val="0"/>
                  <w:sz w:val="22"/>
                </w:rPr>
                <w:delText>1 (1)</w:delText>
              </w:r>
            </w:del>
          </w:p>
        </w:tc>
        <w:tc>
          <w:tcPr>
            <w:tcW w:w="815" w:type="pct"/>
            <w:tcBorders>
              <w:top w:val="nil"/>
              <w:left w:val="nil"/>
              <w:bottom w:val="nil"/>
              <w:right w:val="nil"/>
            </w:tcBorders>
            <w:noWrap/>
            <w:vAlign w:val="center"/>
            <w:hideMark/>
          </w:tcPr>
          <w:p w14:paraId="60C6E385" w14:textId="77777777" w:rsidR="00181D6E" w:rsidRPr="00B830A4" w:rsidRDefault="00181D6E" w:rsidP="00672DF2">
            <w:pPr>
              <w:widowControl/>
              <w:jc w:val="center"/>
              <w:rPr>
                <w:del w:id="1146" w:author="Zhao Chunjiang" w:date="2026-10-07T08:00:00Z"/>
                <w:rFonts w:eastAsia="DengXian" w:cs="Times New Roman"/>
                <w:color w:val="000000"/>
                <w:kern w:val="0"/>
                <w:sz w:val="22"/>
              </w:rPr>
            </w:pPr>
          </w:p>
        </w:tc>
      </w:tr>
      <w:tr w:rsidR="00181D6E" w:rsidRPr="00B830A4" w14:paraId="680821DB" w14:textId="77777777" w:rsidTr="00AE6C50">
        <w:trPr>
          <w:trHeight w:val="285"/>
          <w:del w:id="1147" w:author="Zhao Chunjiang" w:date="2026-10-07T08:00:00Z"/>
        </w:trPr>
        <w:tc>
          <w:tcPr>
            <w:tcW w:w="981" w:type="pct"/>
            <w:tcBorders>
              <w:top w:val="nil"/>
              <w:left w:val="nil"/>
              <w:bottom w:val="nil"/>
              <w:right w:val="nil"/>
            </w:tcBorders>
            <w:noWrap/>
            <w:vAlign w:val="center"/>
            <w:hideMark/>
          </w:tcPr>
          <w:p w14:paraId="0225B650" w14:textId="77777777" w:rsidR="00181D6E" w:rsidRPr="00B830A4" w:rsidRDefault="00181D6E" w:rsidP="00672DF2">
            <w:pPr>
              <w:widowControl/>
              <w:jc w:val="center"/>
              <w:rPr>
                <w:del w:id="1148" w:author="Zhao Chunjiang" w:date="2026-10-07T08:00:00Z"/>
                <w:rFonts w:eastAsia="DengXian" w:cs="Times New Roman"/>
                <w:color w:val="000000"/>
                <w:kern w:val="0"/>
                <w:sz w:val="22"/>
              </w:rPr>
            </w:pPr>
            <w:del w:id="1149" w:author="Zhao Chunjiang" w:date="2026-10-07T08:00:00Z">
              <w:r>
                <w:rPr>
                  <w:rFonts w:eastAsia="DengXian" w:cs="Times New Roman"/>
                  <w:color w:val="000000"/>
                  <w:kern w:val="0"/>
                  <w:sz w:val="22"/>
                </w:rPr>
                <w:delText>10B</w:delText>
              </w:r>
            </w:del>
          </w:p>
        </w:tc>
        <w:tc>
          <w:tcPr>
            <w:tcW w:w="596" w:type="pct"/>
            <w:tcBorders>
              <w:top w:val="nil"/>
              <w:left w:val="nil"/>
              <w:bottom w:val="nil"/>
              <w:right w:val="nil"/>
            </w:tcBorders>
            <w:noWrap/>
            <w:vAlign w:val="center"/>
            <w:hideMark/>
          </w:tcPr>
          <w:p w14:paraId="7BCFBDE7" w14:textId="77777777" w:rsidR="00181D6E" w:rsidRPr="00B830A4" w:rsidRDefault="00181D6E" w:rsidP="00672DF2">
            <w:pPr>
              <w:widowControl/>
              <w:jc w:val="center"/>
              <w:rPr>
                <w:del w:id="1150" w:author="Zhao Chunjiang" w:date="2026-10-07T08:00:00Z"/>
                <w:rFonts w:eastAsia="DengXian" w:cs="Times New Roman"/>
                <w:color w:val="000000"/>
                <w:kern w:val="0"/>
                <w:sz w:val="22"/>
              </w:rPr>
            </w:pPr>
            <w:del w:id="1151"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6BB53284" w14:textId="77777777" w:rsidR="00181D6E" w:rsidRPr="00B830A4" w:rsidRDefault="00181D6E" w:rsidP="00672DF2">
            <w:pPr>
              <w:widowControl/>
              <w:jc w:val="center"/>
              <w:rPr>
                <w:del w:id="1152" w:author="Zhao Chunjiang" w:date="2026-10-07T08:00:00Z"/>
                <w:rFonts w:eastAsia="DengXian" w:cs="Times New Roman"/>
                <w:color w:val="000000"/>
                <w:kern w:val="0"/>
                <w:sz w:val="22"/>
              </w:rPr>
            </w:pPr>
            <w:del w:id="1153"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215FDC6E" w14:textId="77777777" w:rsidR="00181D6E" w:rsidRPr="00B830A4" w:rsidRDefault="00181D6E" w:rsidP="00672DF2">
            <w:pPr>
              <w:widowControl/>
              <w:jc w:val="center"/>
              <w:rPr>
                <w:del w:id="1154" w:author="Zhao Chunjiang" w:date="2026-10-07T08:00:00Z"/>
                <w:rFonts w:eastAsia="DengXian" w:cs="Times New Roman"/>
                <w:color w:val="000000"/>
                <w:kern w:val="0"/>
                <w:sz w:val="22"/>
              </w:rPr>
            </w:pPr>
            <w:del w:id="1155" w:author="Zhao Chunjiang" w:date="2026-10-07T08:00:00Z">
              <w:r>
                <w:rPr>
                  <w:rFonts w:eastAsia="DengXian" w:cs="Times New Roman"/>
                  <w:color w:val="000000"/>
                  <w:kern w:val="0"/>
                  <w:sz w:val="22"/>
                </w:rPr>
                <w:delText>10B (1)</w:delText>
              </w:r>
            </w:del>
          </w:p>
        </w:tc>
        <w:tc>
          <w:tcPr>
            <w:tcW w:w="815" w:type="pct"/>
            <w:tcBorders>
              <w:top w:val="nil"/>
              <w:left w:val="nil"/>
              <w:bottom w:val="nil"/>
              <w:right w:val="nil"/>
            </w:tcBorders>
            <w:noWrap/>
            <w:vAlign w:val="center"/>
            <w:hideMark/>
          </w:tcPr>
          <w:p w14:paraId="75981FC8" w14:textId="77777777" w:rsidR="00181D6E" w:rsidRPr="00B830A4" w:rsidRDefault="00181D6E" w:rsidP="00672DF2">
            <w:pPr>
              <w:widowControl/>
              <w:jc w:val="center"/>
              <w:rPr>
                <w:del w:id="1156" w:author="Zhao Chunjiang" w:date="2026-10-07T08:00:00Z"/>
                <w:rFonts w:eastAsia="DengXian" w:cs="Times New Roman"/>
                <w:color w:val="000000"/>
                <w:kern w:val="0"/>
                <w:sz w:val="22"/>
              </w:rPr>
            </w:pPr>
          </w:p>
        </w:tc>
      </w:tr>
      <w:tr w:rsidR="00181D6E" w:rsidRPr="00B830A4" w14:paraId="196F2B36" w14:textId="77777777" w:rsidTr="00AE6C50">
        <w:trPr>
          <w:trHeight w:val="285"/>
          <w:del w:id="1157" w:author="Zhao Chunjiang" w:date="2026-10-07T08:00:00Z"/>
        </w:trPr>
        <w:tc>
          <w:tcPr>
            <w:tcW w:w="981" w:type="pct"/>
            <w:tcBorders>
              <w:top w:val="nil"/>
              <w:left w:val="nil"/>
              <w:bottom w:val="nil"/>
              <w:right w:val="nil"/>
            </w:tcBorders>
            <w:noWrap/>
            <w:vAlign w:val="center"/>
            <w:hideMark/>
          </w:tcPr>
          <w:p w14:paraId="1B07C579" w14:textId="77777777" w:rsidR="00181D6E" w:rsidRPr="00B830A4" w:rsidRDefault="00181D6E" w:rsidP="00672DF2">
            <w:pPr>
              <w:widowControl/>
              <w:jc w:val="center"/>
              <w:rPr>
                <w:del w:id="1158" w:author="Zhao Chunjiang" w:date="2026-10-07T08:00:00Z"/>
                <w:rFonts w:eastAsia="DengXian" w:cs="Times New Roman"/>
                <w:color w:val="000000"/>
                <w:kern w:val="0"/>
                <w:sz w:val="22"/>
              </w:rPr>
            </w:pPr>
            <w:del w:id="1159" w:author="Zhao Chunjiang" w:date="2026-10-07T08:00:00Z">
              <w:r>
                <w:rPr>
                  <w:rFonts w:eastAsia="DengXian" w:cs="Times New Roman"/>
                  <w:color w:val="000000"/>
                  <w:kern w:val="0"/>
                  <w:sz w:val="22"/>
                </w:rPr>
                <w:delText>11F</w:delText>
              </w:r>
            </w:del>
          </w:p>
        </w:tc>
        <w:tc>
          <w:tcPr>
            <w:tcW w:w="596" w:type="pct"/>
            <w:tcBorders>
              <w:top w:val="nil"/>
              <w:left w:val="nil"/>
              <w:bottom w:val="nil"/>
              <w:right w:val="nil"/>
            </w:tcBorders>
            <w:noWrap/>
            <w:vAlign w:val="center"/>
            <w:hideMark/>
          </w:tcPr>
          <w:p w14:paraId="142F708D" w14:textId="77777777" w:rsidR="00181D6E" w:rsidRPr="00B830A4" w:rsidRDefault="00181D6E" w:rsidP="00672DF2">
            <w:pPr>
              <w:widowControl/>
              <w:jc w:val="center"/>
              <w:rPr>
                <w:del w:id="1160" w:author="Zhao Chunjiang" w:date="2026-10-07T08:00:00Z"/>
                <w:rFonts w:eastAsia="DengXian" w:cs="Times New Roman"/>
                <w:color w:val="000000"/>
                <w:kern w:val="0"/>
                <w:sz w:val="22"/>
              </w:rPr>
            </w:pPr>
            <w:del w:id="1161"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7AFD9089" w14:textId="77777777" w:rsidR="00181D6E" w:rsidRPr="00B830A4" w:rsidRDefault="00181D6E" w:rsidP="00672DF2">
            <w:pPr>
              <w:widowControl/>
              <w:jc w:val="center"/>
              <w:rPr>
                <w:del w:id="1162" w:author="Zhao Chunjiang" w:date="2026-10-07T08:00:00Z"/>
                <w:rFonts w:eastAsia="DengXian" w:cs="Times New Roman"/>
                <w:color w:val="000000"/>
                <w:kern w:val="0"/>
                <w:sz w:val="22"/>
              </w:rPr>
            </w:pPr>
            <w:del w:id="1163"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6C9EC443" w14:textId="77777777" w:rsidR="00181D6E" w:rsidRPr="00B830A4" w:rsidRDefault="00181D6E" w:rsidP="00672DF2">
            <w:pPr>
              <w:widowControl/>
              <w:jc w:val="center"/>
              <w:rPr>
                <w:del w:id="1164" w:author="Zhao Chunjiang" w:date="2026-10-07T08:00:00Z"/>
                <w:rFonts w:eastAsia="DengXian" w:cs="Times New Roman"/>
                <w:color w:val="000000"/>
                <w:kern w:val="0"/>
                <w:sz w:val="22"/>
              </w:rPr>
            </w:pPr>
            <w:del w:id="1165" w:author="Zhao Chunjiang" w:date="2026-10-07T08:00:00Z">
              <w:r>
                <w:rPr>
                  <w:rFonts w:eastAsia="DengXian" w:cs="Times New Roman"/>
                  <w:color w:val="000000"/>
                  <w:kern w:val="0"/>
                  <w:sz w:val="22"/>
                </w:rPr>
                <w:delText>11A (1)</w:delText>
              </w:r>
            </w:del>
          </w:p>
        </w:tc>
        <w:tc>
          <w:tcPr>
            <w:tcW w:w="815" w:type="pct"/>
            <w:tcBorders>
              <w:top w:val="nil"/>
              <w:left w:val="nil"/>
              <w:bottom w:val="nil"/>
              <w:right w:val="nil"/>
            </w:tcBorders>
            <w:noWrap/>
            <w:vAlign w:val="center"/>
            <w:hideMark/>
          </w:tcPr>
          <w:p w14:paraId="21DC3F25" w14:textId="77777777" w:rsidR="00181D6E" w:rsidRPr="00B830A4" w:rsidRDefault="00181D6E" w:rsidP="00672DF2">
            <w:pPr>
              <w:widowControl/>
              <w:jc w:val="center"/>
              <w:rPr>
                <w:del w:id="1166" w:author="Zhao Chunjiang" w:date="2026-10-07T08:00:00Z"/>
                <w:rFonts w:eastAsia="DengXian" w:cs="Times New Roman"/>
                <w:color w:val="000000"/>
                <w:kern w:val="0"/>
                <w:sz w:val="22"/>
              </w:rPr>
            </w:pPr>
            <w:del w:id="1167" w:author="Zhao Chunjiang" w:date="2026-10-07T08:00:00Z">
              <w:r>
                <w:rPr>
                  <w:rFonts w:eastAsia="DengXian" w:cs="Times New Roman"/>
                  <w:color w:val="000000"/>
                  <w:kern w:val="0"/>
                  <w:sz w:val="22"/>
                </w:rPr>
                <w:delText>1</w:delText>
              </w:r>
            </w:del>
          </w:p>
        </w:tc>
      </w:tr>
      <w:tr w:rsidR="00181D6E" w:rsidRPr="00B830A4" w14:paraId="74605B58" w14:textId="77777777" w:rsidTr="00AE6C50">
        <w:trPr>
          <w:trHeight w:val="285"/>
          <w:del w:id="1168" w:author="Zhao Chunjiang" w:date="2026-10-07T08:00:00Z"/>
        </w:trPr>
        <w:tc>
          <w:tcPr>
            <w:tcW w:w="981" w:type="pct"/>
            <w:tcBorders>
              <w:top w:val="nil"/>
              <w:left w:val="nil"/>
              <w:bottom w:val="nil"/>
              <w:right w:val="nil"/>
            </w:tcBorders>
            <w:noWrap/>
            <w:vAlign w:val="center"/>
            <w:hideMark/>
          </w:tcPr>
          <w:p w14:paraId="58D97601" w14:textId="77777777" w:rsidR="00181D6E" w:rsidRPr="00B830A4" w:rsidRDefault="00181D6E" w:rsidP="00672DF2">
            <w:pPr>
              <w:widowControl/>
              <w:jc w:val="center"/>
              <w:rPr>
                <w:del w:id="1169" w:author="Zhao Chunjiang" w:date="2026-10-07T08:00:00Z"/>
                <w:rFonts w:eastAsia="DengXian" w:cs="Times New Roman"/>
                <w:color w:val="000000"/>
                <w:kern w:val="0"/>
                <w:sz w:val="22"/>
              </w:rPr>
            </w:pPr>
            <w:del w:id="1170" w:author="Zhao Chunjiang" w:date="2026-10-07T08:00:00Z">
              <w:r>
                <w:rPr>
                  <w:rFonts w:eastAsia="DengXian" w:cs="Times New Roman"/>
                  <w:color w:val="000000"/>
                  <w:kern w:val="0"/>
                  <w:sz w:val="22"/>
                </w:rPr>
                <w:delText>22</w:delText>
              </w:r>
            </w:del>
          </w:p>
        </w:tc>
        <w:tc>
          <w:tcPr>
            <w:tcW w:w="596" w:type="pct"/>
            <w:tcBorders>
              <w:top w:val="nil"/>
              <w:left w:val="nil"/>
              <w:bottom w:val="nil"/>
              <w:right w:val="nil"/>
            </w:tcBorders>
            <w:noWrap/>
            <w:vAlign w:val="center"/>
            <w:hideMark/>
          </w:tcPr>
          <w:p w14:paraId="2990F7D4" w14:textId="77777777" w:rsidR="00181D6E" w:rsidRPr="00B830A4" w:rsidRDefault="00181D6E" w:rsidP="00672DF2">
            <w:pPr>
              <w:widowControl/>
              <w:jc w:val="center"/>
              <w:rPr>
                <w:del w:id="1171" w:author="Zhao Chunjiang" w:date="2026-10-07T08:00:00Z"/>
                <w:rFonts w:eastAsia="DengXian" w:cs="Times New Roman"/>
                <w:color w:val="000000"/>
                <w:kern w:val="0"/>
                <w:sz w:val="22"/>
              </w:rPr>
            </w:pPr>
            <w:del w:id="1172"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39805655" w14:textId="77777777" w:rsidR="00181D6E" w:rsidRPr="00B830A4" w:rsidRDefault="00181D6E" w:rsidP="00672DF2">
            <w:pPr>
              <w:widowControl/>
              <w:jc w:val="center"/>
              <w:rPr>
                <w:del w:id="1173" w:author="Zhao Chunjiang" w:date="2026-10-07T08:00:00Z"/>
                <w:rFonts w:eastAsia="DengXian" w:cs="Times New Roman"/>
                <w:color w:val="000000"/>
                <w:kern w:val="0"/>
                <w:sz w:val="22"/>
              </w:rPr>
            </w:pPr>
            <w:del w:id="1174"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0B7CDE50" w14:textId="77777777" w:rsidR="00181D6E" w:rsidRPr="00B830A4" w:rsidRDefault="00181D6E" w:rsidP="00672DF2">
            <w:pPr>
              <w:widowControl/>
              <w:jc w:val="center"/>
              <w:rPr>
                <w:del w:id="1175" w:author="Zhao Chunjiang" w:date="2026-10-07T08:00:00Z"/>
                <w:rFonts w:eastAsia="DengXian" w:cs="Times New Roman"/>
                <w:color w:val="000000"/>
                <w:kern w:val="0"/>
                <w:sz w:val="22"/>
              </w:rPr>
            </w:pPr>
            <w:del w:id="1176" w:author="Zhao Chunjiang" w:date="2026-10-07T08:00:00Z">
              <w:r>
                <w:rPr>
                  <w:rFonts w:eastAsia="DengXian" w:cs="Times New Roman"/>
                  <w:color w:val="000000"/>
                  <w:kern w:val="0"/>
                  <w:sz w:val="22"/>
                </w:rPr>
                <w:delText>22 (1)</w:delText>
              </w:r>
            </w:del>
          </w:p>
        </w:tc>
        <w:tc>
          <w:tcPr>
            <w:tcW w:w="815" w:type="pct"/>
            <w:tcBorders>
              <w:top w:val="nil"/>
              <w:left w:val="nil"/>
              <w:bottom w:val="nil"/>
              <w:right w:val="nil"/>
            </w:tcBorders>
            <w:noWrap/>
            <w:vAlign w:val="center"/>
            <w:hideMark/>
          </w:tcPr>
          <w:p w14:paraId="506957F6" w14:textId="77777777" w:rsidR="00181D6E" w:rsidRPr="00B830A4" w:rsidRDefault="00181D6E" w:rsidP="00672DF2">
            <w:pPr>
              <w:widowControl/>
              <w:jc w:val="center"/>
              <w:rPr>
                <w:del w:id="1177" w:author="Zhao Chunjiang" w:date="2026-10-07T08:00:00Z"/>
                <w:rFonts w:eastAsia="DengXian" w:cs="Times New Roman"/>
                <w:color w:val="000000"/>
                <w:kern w:val="0"/>
                <w:sz w:val="22"/>
              </w:rPr>
            </w:pPr>
          </w:p>
        </w:tc>
      </w:tr>
      <w:tr w:rsidR="00181D6E" w:rsidRPr="00B830A4" w14:paraId="6572B243" w14:textId="77777777" w:rsidTr="00AE6C50">
        <w:trPr>
          <w:trHeight w:val="285"/>
          <w:del w:id="1178" w:author="Zhao Chunjiang" w:date="2026-10-07T08:00:00Z"/>
        </w:trPr>
        <w:tc>
          <w:tcPr>
            <w:tcW w:w="981" w:type="pct"/>
            <w:tcBorders>
              <w:top w:val="nil"/>
              <w:left w:val="nil"/>
              <w:bottom w:val="nil"/>
              <w:right w:val="nil"/>
            </w:tcBorders>
            <w:noWrap/>
            <w:vAlign w:val="center"/>
            <w:hideMark/>
          </w:tcPr>
          <w:p w14:paraId="2F9D3D26" w14:textId="77777777" w:rsidR="00181D6E" w:rsidRPr="00B830A4" w:rsidRDefault="00181D6E" w:rsidP="00672DF2">
            <w:pPr>
              <w:widowControl/>
              <w:jc w:val="center"/>
              <w:rPr>
                <w:del w:id="1179" w:author="Zhao Chunjiang" w:date="2026-10-07T08:00:00Z"/>
                <w:rFonts w:eastAsia="DengXian" w:cs="Times New Roman"/>
                <w:color w:val="000000"/>
                <w:kern w:val="0"/>
                <w:sz w:val="22"/>
              </w:rPr>
            </w:pPr>
            <w:del w:id="1180" w:author="Zhao Chunjiang" w:date="2026-10-07T08:00:00Z">
              <w:r>
                <w:rPr>
                  <w:rFonts w:eastAsia="DengXian" w:cs="Times New Roman"/>
                  <w:color w:val="000000"/>
                  <w:kern w:val="0"/>
                  <w:sz w:val="22"/>
                </w:rPr>
                <w:delText>24F</w:delText>
              </w:r>
            </w:del>
          </w:p>
        </w:tc>
        <w:tc>
          <w:tcPr>
            <w:tcW w:w="596" w:type="pct"/>
            <w:tcBorders>
              <w:top w:val="nil"/>
              <w:left w:val="nil"/>
              <w:bottom w:val="nil"/>
              <w:right w:val="nil"/>
            </w:tcBorders>
            <w:noWrap/>
            <w:vAlign w:val="center"/>
            <w:hideMark/>
          </w:tcPr>
          <w:p w14:paraId="3E3FB026" w14:textId="77777777" w:rsidR="00181D6E" w:rsidRPr="00B830A4" w:rsidRDefault="00181D6E" w:rsidP="00672DF2">
            <w:pPr>
              <w:widowControl/>
              <w:jc w:val="center"/>
              <w:rPr>
                <w:del w:id="1181" w:author="Zhao Chunjiang" w:date="2026-10-07T08:00:00Z"/>
                <w:rFonts w:eastAsia="DengXian" w:cs="Times New Roman"/>
                <w:color w:val="000000"/>
                <w:kern w:val="0"/>
                <w:sz w:val="22"/>
              </w:rPr>
            </w:pPr>
            <w:del w:id="1182"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2C557760" w14:textId="77777777" w:rsidR="00181D6E" w:rsidRPr="00B830A4" w:rsidRDefault="00181D6E" w:rsidP="00672DF2">
            <w:pPr>
              <w:widowControl/>
              <w:jc w:val="center"/>
              <w:rPr>
                <w:del w:id="1183" w:author="Zhao Chunjiang" w:date="2026-10-07T08:00:00Z"/>
                <w:rFonts w:eastAsia="DengXian" w:cs="Times New Roman"/>
                <w:color w:val="000000"/>
                <w:kern w:val="0"/>
                <w:sz w:val="22"/>
              </w:rPr>
            </w:pPr>
            <w:del w:id="1184"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65D161FC" w14:textId="77777777" w:rsidR="00181D6E" w:rsidRPr="00B830A4" w:rsidRDefault="00181D6E" w:rsidP="00672DF2">
            <w:pPr>
              <w:widowControl/>
              <w:jc w:val="center"/>
              <w:rPr>
                <w:del w:id="1185" w:author="Zhao Chunjiang" w:date="2026-10-07T08:00:00Z"/>
                <w:rFonts w:eastAsia="DengXian" w:cs="Times New Roman"/>
                <w:color w:val="000000"/>
                <w:kern w:val="0"/>
                <w:sz w:val="22"/>
              </w:rPr>
            </w:pPr>
            <w:del w:id="1186" w:author="Zhao Chunjiang" w:date="2026-10-07T08:00:00Z">
              <w:r>
                <w:rPr>
                  <w:rFonts w:eastAsia="DengXian" w:cs="Times New Roman"/>
                  <w:color w:val="000000"/>
                  <w:kern w:val="0"/>
                  <w:sz w:val="22"/>
                </w:rPr>
                <w:delText>24F (1)</w:delText>
              </w:r>
            </w:del>
          </w:p>
        </w:tc>
        <w:tc>
          <w:tcPr>
            <w:tcW w:w="815" w:type="pct"/>
            <w:tcBorders>
              <w:top w:val="nil"/>
              <w:left w:val="nil"/>
              <w:bottom w:val="nil"/>
              <w:right w:val="nil"/>
            </w:tcBorders>
            <w:noWrap/>
            <w:vAlign w:val="center"/>
            <w:hideMark/>
          </w:tcPr>
          <w:p w14:paraId="2CA8DEA9" w14:textId="77777777" w:rsidR="00181D6E" w:rsidRPr="00B830A4" w:rsidRDefault="00181D6E" w:rsidP="00672DF2">
            <w:pPr>
              <w:widowControl/>
              <w:jc w:val="center"/>
              <w:rPr>
                <w:del w:id="1187" w:author="Zhao Chunjiang" w:date="2026-10-07T08:00:00Z"/>
                <w:rFonts w:eastAsia="DengXian" w:cs="Times New Roman"/>
                <w:color w:val="000000"/>
                <w:kern w:val="0"/>
                <w:sz w:val="22"/>
              </w:rPr>
            </w:pPr>
          </w:p>
        </w:tc>
      </w:tr>
      <w:tr w:rsidR="00181D6E" w:rsidRPr="00B830A4" w14:paraId="53BEDF3D" w14:textId="77777777" w:rsidTr="00AE6C50">
        <w:trPr>
          <w:trHeight w:val="285"/>
          <w:del w:id="1188" w:author="Zhao Chunjiang" w:date="2026-10-07T08:00:00Z"/>
        </w:trPr>
        <w:tc>
          <w:tcPr>
            <w:tcW w:w="981" w:type="pct"/>
            <w:tcBorders>
              <w:top w:val="nil"/>
              <w:left w:val="nil"/>
              <w:bottom w:val="nil"/>
              <w:right w:val="nil"/>
            </w:tcBorders>
            <w:noWrap/>
            <w:vAlign w:val="center"/>
            <w:hideMark/>
          </w:tcPr>
          <w:p w14:paraId="7C2DAF5E" w14:textId="77777777" w:rsidR="00181D6E" w:rsidRPr="00B830A4" w:rsidRDefault="00181D6E" w:rsidP="00672DF2">
            <w:pPr>
              <w:widowControl/>
              <w:jc w:val="center"/>
              <w:rPr>
                <w:del w:id="1189" w:author="Zhao Chunjiang" w:date="2026-10-07T08:00:00Z"/>
                <w:rFonts w:eastAsia="DengXian" w:cs="Times New Roman"/>
                <w:color w:val="000000"/>
                <w:kern w:val="0"/>
                <w:sz w:val="22"/>
              </w:rPr>
            </w:pPr>
            <w:del w:id="1190" w:author="Zhao Chunjiang" w:date="2026-10-07T08:00:00Z">
              <w:r>
                <w:rPr>
                  <w:rFonts w:eastAsia="DengXian" w:cs="Times New Roman"/>
                  <w:color w:val="000000"/>
                  <w:kern w:val="0"/>
                  <w:sz w:val="22"/>
                </w:rPr>
                <w:delText>25A</w:delText>
              </w:r>
            </w:del>
          </w:p>
        </w:tc>
        <w:tc>
          <w:tcPr>
            <w:tcW w:w="596" w:type="pct"/>
            <w:tcBorders>
              <w:top w:val="nil"/>
              <w:left w:val="nil"/>
              <w:bottom w:val="nil"/>
              <w:right w:val="nil"/>
            </w:tcBorders>
            <w:noWrap/>
            <w:vAlign w:val="center"/>
            <w:hideMark/>
          </w:tcPr>
          <w:p w14:paraId="7FADB316" w14:textId="77777777" w:rsidR="00181D6E" w:rsidRPr="00B830A4" w:rsidRDefault="00181D6E" w:rsidP="00672DF2">
            <w:pPr>
              <w:widowControl/>
              <w:jc w:val="center"/>
              <w:rPr>
                <w:del w:id="1191" w:author="Zhao Chunjiang" w:date="2026-10-07T08:00:00Z"/>
                <w:rFonts w:eastAsia="DengXian" w:cs="Times New Roman"/>
                <w:color w:val="000000"/>
                <w:kern w:val="0"/>
                <w:sz w:val="22"/>
              </w:rPr>
            </w:pPr>
            <w:del w:id="1192"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45BC62A1" w14:textId="77777777" w:rsidR="00181D6E" w:rsidRPr="00B830A4" w:rsidRDefault="00181D6E" w:rsidP="00672DF2">
            <w:pPr>
              <w:widowControl/>
              <w:jc w:val="center"/>
              <w:rPr>
                <w:del w:id="1193" w:author="Zhao Chunjiang" w:date="2026-10-07T08:00:00Z"/>
                <w:rFonts w:eastAsia="DengXian" w:cs="Times New Roman"/>
                <w:color w:val="000000"/>
                <w:kern w:val="0"/>
                <w:sz w:val="22"/>
              </w:rPr>
            </w:pPr>
            <w:del w:id="1194"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67209C45" w14:textId="77777777" w:rsidR="00181D6E" w:rsidRPr="00B830A4" w:rsidRDefault="00181D6E" w:rsidP="00672DF2">
            <w:pPr>
              <w:widowControl/>
              <w:jc w:val="center"/>
              <w:rPr>
                <w:del w:id="1195" w:author="Zhao Chunjiang" w:date="2026-10-07T08:00:00Z"/>
                <w:rFonts w:eastAsia="DengXian" w:cs="Times New Roman"/>
                <w:color w:val="000000"/>
                <w:kern w:val="0"/>
                <w:sz w:val="22"/>
              </w:rPr>
            </w:pPr>
            <w:del w:id="1196" w:author="Zhao Chunjiang" w:date="2026-10-07T08:00:00Z">
              <w:r>
                <w:rPr>
                  <w:rFonts w:eastAsia="DengXian" w:cs="Times New Roman"/>
                  <w:color w:val="000000"/>
                  <w:kern w:val="0"/>
                  <w:sz w:val="22"/>
                </w:rPr>
                <w:delText>25A (1)</w:delText>
              </w:r>
            </w:del>
          </w:p>
        </w:tc>
        <w:tc>
          <w:tcPr>
            <w:tcW w:w="815" w:type="pct"/>
            <w:tcBorders>
              <w:top w:val="nil"/>
              <w:left w:val="nil"/>
              <w:bottom w:val="nil"/>
              <w:right w:val="nil"/>
            </w:tcBorders>
            <w:noWrap/>
            <w:vAlign w:val="center"/>
            <w:hideMark/>
          </w:tcPr>
          <w:p w14:paraId="6917DE7A" w14:textId="77777777" w:rsidR="00181D6E" w:rsidRPr="00B830A4" w:rsidRDefault="00181D6E" w:rsidP="00672DF2">
            <w:pPr>
              <w:widowControl/>
              <w:jc w:val="center"/>
              <w:rPr>
                <w:del w:id="1197" w:author="Zhao Chunjiang" w:date="2026-10-07T08:00:00Z"/>
                <w:rFonts w:eastAsia="DengXian" w:cs="Times New Roman"/>
                <w:color w:val="000000"/>
                <w:kern w:val="0"/>
                <w:sz w:val="22"/>
              </w:rPr>
            </w:pPr>
          </w:p>
        </w:tc>
      </w:tr>
      <w:tr w:rsidR="00181D6E" w:rsidRPr="00B830A4" w14:paraId="1A5A13D3" w14:textId="77777777" w:rsidTr="00AE6C50">
        <w:trPr>
          <w:trHeight w:val="285"/>
          <w:del w:id="1198" w:author="Zhao Chunjiang" w:date="2026-10-07T08:00:00Z"/>
        </w:trPr>
        <w:tc>
          <w:tcPr>
            <w:tcW w:w="981" w:type="pct"/>
            <w:tcBorders>
              <w:top w:val="nil"/>
              <w:left w:val="nil"/>
              <w:bottom w:val="nil"/>
              <w:right w:val="nil"/>
            </w:tcBorders>
            <w:noWrap/>
            <w:vAlign w:val="center"/>
            <w:hideMark/>
          </w:tcPr>
          <w:p w14:paraId="5C86F6BC" w14:textId="77777777" w:rsidR="00181D6E" w:rsidRPr="00B830A4" w:rsidRDefault="00181D6E" w:rsidP="00672DF2">
            <w:pPr>
              <w:widowControl/>
              <w:jc w:val="center"/>
              <w:rPr>
                <w:del w:id="1199" w:author="Zhao Chunjiang" w:date="2026-10-07T08:00:00Z"/>
                <w:rFonts w:eastAsia="DengXian" w:cs="Times New Roman"/>
                <w:color w:val="000000"/>
                <w:kern w:val="0"/>
                <w:sz w:val="22"/>
              </w:rPr>
            </w:pPr>
            <w:del w:id="1200" w:author="Zhao Chunjiang" w:date="2026-10-07T08:00:00Z">
              <w:r>
                <w:rPr>
                  <w:rFonts w:eastAsia="DengXian" w:cs="Times New Roman"/>
                  <w:color w:val="000000"/>
                  <w:kern w:val="0"/>
                  <w:sz w:val="22"/>
                </w:rPr>
                <w:delText>25F</w:delText>
              </w:r>
            </w:del>
          </w:p>
        </w:tc>
        <w:tc>
          <w:tcPr>
            <w:tcW w:w="596" w:type="pct"/>
            <w:tcBorders>
              <w:top w:val="nil"/>
              <w:left w:val="nil"/>
              <w:bottom w:val="nil"/>
              <w:right w:val="nil"/>
            </w:tcBorders>
            <w:noWrap/>
            <w:vAlign w:val="center"/>
            <w:hideMark/>
          </w:tcPr>
          <w:p w14:paraId="40B46064" w14:textId="77777777" w:rsidR="00181D6E" w:rsidRPr="00B830A4" w:rsidRDefault="00181D6E" w:rsidP="00672DF2">
            <w:pPr>
              <w:widowControl/>
              <w:jc w:val="center"/>
              <w:rPr>
                <w:del w:id="1201" w:author="Zhao Chunjiang" w:date="2026-10-07T08:00:00Z"/>
                <w:rFonts w:eastAsia="DengXian" w:cs="Times New Roman"/>
                <w:color w:val="000000"/>
                <w:kern w:val="0"/>
                <w:sz w:val="22"/>
              </w:rPr>
            </w:pPr>
            <w:del w:id="1202"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62E2AADA" w14:textId="77777777" w:rsidR="00181D6E" w:rsidRPr="00B830A4" w:rsidRDefault="00181D6E" w:rsidP="00672DF2">
            <w:pPr>
              <w:widowControl/>
              <w:jc w:val="center"/>
              <w:rPr>
                <w:del w:id="1203" w:author="Zhao Chunjiang" w:date="2026-10-07T08:00:00Z"/>
                <w:rFonts w:eastAsia="DengXian" w:cs="Times New Roman"/>
                <w:color w:val="000000"/>
                <w:kern w:val="0"/>
                <w:sz w:val="22"/>
              </w:rPr>
            </w:pPr>
            <w:del w:id="1204"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2CC154D3" w14:textId="77777777" w:rsidR="00181D6E" w:rsidRPr="00B830A4" w:rsidRDefault="00181D6E" w:rsidP="00672DF2">
            <w:pPr>
              <w:widowControl/>
              <w:jc w:val="center"/>
              <w:rPr>
                <w:del w:id="1205" w:author="Zhao Chunjiang" w:date="2026-10-07T08:00:00Z"/>
                <w:rFonts w:eastAsia="DengXian" w:cs="Times New Roman"/>
                <w:color w:val="000000"/>
                <w:kern w:val="0"/>
                <w:sz w:val="22"/>
              </w:rPr>
            </w:pPr>
            <w:del w:id="1206" w:author="Zhao Chunjiang" w:date="2026-10-07T08:00:00Z">
              <w:r>
                <w:rPr>
                  <w:rFonts w:eastAsia="DengXian" w:cs="Times New Roman"/>
                  <w:color w:val="000000"/>
                  <w:kern w:val="0"/>
                  <w:sz w:val="22"/>
                </w:rPr>
                <w:delText>25F (1)</w:delText>
              </w:r>
            </w:del>
          </w:p>
        </w:tc>
        <w:tc>
          <w:tcPr>
            <w:tcW w:w="815" w:type="pct"/>
            <w:tcBorders>
              <w:top w:val="nil"/>
              <w:left w:val="nil"/>
              <w:bottom w:val="nil"/>
              <w:right w:val="nil"/>
            </w:tcBorders>
            <w:noWrap/>
            <w:vAlign w:val="center"/>
            <w:hideMark/>
          </w:tcPr>
          <w:p w14:paraId="0FDFDE26" w14:textId="77777777" w:rsidR="00181D6E" w:rsidRPr="00B830A4" w:rsidRDefault="00181D6E" w:rsidP="00672DF2">
            <w:pPr>
              <w:widowControl/>
              <w:jc w:val="center"/>
              <w:rPr>
                <w:del w:id="1207" w:author="Zhao Chunjiang" w:date="2026-10-07T08:00:00Z"/>
                <w:rFonts w:eastAsia="DengXian" w:cs="Times New Roman"/>
                <w:color w:val="000000"/>
                <w:kern w:val="0"/>
                <w:sz w:val="22"/>
              </w:rPr>
            </w:pPr>
          </w:p>
        </w:tc>
      </w:tr>
      <w:tr w:rsidR="00181D6E" w:rsidRPr="00B830A4" w14:paraId="736E33E2" w14:textId="77777777" w:rsidTr="00AE6C50">
        <w:trPr>
          <w:trHeight w:val="285"/>
          <w:del w:id="1208" w:author="Zhao Chunjiang" w:date="2026-10-07T08:00:00Z"/>
        </w:trPr>
        <w:tc>
          <w:tcPr>
            <w:tcW w:w="981" w:type="pct"/>
            <w:tcBorders>
              <w:top w:val="nil"/>
              <w:left w:val="nil"/>
              <w:bottom w:val="nil"/>
              <w:right w:val="nil"/>
            </w:tcBorders>
            <w:noWrap/>
            <w:vAlign w:val="center"/>
            <w:hideMark/>
          </w:tcPr>
          <w:p w14:paraId="0CB74C17" w14:textId="77777777" w:rsidR="00181D6E" w:rsidRPr="00B830A4" w:rsidRDefault="00181D6E" w:rsidP="00672DF2">
            <w:pPr>
              <w:widowControl/>
              <w:jc w:val="center"/>
              <w:rPr>
                <w:del w:id="1209" w:author="Zhao Chunjiang" w:date="2026-10-07T08:00:00Z"/>
                <w:rFonts w:eastAsia="DengXian" w:cs="Times New Roman"/>
                <w:color w:val="000000"/>
                <w:kern w:val="0"/>
                <w:sz w:val="22"/>
              </w:rPr>
            </w:pPr>
            <w:del w:id="1210" w:author="Zhao Chunjiang" w:date="2026-10-07T08:00:00Z">
              <w:r>
                <w:rPr>
                  <w:rFonts w:eastAsia="DengXian" w:cs="Times New Roman"/>
                  <w:color w:val="000000"/>
                  <w:kern w:val="0"/>
                  <w:sz w:val="22"/>
                </w:rPr>
                <w:delText>33</w:delText>
              </w:r>
            </w:del>
          </w:p>
        </w:tc>
        <w:tc>
          <w:tcPr>
            <w:tcW w:w="596" w:type="pct"/>
            <w:tcBorders>
              <w:top w:val="nil"/>
              <w:left w:val="nil"/>
              <w:bottom w:val="nil"/>
              <w:right w:val="nil"/>
            </w:tcBorders>
            <w:noWrap/>
            <w:vAlign w:val="center"/>
            <w:hideMark/>
          </w:tcPr>
          <w:p w14:paraId="6EEEB7F0" w14:textId="77777777" w:rsidR="00181D6E" w:rsidRPr="00B830A4" w:rsidRDefault="00181D6E" w:rsidP="00672DF2">
            <w:pPr>
              <w:widowControl/>
              <w:jc w:val="center"/>
              <w:rPr>
                <w:del w:id="1211" w:author="Zhao Chunjiang" w:date="2026-10-07T08:00:00Z"/>
                <w:rFonts w:eastAsia="DengXian" w:cs="Times New Roman"/>
                <w:color w:val="000000"/>
                <w:kern w:val="0"/>
                <w:sz w:val="22"/>
              </w:rPr>
            </w:pPr>
            <w:del w:id="1212"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57136B1F" w14:textId="77777777" w:rsidR="00181D6E" w:rsidRPr="00B830A4" w:rsidRDefault="00181D6E" w:rsidP="00672DF2">
            <w:pPr>
              <w:widowControl/>
              <w:jc w:val="center"/>
              <w:rPr>
                <w:del w:id="1213" w:author="Zhao Chunjiang" w:date="2026-10-07T08:00:00Z"/>
                <w:rFonts w:eastAsia="DengXian" w:cs="Times New Roman"/>
                <w:color w:val="000000"/>
                <w:kern w:val="0"/>
                <w:sz w:val="22"/>
              </w:rPr>
            </w:pPr>
            <w:del w:id="1214"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1F01648C" w14:textId="77777777" w:rsidR="00181D6E" w:rsidRPr="00B830A4" w:rsidRDefault="00181D6E" w:rsidP="00672DF2">
            <w:pPr>
              <w:widowControl/>
              <w:jc w:val="center"/>
              <w:rPr>
                <w:del w:id="1215" w:author="Zhao Chunjiang" w:date="2026-10-07T08:00:00Z"/>
                <w:rFonts w:eastAsia="DengXian" w:cs="Times New Roman"/>
                <w:color w:val="000000"/>
                <w:kern w:val="0"/>
                <w:sz w:val="22"/>
              </w:rPr>
            </w:pPr>
            <w:del w:id="1216" w:author="Zhao Chunjiang" w:date="2026-10-07T08:00:00Z">
              <w:r>
                <w:rPr>
                  <w:rFonts w:eastAsia="DengXian" w:cs="Times New Roman"/>
                  <w:color w:val="000000"/>
                  <w:kern w:val="0"/>
                  <w:sz w:val="22"/>
                </w:rPr>
                <w:delText>33 (1)</w:delText>
              </w:r>
            </w:del>
          </w:p>
        </w:tc>
        <w:tc>
          <w:tcPr>
            <w:tcW w:w="815" w:type="pct"/>
            <w:tcBorders>
              <w:top w:val="nil"/>
              <w:left w:val="nil"/>
              <w:bottom w:val="nil"/>
              <w:right w:val="nil"/>
            </w:tcBorders>
            <w:noWrap/>
            <w:vAlign w:val="center"/>
            <w:hideMark/>
          </w:tcPr>
          <w:p w14:paraId="137B1200" w14:textId="77777777" w:rsidR="00181D6E" w:rsidRPr="00B830A4" w:rsidRDefault="00181D6E" w:rsidP="00672DF2">
            <w:pPr>
              <w:widowControl/>
              <w:jc w:val="center"/>
              <w:rPr>
                <w:del w:id="1217" w:author="Zhao Chunjiang" w:date="2026-10-07T08:00:00Z"/>
                <w:rFonts w:eastAsia="DengXian" w:cs="Times New Roman"/>
                <w:color w:val="000000"/>
                <w:kern w:val="0"/>
                <w:sz w:val="22"/>
              </w:rPr>
            </w:pPr>
          </w:p>
        </w:tc>
      </w:tr>
      <w:tr w:rsidR="00181D6E" w:rsidRPr="00B830A4" w14:paraId="218EF543" w14:textId="77777777" w:rsidTr="00AE6C50">
        <w:trPr>
          <w:trHeight w:val="285"/>
          <w:del w:id="1218" w:author="Zhao Chunjiang" w:date="2026-10-07T08:00:00Z"/>
        </w:trPr>
        <w:tc>
          <w:tcPr>
            <w:tcW w:w="981" w:type="pct"/>
            <w:tcBorders>
              <w:top w:val="nil"/>
              <w:left w:val="nil"/>
              <w:bottom w:val="nil"/>
              <w:right w:val="nil"/>
            </w:tcBorders>
            <w:noWrap/>
            <w:vAlign w:val="center"/>
            <w:hideMark/>
          </w:tcPr>
          <w:p w14:paraId="65C9538B" w14:textId="77777777" w:rsidR="00181D6E" w:rsidRPr="00B830A4" w:rsidRDefault="00181D6E" w:rsidP="00672DF2">
            <w:pPr>
              <w:widowControl/>
              <w:jc w:val="center"/>
              <w:rPr>
                <w:del w:id="1219" w:author="Zhao Chunjiang" w:date="2026-10-07T08:00:00Z"/>
                <w:rFonts w:eastAsia="DengXian" w:cs="Times New Roman"/>
                <w:color w:val="000000"/>
                <w:kern w:val="0"/>
                <w:sz w:val="22"/>
              </w:rPr>
            </w:pPr>
            <w:del w:id="1220" w:author="Zhao Chunjiang" w:date="2026-10-07T08:00:00Z">
              <w:r>
                <w:rPr>
                  <w:rFonts w:eastAsia="DengXian" w:cs="Times New Roman"/>
                  <w:color w:val="000000"/>
                  <w:kern w:val="0"/>
                  <w:sz w:val="22"/>
                </w:rPr>
                <w:delText>35A</w:delText>
              </w:r>
            </w:del>
          </w:p>
        </w:tc>
        <w:tc>
          <w:tcPr>
            <w:tcW w:w="596" w:type="pct"/>
            <w:tcBorders>
              <w:top w:val="nil"/>
              <w:left w:val="nil"/>
              <w:bottom w:val="nil"/>
              <w:right w:val="nil"/>
            </w:tcBorders>
            <w:noWrap/>
            <w:vAlign w:val="center"/>
            <w:hideMark/>
          </w:tcPr>
          <w:p w14:paraId="7796F1A8" w14:textId="77777777" w:rsidR="00181D6E" w:rsidRPr="00B830A4" w:rsidRDefault="00181D6E" w:rsidP="00672DF2">
            <w:pPr>
              <w:widowControl/>
              <w:jc w:val="center"/>
              <w:rPr>
                <w:del w:id="1221" w:author="Zhao Chunjiang" w:date="2026-10-07T08:00:00Z"/>
                <w:rFonts w:eastAsia="DengXian" w:cs="Times New Roman"/>
                <w:color w:val="000000"/>
                <w:kern w:val="0"/>
                <w:sz w:val="22"/>
              </w:rPr>
            </w:pPr>
            <w:del w:id="1222"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74C1A507" w14:textId="77777777" w:rsidR="00181D6E" w:rsidRPr="00B830A4" w:rsidRDefault="00181D6E" w:rsidP="00672DF2">
            <w:pPr>
              <w:widowControl/>
              <w:jc w:val="center"/>
              <w:rPr>
                <w:del w:id="1223" w:author="Zhao Chunjiang" w:date="2026-10-07T08:00:00Z"/>
                <w:rFonts w:eastAsia="DengXian" w:cs="Times New Roman"/>
                <w:color w:val="000000"/>
                <w:kern w:val="0"/>
                <w:sz w:val="22"/>
              </w:rPr>
            </w:pPr>
            <w:del w:id="1224"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43E4E611" w14:textId="77777777" w:rsidR="00181D6E" w:rsidRPr="00B830A4" w:rsidRDefault="00181D6E" w:rsidP="00672DF2">
            <w:pPr>
              <w:widowControl/>
              <w:jc w:val="center"/>
              <w:rPr>
                <w:del w:id="1225" w:author="Zhao Chunjiang" w:date="2026-10-07T08:00:00Z"/>
                <w:rFonts w:eastAsia="DengXian" w:cs="Times New Roman"/>
                <w:color w:val="000000"/>
                <w:kern w:val="0"/>
                <w:sz w:val="22"/>
              </w:rPr>
            </w:pPr>
            <w:del w:id="1226" w:author="Zhao Chunjiang" w:date="2026-10-07T08:00:00Z">
              <w:r>
                <w:rPr>
                  <w:rFonts w:eastAsia="DengXian" w:cs="Times New Roman"/>
                  <w:color w:val="000000"/>
                  <w:kern w:val="0"/>
                  <w:sz w:val="22"/>
                </w:rPr>
                <w:delText>35B (1)</w:delText>
              </w:r>
            </w:del>
          </w:p>
        </w:tc>
        <w:tc>
          <w:tcPr>
            <w:tcW w:w="815" w:type="pct"/>
            <w:tcBorders>
              <w:top w:val="nil"/>
              <w:left w:val="nil"/>
              <w:bottom w:val="nil"/>
              <w:right w:val="nil"/>
            </w:tcBorders>
            <w:noWrap/>
            <w:vAlign w:val="center"/>
            <w:hideMark/>
          </w:tcPr>
          <w:p w14:paraId="3F5B0300" w14:textId="77777777" w:rsidR="00181D6E" w:rsidRPr="00B830A4" w:rsidRDefault="00181D6E" w:rsidP="00672DF2">
            <w:pPr>
              <w:widowControl/>
              <w:jc w:val="center"/>
              <w:rPr>
                <w:del w:id="1227" w:author="Zhao Chunjiang" w:date="2026-10-07T08:00:00Z"/>
                <w:rFonts w:eastAsia="DengXian" w:cs="Times New Roman"/>
                <w:color w:val="000000"/>
                <w:kern w:val="0"/>
                <w:sz w:val="22"/>
              </w:rPr>
            </w:pPr>
            <w:del w:id="1228" w:author="Zhao Chunjiang" w:date="2026-10-07T08:00:00Z">
              <w:r>
                <w:rPr>
                  <w:rFonts w:eastAsia="DengXian" w:cs="Times New Roman"/>
                  <w:color w:val="000000"/>
                  <w:kern w:val="0"/>
                  <w:sz w:val="22"/>
                </w:rPr>
                <w:delText>1</w:delText>
              </w:r>
            </w:del>
          </w:p>
        </w:tc>
      </w:tr>
      <w:tr w:rsidR="00181D6E" w:rsidRPr="00B830A4" w14:paraId="67F29D5B" w14:textId="77777777" w:rsidTr="00AE6C50">
        <w:trPr>
          <w:trHeight w:val="285"/>
          <w:del w:id="1229" w:author="Zhao Chunjiang" w:date="2026-10-07T08:00:00Z"/>
        </w:trPr>
        <w:tc>
          <w:tcPr>
            <w:tcW w:w="981" w:type="pct"/>
            <w:tcBorders>
              <w:top w:val="nil"/>
              <w:left w:val="nil"/>
              <w:bottom w:val="nil"/>
              <w:right w:val="nil"/>
            </w:tcBorders>
            <w:noWrap/>
            <w:vAlign w:val="center"/>
            <w:hideMark/>
          </w:tcPr>
          <w:p w14:paraId="0463D227" w14:textId="77777777" w:rsidR="00181D6E" w:rsidRPr="00B830A4" w:rsidRDefault="00181D6E" w:rsidP="00672DF2">
            <w:pPr>
              <w:widowControl/>
              <w:jc w:val="center"/>
              <w:rPr>
                <w:del w:id="1230" w:author="Zhao Chunjiang" w:date="2026-10-07T08:00:00Z"/>
                <w:rFonts w:eastAsia="DengXian" w:cs="Times New Roman"/>
                <w:color w:val="000000"/>
                <w:kern w:val="0"/>
                <w:sz w:val="22"/>
              </w:rPr>
            </w:pPr>
            <w:del w:id="1231" w:author="Zhao Chunjiang" w:date="2026-10-07T08:00:00Z">
              <w:r>
                <w:rPr>
                  <w:rFonts w:eastAsia="DengXian" w:cs="Times New Roman"/>
                  <w:color w:val="000000"/>
                  <w:kern w:val="0"/>
                  <w:sz w:val="22"/>
                </w:rPr>
                <w:delText>35F</w:delText>
              </w:r>
            </w:del>
          </w:p>
        </w:tc>
        <w:tc>
          <w:tcPr>
            <w:tcW w:w="596" w:type="pct"/>
            <w:tcBorders>
              <w:top w:val="nil"/>
              <w:left w:val="nil"/>
              <w:bottom w:val="nil"/>
              <w:right w:val="nil"/>
            </w:tcBorders>
            <w:noWrap/>
            <w:vAlign w:val="center"/>
            <w:hideMark/>
          </w:tcPr>
          <w:p w14:paraId="0481C83C" w14:textId="77777777" w:rsidR="00181D6E" w:rsidRPr="00B830A4" w:rsidRDefault="00181D6E" w:rsidP="00672DF2">
            <w:pPr>
              <w:widowControl/>
              <w:jc w:val="center"/>
              <w:rPr>
                <w:del w:id="1232" w:author="Zhao Chunjiang" w:date="2026-10-07T08:00:00Z"/>
                <w:rFonts w:eastAsia="DengXian" w:cs="Times New Roman"/>
                <w:color w:val="000000"/>
                <w:kern w:val="0"/>
                <w:sz w:val="22"/>
              </w:rPr>
            </w:pPr>
            <w:del w:id="1233"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01EB63C4" w14:textId="77777777" w:rsidR="00181D6E" w:rsidRPr="00B830A4" w:rsidRDefault="00181D6E" w:rsidP="00672DF2">
            <w:pPr>
              <w:widowControl/>
              <w:jc w:val="center"/>
              <w:rPr>
                <w:del w:id="1234" w:author="Zhao Chunjiang" w:date="2026-10-07T08:00:00Z"/>
                <w:rFonts w:eastAsia="DengXian" w:cs="Times New Roman"/>
                <w:color w:val="000000"/>
                <w:kern w:val="0"/>
                <w:sz w:val="22"/>
              </w:rPr>
            </w:pPr>
            <w:del w:id="1235"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3E5F11FF" w14:textId="77777777" w:rsidR="00181D6E" w:rsidRPr="00B830A4" w:rsidRDefault="00181D6E" w:rsidP="00672DF2">
            <w:pPr>
              <w:widowControl/>
              <w:jc w:val="center"/>
              <w:rPr>
                <w:del w:id="1236" w:author="Zhao Chunjiang" w:date="2026-10-07T08:00:00Z"/>
                <w:rFonts w:eastAsia="DengXian" w:cs="Times New Roman"/>
                <w:color w:val="000000"/>
                <w:kern w:val="0"/>
                <w:sz w:val="22"/>
              </w:rPr>
            </w:pPr>
            <w:del w:id="1237" w:author="Zhao Chunjiang" w:date="2026-10-07T08:00:00Z">
              <w:r>
                <w:rPr>
                  <w:rFonts w:eastAsia="DengXian" w:cs="Times New Roman"/>
                  <w:color w:val="000000"/>
                  <w:kern w:val="0"/>
                  <w:sz w:val="22"/>
                </w:rPr>
                <w:delText>35F (1)</w:delText>
              </w:r>
            </w:del>
          </w:p>
        </w:tc>
        <w:tc>
          <w:tcPr>
            <w:tcW w:w="815" w:type="pct"/>
            <w:tcBorders>
              <w:top w:val="nil"/>
              <w:left w:val="nil"/>
              <w:bottom w:val="nil"/>
              <w:right w:val="nil"/>
            </w:tcBorders>
            <w:noWrap/>
            <w:vAlign w:val="center"/>
            <w:hideMark/>
          </w:tcPr>
          <w:p w14:paraId="60423B87" w14:textId="77777777" w:rsidR="00181D6E" w:rsidRPr="00B830A4" w:rsidRDefault="00181D6E" w:rsidP="00672DF2">
            <w:pPr>
              <w:widowControl/>
              <w:jc w:val="center"/>
              <w:rPr>
                <w:del w:id="1238" w:author="Zhao Chunjiang" w:date="2026-10-07T08:00:00Z"/>
                <w:rFonts w:eastAsia="DengXian" w:cs="Times New Roman"/>
                <w:color w:val="000000"/>
                <w:kern w:val="0"/>
                <w:sz w:val="22"/>
              </w:rPr>
            </w:pPr>
          </w:p>
        </w:tc>
      </w:tr>
      <w:tr w:rsidR="00181D6E" w:rsidRPr="00B830A4" w14:paraId="71A2C95E" w14:textId="77777777" w:rsidTr="00AE6C50">
        <w:trPr>
          <w:trHeight w:val="285"/>
          <w:del w:id="1239" w:author="Zhao Chunjiang" w:date="2026-10-07T08:00:00Z"/>
        </w:trPr>
        <w:tc>
          <w:tcPr>
            <w:tcW w:w="981" w:type="pct"/>
            <w:tcBorders>
              <w:top w:val="nil"/>
              <w:left w:val="nil"/>
              <w:bottom w:val="nil"/>
              <w:right w:val="nil"/>
            </w:tcBorders>
            <w:noWrap/>
            <w:vAlign w:val="center"/>
            <w:hideMark/>
          </w:tcPr>
          <w:p w14:paraId="618B9ACD" w14:textId="77777777" w:rsidR="00181D6E" w:rsidRPr="00B830A4" w:rsidRDefault="00181D6E" w:rsidP="00672DF2">
            <w:pPr>
              <w:widowControl/>
              <w:jc w:val="center"/>
              <w:rPr>
                <w:del w:id="1240" w:author="Zhao Chunjiang" w:date="2026-10-07T08:00:00Z"/>
                <w:rFonts w:eastAsia="DengXian" w:cs="Times New Roman"/>
                <w:color w:val="000000"/>
                <w:kern w:val="0"/>
                <w:sz w:val="22"/>
              </w:rPr>
            </w:pPr>
            <w:del w:id="1241" w:author="Zhao Chunjiang" w:date="2026-10-07T08:00:00Z">
              <w:r>
                <w:rPr>
                  <w:rFonts w:eastAsia="DengXian" w:cs="Times New Roman"/>
                  <w:color w:val="000000"/>
                  <w:kern w:val="0"/>
                  <w:sz w:val="22"/>
                </w:rPr>
                <w:delText>36</w:delText>
              </w:r>
            </w:del>
          </w:p>
        </w:tc>
        <w:tc>
          <w:tcPr>
            <w:tcW w:w="596" w:type="pct"/>
            <w:tcBorders>
              <w:top w:val="nil"/>
              <w:left w:val="nil"/>
              <w:bottom w:val="nil"/>
              <w:right w:val="nil"/>
            </w:tcBorders>
            <w:noWrap/>
            <w:vAlign w:val="center"/>
            <w:hideMark/>
          </w:tcPr>
          <w:p w14:paraId="43BE9625" w14:textId="77777777" w:rsidR="00181D6E" w:rsidRPr="00B830A4" w:rsidRDefault="00181D6E" w:rsidP="00672DF2">
            <w:pPr>
              <w:widowControl/>
              <w:jc w:val="center"/>
              <w:rPr>
                <w:del w:id="1242" w:author="Zhao Chunjiang" w:date="2026-10-07T08:00:00Z"/>
                <w:rFonts w:eastAsia="DengXian" w:cs="Times New Roman"/>
                <w:color w:val="000000"/>
                <w:kern w:val="0"/>
                <w:sz w:val="22"/>
              </w:rPr>
            </w:pPr>
            <w:del w:id="1243"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0192E3F5" w14:textId="77777777" w:rsidR="00181D6E" w:rsidRPr="00B830A4" w:rsidRDefault="00181D6E" w:rsidP="00672DF2">
            <w:pPr>
              <w:widowControl/>
              <w:jc w:val="center"/>
              <w:rPr>
                <w:del w:id="1244" w:author="Zhao Chunjiang" w:date="2026-10-07T08:00:00Z"/>
                <w:rFonts w:eastAsia="DengXian" w:cs="Times New Roman"/>
                <w:color w:val="000000"/>
                <w:kern w:val="0"/>
                <w:sz w:val="22"/>
              </w:rPr>
            </w:pPr>
            <w:del w:id="1245"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7B3FF1A9" w14:textId="77777777" w:rsidR="00181D6E" w:rsidRPr="00B830A4" w:rsidRDefault="00181D6E" w:rsidP="00672DF2">
            <w:pPr>
              <w:widowControl/>
              <w:jc w:val="center"/>
              <w:rPr>
                <w:del w:id="1246" w:author="Zhao Chunjiang" w:date="2026-10-07T08:00:00Z"/>
                <w:rFonts w:eastAsia="DengXian" w:cs="Times New Roman"/>
                <w:color w:val="000000"/>
                <w:kern w:val="0"/>
                <w:sz w:val="22"/>
              </w:rPr>
            </w:pPr>
            <w:del w:id="1247" w:author="Zhao Chunjiang" w:date="2026-10-07T08:00:00Z">
              <w:r>
                <w:rPr>
                  <w:rFonts w:eastAsia="DengXian" w:cs="Times New Roman"/>
                  <w:color w:val="000000"/>
                  <w:kern w:val="0"/>
                  <w:sz w:val="22"/>
                </w:rPr>
                <w:delText>36 (1)</w:delText>
              </w:r>
            </w:del>
          </w:p>
        </w:tc>
        <w:tc>
          <w:tcPr>
            <w:tcW w:w="815" w:type="pct"/>
            <w:tcBorders>
              <w:top w:val="nil"/>
              <w:left w:val="nil"/>
              <w:bottom w:val="nil"/>
              <w:right w:val="nil"/>
            </w:tcBorders>
            <w:noWrap/>
            <w:vAlign w:val="center"/>
            <w:hideMark/>
          </w:tcPr>
          <w:p w14:paraId="5F26E16C" w14:textId="77777777" w:rsidR="00181D6E" w:rsidRPr="00B830A4" w:rsidRDefault="00181D6E" w:rsidP="00672DF2">
            <w:pPr>
              <w:widowControl/>
              <w:jc w:val="center"/>
              <w:rPr>
                <w:del w:id="1248" w:author="Zhao Chunjiang" w:date="2026-10-07T08:00:00Z"/>
                <w:rFonts w:eastAsia="DengXian" w:cs="Times New Roman"/>
                <w:color w:val="000000"/>
                <w:kern w:val="0"/>
                <w:sz w:val="22"/>
              </w:rPr>
            </w:pPr>
          </w:p>
        </w:tc>
      </w:tr>
      <w:tr w:rsidR="00181D6E" w:rsidRPr="00B830A4" w14:paraId="391AB6C5" w14:textId="77777777" w:rsidTr="00AE6C50">
        <w:trPr>
          <w:trHeight w:val="285"/>
          <w:del w:id="1249" w:author="Zhao Chunjiang" w:date="2026-10-07T08:00:00Z"/>
        </w:trPr>
        <w:tc>
          <w:tcPr>
            <w:tcW w:w="981" w:type="pct"/>
            <w:tcBorders>
              <w:top w:val="nil"/>
              <w:left w:val="nil"/>
              <w:bottom w:val="nil"/>
              <w:right w:val="nil"/>
            </w:tcBorders>
            <w:noWrap/>
            <w:vAlign w:val="center"/>
            <w:hideMark/>
          </w:tcPr>
          <w:p w14:paraId="0D1412E3" w14:textId="77777777" w:rsidR="00181D6E" w:rsidRPr="00B830A4" w:rsidRDefault="00181D6E" w:rsidP="00672DF2">
            <w:pPr>
              <w:widowControl/>
              <w:jc w:val="center"/>
              <w:rPr>
                <w:del w:id="1250" w:author="Zhao Chunjiang" w:date="2026-10-07T08:00:00Z"/>
                <w:rFonts w:eastAsia="DengXian" w:cs="Times New Roman"/>
                <w:color w:val="000000"/>
                <w:kern w:val="0"/>
                <w:sz w:val="22"/>
              </w:rPr>
            </w:pPr>
            <w:del w:id="1251" w:author="Zhao Chunjiang" w:date="2026-10-07T08:00:00Z">
              <w:r>
                <w:rPr>
                  <w:rFonts w:eastAsia="DengXian" w:cs="Times New Roman"/>
                  <w:color w:val="000000"/>
                  <w:kern w:val="0"/>
                  <w:sz w:val="22"/>
                </w:rPr>
                <w:delText>40</w:delText>
              </w:r>
            </w:del>
          </w:p>
        </w:tc>
        <w:tc>
          <w:tcPr>
            <w:tcW w:w="596" w:type="pct"/>
            <w:tcBorders>
              <w:top w:val="nil"/>
              <w:left w:val="nil"/>
              <w:bottom w:val="nil"/>
              <w:right w:val="nil"/>
            </w:tcBorders>
            <w:noWrap/>
            <w:vAlign w:val="center"/>
            <w:hideMark/>
          </w:tcPr>
          <w:p w14:paraId="56254BFB" w14:textId="77777777" w:rsidR="00181D6E" w:rsidRPr="00B830A4" w:rsidRDefault="00181D6E" w:rsidP="00672DF2">
            <w:pPr>
              <w:widowControl/>
              <w:jc w:val="center"/>
              <w:rPr>
                <w:del w:id="1252" w:author="Zhao Chunjiang" w:date="2026-10-07T08:00:00Z"/>
                <w:rFonts w:eastAsia="DengXian" w:cs="Times New Roman"/>
                <w:color w:val="000000"/>
                <w:kern w:val="0"/>
                <w:sz w:val="22"/>
              </w:rPr>
            </w:pPr>
            <w:del w:id="1253"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6FE0BAE4" w14:textId="77777777" w:rsidR="00181D6E" w:rsidRPr="00B830A4" w:rsidRDefault="00181D6E" w:rsidP="00672DF2">
            <w:pPr>
              <w:widowControl/>
              <w:jc w:val="center"/>
              <w:rPr>
                <w:del w:id="1254" w:author="Zhao Chunjiang" w:date="2026-10-07T08:00:00Z"/>
                <w:rFonts w:eastAsia="DengXian" w:cs="Times New Roman"/>
                <w:color w:val="000000"/>
                <w:kern w:val="0"/>
                <w:sz w:val="22"/>
              </w:rPr>
            </w:pPr>
            <w:del w:id="1255"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1B6EAD73" w14:textId="77777777" w:rsidR="00181D6E" w:rsidRPr="00B830A4" w:rsidRDefault="00181D6E" w:rsidP="00672DF2">
            <w:pPr>
              <w:widowControl/>
              <w:jc w:val="center"/>
              <w:rPr>
                <w:del w:id="1256" w:author="Zhao Chunjiang" w:date="2026-10-07T08:00:00Z"/>
                <w:rFonts w:eastAsia="DengXian" w:cs="Times New Roman"/>
                <w:color w:val="000000"/>
                <w:kern w:val="0"/>
                <w:sz w:val="22"/>
              </w:rPr>
            </w:pPr>
            <w:del w:id="1257" w:author="Zhao Chunjiang" w:date="2026-10-07T08:00:00Z">
              <w:r>
                <w:rPr>
                  <w:rFonts w:eastAsia="DengXian" w:cs="Times New Roman"/>
                  <w:color w:val="000000"/>
                  <w:kern w:val="0"/>
                  <w:sz w:val="22"/>
                </w:rPr>
                <w:delText>40 (1)</w:delText>
              </w:r>
            </w:del>
          </w:p>
        </w:tc>
        <w:tc>
          <w:tcPr>
            <w:tcW w:w="815" w:type="pct"/>
            <w:tcBorders>
              <w:top w:val="nil"/>
              <w:left w:val="nil"/>
              <w:bottom w:val="nil"/>
              <w:right w:val="nil"/>
            </w:tcBorders>
            <w:noWrap/>
            <w:vAlign w:val="center"/>
            <w:hideMark/>
          </w:tcPr>
          <w:p w14:paraId="0000C88F" w14:textId="77777777" w:rsidR="00181D6E" w:rsidRPr="00B830A4" w:rsidRDefault="00181D6E" w:rsidP="00672DF2">
            <w:pPr>
              <w:widowControl/>
              <w:jc w:val="center"/>
              <w:rPr>
                <w:del w:id="1258" w:author="Zhao Chunjiang" w:date="2026-10-07T08:00:00Z"/>
                <w:rFonts w:eastAsia="DengXian" w:cs="Times New Roman"/>
                <w:color w:val="000000"/>
                <w:kern w:val="0"/>
                <w:sz w:val="22"/>
              </w:rPr>
            </w:pPr>
          </w:p>
        </w:tc>
      </w:tr>
      <w:tr w:rsidR="00181D6E" w:rsidRPr="00B830A4" w14:paraId="11262967" w14:textId="77777777" w:rsidTr="00AE6C50">
        <w:trPr>
          <w:trHeight w:val="285"/>
          <w:del w:id="1259" w:author="Zhao Chunjiang" w:date="2026-10-07T08:00:00Z"/>
        </w:trPr>
        <w:tc>
          <w:tcPr>
            <w:tcW w:w="981" w:type="pct"/>
            <w:tcBorders>
              <w:top w:val="nil"/>
              <w:left w:val="nil"/>
              <w:bottom w:val="nil"/>
              <w:right w:val="nil"/>
            </w:tcBorders>
            <w:noWrap/>
            <w:vAlign w:val="center"/>
            <w:hideMark/>
          </w:tcPr>
          <w:p w14:paraId="50E26C79" w14:textId="77777777" w:rsidR="00181D6E" w:rsidRPr="00B830A4" w:rsidRDefault="00181D6E" w:rsidP="00672DF2">
            <w:pPr>
              <w:widowControl/>
              <w:jc w:val="center"/>
              <w:rPr>
                <w:del w:id="1260" w:author="Zhao Chunjiang" w:date="2026-10-07T08:00:00Z"/>
                <w:rFonts w:eastAsia="DengXian" w:cs="Times New Roman"/>
                <w:color w:val="000000"/>
                <w:kern w:val="0"/>
                <w:sz w:val="22"/>
              </w:rPr>
            </w:pPr>
            <w:del w:id="1261" w:author="Zhao Chunjiang" w:date="2026-10-07T08:00:00Z">
              <w:r>
                <w:rPr>
                  <w:rFonts w:eastAsia="DengXian" w:cs="Times New Roman"/>
                  <w:color w:val="000000"/>
                  <w:kern w:val="0"/>
                  <w:sz w:val="22"/>
                </w:rPr>
                <w:delText>6C</w:delText>
              </w:r>
            </w:del>
          </w:p>
        </w:tc>
        <w:tc>
          <w:tcPr>
            <w:tcW w:w="596" w:type="pct"/>
            <w:tcBorders>
              <w:top w:val="nil"/>
              <w:left w:val="nil"/>
              <w:bottom w:val="nil"/>
              <w:right w:val="nil"/>
            </w:tcBorders>
            <w:noWrap/>
            <w:vAlign w:val="center"/>
            <w:hideMark/>
          </w:tcPr>
          <w:p w14:paraId="19683B78" w14:textId="77777777" w:rsidR="00181D6E" w:rsidRPr="00B830A4" w:rsidRDefault="00181D6E" w:rsidP="00672DF2">
            <w:pPr>
              <w:widowControl/>
              <w:jc w:val="center"/>
              <w:rPr>
                <w:del w:id="1262" w:author="Zhao Chunjiang" w:date="2026-10-07T08:00:00Z"/>
                <w:rFonts w:eastAsia="DengXian" w:cs="Times New Roman"/>
                <w:color w:val="000000"/>
                <w:kern w:val="0"/>
                <w:sz w:val="22"/>
              </w:rPr>
            </w:pPr>
            <w:del w:id="1263" w:author="Zhao Chunjiang" w:date="2026-10-07T08:00:00Z">
              <w:r>
                <w:rPr>
                  <w:rFonts w:eastAsia="DengXian" w:cs="Times New Roman"/>
                  <w:color w:val="000000"/>
                  <w:kern w:val="0"/>
                  <w:sz w:val="22"/>
                </w:rPr>
                <w:delText>1</w:delText>
              </w:r>
            </w:del>
          </w:p>
        </w:tc>
        <w:tc>
          <w:tcPr>
            <w:tcW w:w="752" w:type="pct"/>
            <w:tcBorders>
              <w:top w:val="nil"/>
              <w:left w:val="nil"/>
              <w:bottom w:val="nil"/>
              <w:right w:val="nil"/>
            </w:tcBorders>
            <w:noWrap/>
            <w:vAlign w:val="center"/>
            <w:hideMark/>
          </w:tcPr>
          <w:p w14:paraId="4EBE3872" w14:textId="77777777" w:rsidR="00181D6E" w:rsidRPr="00B830A4" w:rsidRDefault="00181D6E" w:rsidP="00672DF2">
            <w:pPr>
              <w:widowControl/>
              <w:jc w:val="center"/>
              <w:rPr>
                <w:del w:id="1264" w:author="Zhao Chunjiang" w:date="2026-10-07T08:00:00Z"/>
                <w:rFonts w:eastAsia="DengXian" w:cs="Times New Roman"/>
                <w:color w:val="000000"/>
                <w:kern w:val="0"/>
                <w:sz w:val="22"/>
              </w:rPr>
            </w:pPr>
            <w:del w:id="1265" w:author="Zhao Chunjiang" w:date="2026-10-07T08:00:00Z">
              <w:r>
                <w:rPr>
                  <w:rFonts w:eastAsia="DengXian" w:cs="Times New Roman"/>
                  <w:color w:val="000000"/>
                  <w:kern w:val="0"/>
                  <w:sz w:val="22"/>
                </w:rPr>
                <w:delText>0.2</w:delText>
              </w:r>
            </w:del>
          </w:p>
        </w:tc>
        <w:tc>
          <w:tcPr>
            <w:tcW w:w="1857" w:type="pct"/>
            <w:tcBorders>
              <w:top w:val="nil"/>
              <w:left w:val="nil"/>
              <w:bottom w:val="nil"/>
              <w:right w:val="nil"/>
            </w:tcBorders>
            <w:noWrap/>
            <w:vAlign w:val="center"/>
            <w:hideMark/>
          </w:tcPr>
          <w:p w14:paraId="72883CAF" w14:textId="77777777" w:rsidR="00181D6E" w:rsidRPr="00B830A4" w:rsidRDefault="00181D6E" w:rsidP="00672DF2">
            <w:pPr>
              <w:widowControl/>
              <w:jc w:val="center"/>
              <w:rPr>
                <w:del w:id="1266" w:author="Zhao Chunjiang" w:date="2026-10-07T08:00:00Z"/>
                <w:rFonts w:eastAsia="DengXian" w:cs="Times New Roman"/>
                <w:color w:val="000000"/>
                <w:kern w:val="0"/>
                <w:sz w:val="22"/>
              </w:rPr>
            </w:pPr>
            <w:del w:id="1267" w:author="Zhao Chunjiang" w:date="2026-10-07T08:00:00Z">
              <w:r>
                <w:rPr>
                  <w:rFonts w:eastAsia="DengXian" w:cs="Times New Roman"/>
                  <w:color w:val="000000"/>
                  <w:kern w:val="0"/>
                  <w:sz w:val="22"/>
                </w:rPr>
                <w:delText>6C (1)</w:delText>
              </w:r>
            </w:del>
          </w:p>
        </w:tc>
        <w:tc>
          <w:tcPr>
            <w:tcW w:w="815" w:type="pct"/>
            <w:tcBorders>
              <w:top w:val="nil"/>
              <w:left w:val="nil"/>
              <w:bottom w:val="nil"/>
              <w:right w:val="nil"/>
            </w:tcBorders>
            <w:noWrap/>
            <w:vAlign w:val="center"/>
            <w:hideMark/>
          </w:tcPr>
          <w:p w14:paraId="6F8D0C84" w14:textId="77777777" w:rsidR="00181D6E" w:rsidRPr="00B830A4" w:rsidRDefault="00181D6E" w:rsidP="00672DF2">
            <w:pPr>
              <w:widowControl/>
              <w:jc w:val="center"/>
              <w:rPr>
                <w:del w:id="1268" w:author="Zhao Chunjiang" w:date="2026-10-07T08:00:00Z"/>
                <w:rFonts w:eastAsia="DengXian" w:cs="Times New Roman"/>
                <w:color w:val="000000"/>
                <w:kern w:val="0"/>
                <w:sz w:val="22"/>
              </w:rPr>
            </w:pPr>
          </w:p>
        </w:tc>
      </w:tr>
      <w:tr w:rsidR="00181D6E" w:rsidRPr="00B830A4" w14:paraId="54D725F8" w14:textId="77777777" w:rsidTr="00AE6C50">
        <w:trPr>
          <w:trHeight w:val="300"/>
          <w:del w:id="1269" w:author="Zhao Chunjiang" w:date="2026-10-07T08:00:00Z"/>
        </w:trPr>
        <w:tc>
          <w:tcPr>
            <w:tcW w:w="981" w:type="pct"/>
            <w:tcBorders>
              <w:top w:val="nil"/>
              <w:left w:val="nil"/>
              <w:bottom w:val="single" w:sz="12" w:space="0" w:color="auto"/>
              <w:right w:val="nil"/>
            </w:tcBorders>
            <w:noWrap/>
            <w:vAlign w:val="center"/>
            <w:hideMark/>
          </w:tcPr>
          <w:p w14:paraId="000F1B3B" w14:textId="77777777" w:rsidR="00181D6E" w:rsidRPr="00B830A4" w:rsidRDefault="00181D6E" w:rsidP="00672DF2">
            <w:pPr>
              <w:widowControl/>
              <w:jc w:val="center"/>
              <w:rPr>
                <w:del w:id="1270" w:author="Zhao Chunjiang" w:date="2026-10-07T08:00:00Z"/>
                <w:rFonts w:eastAsia="DengXian" w:cs="Times New Roman"/>
                <w:color w:val="000000"/>
                <w:kern w:val="0"/>
                <w:sz w:val="22"/>
              </w:rPr>
            </w:pPr>
            <w:del w:id="1271" w:author="Zhao Chunjiang" w:date="2026-10-07T08:00:00Z">
              <w:r>
                <w:rPr>
                  <w:rFonts w:eastAsia="DengXian" w:cs="Times New Roman"/>
                  <w:color w:val="000000"/>
                  <w:kern w:val="0"/>
                  <w:sz w:val="22"/>
                </w:rPr>
                <w:delText>9N</w:delText>
              </w:r>
            </w:del>
          </w:p>
        </w:tc>
        <w:tc>
          <w:tcPr>
            <w:tcW w:w="596" w:type="pct"/>
            <w:tcBorders>
              <w:top w:val="nil"/>
              <w:left w:val="nil"/>
              <w:bottom w:val="single" w:sz="12" w:space="0" w:color="auto"/>
              <w:right w:val="nil"/>
            </w:tcBorders>
            <w:noWrap/>
            <w:vAlign w:val="center"/>
            <w:hideMark/>
          </w:tcPr>
          <w:p w14:paraId="5E944C7F" w14:textId="77777777" w:rsidR="00181D6E" w:rsidRPr="00B830A4" w:rsidRDefault="00181D6E" w:rsidP="00672DF2">
            <w:pPr>
              <w:widowControl/>
              <w:jc w:val="center"/>
              <w:rPr>
                <w:del w:id="1272" w:author="Zhao Chunjiang" w:date="2026-10-07T08:00:00Z"/>
                <w:rFonts w:eastAsia="DengXian" w:cs="Times New Roman"/>
                <w:color w:val="000000"/>
                <w:kern w:val="0"/>
                <w:sz w:val="22"/>
              </w:rPr>
            </w:pPr>
            <w:del w:id="1273" w:author="Zhao Chunjiang" w:date="2026-10-07T08:00:00Z">
              <w:r>
                <w:rPr>
                  <w:rFonts w:eastAsia="DengXian" w:cs="Times New Roman"/>
                  <w:color w:val="000000"/>
                  <w:kern w:val="0"/>
                  <w:sz w:val="22"/>
                </w:rPr>
                <w:delText>1</w:delText>
              </w:r>
            </w:del>
          </w:p>
        </w:tc>
        <w:tc>
          <w:tcPr>
            <w:tcW w:w="752" w:type="pct"/>
            <w:tcBorders>
              <w:top w:val="nil"/>
              <w:left w:val="nil"/>
              <w:bottom w:val="single" w:sz="12" w:space="0" w:color="auto"/>
              <w:right w:val="nil"/>
            </w:tcBorders>
            <w:noWrap/>
            <w:vAlign w:val="center"/>
            <w:hideMark/>
          </w:tcPr>
          <w:p w14:paraId="7A478877" w14:textId="77777777" w:rsidR="00181D6E" w:rsidRPr="00B830A4" w:rsidRDefault="00181D6E" w:rsidP="00672DF2">
            <w:pPr>
              <w:widowControl/>
              <w:jc w:val="center"/>
              <w:rPr>
                <w:del w:id="1274" w:author="Zhao Chunjiang" w:date="2026-10-07T08:00:00Z"/>
                <w:rFonts w:eastAsia="DengXian" w:cs="Times New Roman"/>
                <w:color w:val="000000"/>
                <w:kern w:val="0"/>
                <w:sz w:val="22"/>
              </w:rPr>
            </w:pPr>
            <w:del w:id="1275" w:author="Zhao Chunjiang" w:date="2026-10-07T08:00:00Z">
              <w:r>
                <w:rPr>
                  <w:rFonts w:eastAsia="DengXian" w:cs="Times New Roman"/>
                  <w:color w:val="000000"/>
                  <w:kern w:val="0"/>
                  <w:sz w:val="22"/>
                </w:rPr>
                <w:delText>0.2</w:delText>
              </w:r>
            </w:del>
          </w:p>
        </w:tc>
        <w:tc>
          <w:tcPr>
            <w:tcW w:w="1857" w:type="pct"/>
            <w:tcBorders>
              <w:top w:val="nil"/>
              <w:left w:val="nil"/>
              <w:bottom w:val="single" w:sz="12" w:space="0" w:color="auto"/>
              <w:right w:val="nil"/>
            </w:tcBorders>
            <w:noWrap/>
            <w:vAlign w:val="center"/>
            <w:hideMark/>
          </w:tcPr>
          <w:p w14:paraId="254B2D07" w14:textId="77777777" w:rsidR="00181D6E" w:rsidRPr="00B830A4" w:rsidRDefault="00181D6E" w:rsidP="00672DF2">
            <w:pPr>
              <w:widowControl/>
              <w:jc w:val="center"/>
              <w:rPr>
                <w:del w:id="1276" w:author="Zhao Chunjiang" w:date="2026-10-07T08:00:00Z"/>
                <w:rFonts w:eastAsia="DengXian" w:cs="Times New Roman"/>
                <w:color w:val="000000"/>
                <w:kern w:val="0"/>
                <w:sz w:val="22"/>
              </w:rPr>
            </w:pPr>
            <w:del w:id="1277" w:author="Zhao Chunjiang" w:date="2026-10-07T08:00:00Z">
              <w:r>
                <w:rPr>
                  <w:rFonts w:eastAsia="DengXian" w:cs="Times New Roman"/>
                  <w:color w:val="000000"/>
                  <w:kern w:val="0"/>
                  <w:sz w:val="22"/>
                </w:rPr>
                <w:delText>9N (1)</w:delText>
              </w:r>
            </w:del>
          </w:p>
        </w:tc>
        <w:tc>
          <w:tcPr>
            <w:tcW w:w="815" w:type="pct"/>
            <w:tcBorders>
              <w:top w:val="nil"/>
              <w:left w:val="nil"/>
              <w:bottom w:val="single" w:sz="12" w:space="0" w:color="auto"/>
              <w:right w:val="nil"/>
            </w:tcBorders>
            <w:noWrap/>
            <w:vAlign w:val="center"/>
            <w:hideMark/>
          </w:tcPr>
          <w:p w14:paraId="500B1951" w14:textId="77777777" w:rsidR="00181D6E" w:rsidRPr="00B830A4" w:rsidRDefault="00181D6E" w:rsidP="00672DF2">
            <w:pPr>
              <w:widowControl/>
              <w:jc w:val="center"/>
              <w:rPr>
                <w:del w:id="1278" w:author="Zhao Chunjiang" w:date="2026-10-07T08:00:00Z"/>
                <w:rFonts w:eastAsia="DengXian" w:cs="Times New Roman"/>
                <w:color w:val="000000"/>
                <w:kern w:val="0"/>
                <w:sz w:val="22"/>
              </w:rPr>
            </w:pPr>
          </w:p>
        </w:tc>
      </w:tr>
    </w:tbl>
    <w:p w14:paraId="5CD88A5C" w14:textId="77777777" w:rsidR="00181D6E" w:rsidRDefault="00181D6E" w:rsidP="002344E3">
      <w:pPr>
        <w:rPr>
          <w:del w:id="1279" w:author="Zhao Chunjiang" w:date="2026-10-07T08:00:00Z"/>
        </w:rPr>
        <w:sectPr w:rsidR="00181D6E" w:rsidSect="00181D6E">
          <w:pgSz w:w="11906" w:h="16838"/>
          <w:pgMar w:top="1440" w:right="1800" w:bottom="1440" w:left="1800" w:header="851" w:footer="992" w:gutter="0"/>
          <w:lnNumType w:countBy="1" w:restart="continuous"/>
          <w:cols w:space="425"/>
          <w:docGrid w:type="lines" w:linePitch="326"/>
        </w:sectPr>
      </w:pPr>
    </w:p>
    <w:p w14:paraId="7A40E181" w14:textId="77777777" w:rsidR="00181D6E" w:rsidRPr="009D0AEB" w:rsidRDefault="00181D6E" w:rsidP="009D0AEB">
      <w:pPr>
        <w:pStyle w:val="a1"/>
        <w:rPr>
          <w:del w:id="1280" w:author="Zhao Chunjiang" w:date="2026-10-07T08:00:00Z"/>
          <w:sz w:val="24"/>
          <w:szCs w:val="24"/>
        </w:rPr>
      </w:pPr>
      <w:del w:id="1281" w:author="Zhao Chunjiang" w:date="2026-10-07T08:00:00Z">
        <w:r>
          <w:rPr>
            <w:rFonts w:hint="eastAsia"/>
            <w:sz w:val="24"/>
            <w:szCs w:val="24"/>
          </w:rPr>
          <w:delText>T</w:delText>
        </w:r>
        <w:r>
          <w:rPr>
            <w:sz w:val="24"/>
            <w:szCs w:val="24"/>
          </w:rPr>
          <w:delText>able 2. Prediction accuracy of S and NS classifications of</w:delText>
        </w:r>
        <w:r>
          <w:rPr>
            <w:i/>
            <w:sz w:val="24"/>
            <w:szCs w:val="24"/>
          </w:rPr>
          <w:delText xml:space="preserve"> S. pneumoniae</w:delText>
        </w:r>
        <w:r>
          <w:rPr>
            <w:sz w:val="24"/>
            <w:szCs w:val="24"/>
          </w:rPr>
          <w:delText xml:space="preserve"> for different drugs using XGBoost</w:delText>
        </w:r>
        <w:r>
          <w:rPr>
            <w:rFonts w:hint="eastAsia"/>
            <w:sz w:val="24"/>
            <w:szCs w:val="24"/>
          </w:rPr>
          <w:delText>.</w:delText>
        </w:r>
        <w:r>
          <w:rPr>
            <w:sz w:val="24"/>
            <w:szCs w:val="24"/>
          </w:rPr>
          <w:delText xml:space="preserve"> </w:delText>
        </w:r>
      </w:del>
    </w:p>
    <w:p w14:paraId="26181C42" w14:textId="77777777" w:rsidR="00181D6E" w:rsidRDefault="00181D6E" w:rsidP="002344E3">
      <w:pPr>
        <w:rPr>
          <w:del w:id="1282" w:author="Zhao Chunjiang" w:date="2026-10-07T08:00:00Z"/>
        </w:rPr>
      </w:pPr>
    </w:p>
    <w:tbl>
      <w:tblPr>
        <w:tblW w:w="14026" w:type="dxa"/>
        <w:tblLayout w:type="fixed"/>
        <w:tblLook w:val="04A0" w:firstRow="1" w:lastRow="0" w:firstColumn="1" w:lastColumn="0" w:noHBand="0" w:noVBand="1"/>
      </w:tblPr>
      <w:tblGrid>
        <w:gridCol w:w="1701"/>
        <w:gridCol w:w="1537"/>
        <w:gridCol w:w="1133"/>
        <w:gridCol w:w="1441"/>
        <w:gridCol w:w="1255"/>
        <w:gridCol w:w="730"/>
        <w:gridCol w:w="695"/>
        <w:gridCol w:w="6"/>
        <w:gridCol w:w="230"/>
        <w:gridCol w:w="6"/>
        <w:gridCol w:w="815"/>
        <w:gridCol w:w="695"/>
        <w:gridCol w:w="531"/>
        <w:gridCol w:w="694"/>
        <w:gridCol w:w="6"/>
        <w:gridCol w:w="1850"/>
        <w:gridCol w:w="695"/>
        <w:gridCol w:w="6"/>
      </w:tblGrid>
      <w:tr w:rsidR="00181D6E" w:rsidRPr="00F0224A" w14:paraId="17FBF243" w14:textId="77777777" w:rsidTr="00A30454">
        <w:trPr>
          <w:gridAfter w:val="1"/>
          <w:wAfter w:w="6" w:type="dxa"/>
          <w:trHeight w:val="315"/>
          <w:del w:id="1283" w:author="Zhao Chunjiang" w:date="2026-10-07T08:00:00Z"/>
        </w:trPr>
        <w:tc>
          <w:tcPr>
            <w:tcW w:w="1701" w:type="dxa"/>
            <w:vMerge w:val="restart"/>
            <w:tcBorders>
              <w:top w:val="single" w:sz="12" w:space="0" w:color="auto"/>
              <w:left w:val="nil"/>
              <w:right w:val="nil"/>
            </w:tcBorders>
            <w:noWrap/>
            <w:vAlign w:val="center"/>
            <w:hideMark/>
          </w:tcPr>
          <w:p w14:paraId="0600D657" w14:textId="77777777" w:rsidR="00181D6E" w:rsidRPr="00F0224A" w:rsidRDefault="00181D6E" w:rsidP="00672DF2">
            <w:pPr>
              <w:widowControl/>
              <w:jc w:val="center"/>
              <w:rPr>
                <w:del w:id="1284" w:author="Zhao Chunjiang" w:date="2026-10-07T08:00:00Z"/>
                <w:rFonts w:eastAsia="DengXian" w:cs="Times New Roman"/>
                <w:color w:val="000000"/>
                <w:kern w:val="0"/>
                <w:sz w:val="22"/>
              </w:rPr>
            </w:pPr>
            <w:del w:id="1285" w:author="Zhao Chunjiang" w:date="2026-10-07T08:00:00Z">
              <w:r>
                <w:rPr>
                  <w:rFonts w:eastAsia="DengXian" w:cs="Times New Roman"/>
                  <w:color w:val="000000"/>
                  <w:kern w:val="0"/>
                  <w:sz w:val="22"/>
                </w:rPr>
                <w:delText>Antibiotics</w:delText>
              </w:r>
            </w:del>
          </w:p>
        </w:tc>
        <w:tc>
          <w:tcPr>
            <w:tcW w:w="1537" w:type="dxa"/>
            <w:vMerge w:val="restart"/>
            <w:tcBorders>
              <w:top w:val="single" w:sz="12" w:space="0" w:color="auto"/>
              <w:left w:val="nil"/>
              <w:right w:val="nil"/>
            </w:tcBorders>
            <w:noWrap/>
            <w:vAlign w:val="center"/>
            <w:hideMark/>
          </w:tcPr>
          <w:p w14:paraId="692B6A38" w14:textId="77777777" w:rsidR="00181D6E" w:rsidRPr="00F0224A" w:rsidRDefault="00181D6E" w:rsidP="00672DF2">
            <w:pPr>
              <w:widowControl/>
              <w:jc w:val="center"/>
              <w:rPr>
                <w:del w:id="1286" w:author="Zhao Chunjiang" w:date="2026-10-07T08:00:00Z"/>
                <w:rFonts w:eastAsia="DengXian" w:cs="Times New Roman"/>
                <w:color w:val="000000"/>
                <w:kern w:val="0"/>
                <w:sz w:val="22"/>
              </w:rPr>
            </w:pPr>
            <w:del w:id="1287" w:author="Zhao Chunjiang" w:date="2026-10-07T08:00:00Z">
              <w:r>
                <w:rPr>
                  <w:rFonts w:eastAsia="DengXian" w:cs="Times New Roman"/>
                  <w:color w:val="000000"/>
                  <w:kern w:val="0"/>
                  <w:sz w:val="22"/>
                </w:rPr>
                <w:delText>Accurate prediction</w:delText>
              </w:r>
            </w:del>
          </w:p>
        </w:tc>
        <w:tc>
          <w:tcPr>
            <w:tcW w:w="1133" w:type="dxa"/>
            <w:vMerge w:val="restart"/>
            <w:tcBorders>
              <w:top w:val="single" w:sz="12" w:space="0" w:color="auto"/>
              <w:left w:val="nil"/>
              <w:right w:val="nil"/>
            </w:tcBorders>
            <w:noWrap/>
            <w:vAlign w:val="center"/>
            <w:hideMark/>
          </w:tcPr>
          <w:p w14:paraId="4196E366" w14:textId="77777777" w:rsidR="00181D6E" w:rsidRPr="00F0224A" w:rsidRDefault="00181D6E" w:rsidP="00672DF2">
            <w:pPr>
              <w:widowControl/>
              <w:jc w:val="center"/>
              <w:rPr>
                <w:del w:id="1288" w:author="Zhao Chunjiang" w:date="2026-10-07T08:00:00Z"/>
                <w:rFonts w:eastAsia="DengXian" w:cs="Times New Roman"/>
                <w:color w:val="000000"/>
                <w:kern w:val="0"/>
                <w:sz w:val="22"/>
              </w:rPr>
            </w:pPr>
            <w:del w:id="1289" w:author="Zhao Chunjiang" w:date="2026-10-07T08:00:00Z">
              <w:r>
                <w:rPr>
                  <w:rFonts w:eastAsia="DengXian" w:cs="Times New Roman"/>
                  <w:color w:val="000000"/>
                  <w:kern w:val="0"/>
                  <w:sz w:val="22"/>
                </w:rPr>
                <w:delText>False prediction</w:delText>
              </w:r>
            </w:del>
          </w:p>
        </w:tc>
        <w:tc>
          <w:tcPr>
            <w:tcW w:w="1441" w:type="dxa"/>
            <w:vMerge w:val="restart"/>
            <w:tcBorders>
              <w:top w:val="single" w:sz="12" w:space="0" w:color="auto"/>
              <w:left w:val="nil"/>
              <w:right w:val="nil"/>
            </w:tcBorders>
            <w:noWrap/>
            <w:vAlign w:val="center"/>
            <w:hideMark/>
          </w:tcPr>
          <w:p w14:paraId="549E9FF6" w14:textId="77777777" w:rsidR="00181D6E" w:rsidRPr="00F0224A" w:rsidRDefault="00181D6E" w:rsidP="00672DF2">
            <w:pPr>
              <w:widowControl/>
              <w:jc w:val="center"/>
              <w:rPr>
                <w:del w:id="1290" w:author="Zhao Chunjiang" w:date="2026-10-07T08:00:00Z"/>
                <w:rFonts w:eastAsia="DengXian" w:cs="Times New Roman"/>
                <w:color w:val="000000"/>
                <w:kern w:val="0"/>
                <w:sz w:val="22"/>
              </w:rPr>
            </w:pPr>
            <w:del w:id="1291" w:author="Zhao Chunjiang" w:date="2026-10-07T08:00:00Z">
              <w:r>
                <w:rPr>
                  <w:rFonts w:eastAsia="DengXian" w:cs="Times New Roman"/>
                  <w:color w:val="000000"/>
                  <w:kern w:val="0"/>
                  <w:sz w:val="22"/>
                </w:rPr>
                <w:delText>Total</w:delText>
              </w:r>
            </w:del>
          </w:p>
        </w:tc>
        <w:tc>
          <w:tcPr>
            <w:tcW w:w="1255" w:type="dxa"/>
            <w:vMerge w:val="restart"/>
            <w:tcBorders>
              <w:top w:val="single" w:sz="12" w:space="0" w:color="auto"/>
              <w:left w:val="nil"/>
              <w:right w:val="nil"/>
            </w:tcBorders>
            <w:noWrap/>
            <w:vAlign w:val="center"/>
            <w:hideMark/>
          </w:tcPr>
          <w:p w14:paraId="646B8D63" w14:textId="77777777" w:rsidR="00181D6E" w:rsidRDefault="00181D6E" w:rsidP="00672DF2">
            <w:pPr>
              <w:widowControl/>
              <w:jc w:val="center"/>
              <w:rPr>
                <w:del w:id="1292" w:author="Zhao Chunjiang" w:date="2026-10-07T08:00:00Z"/>
                <w:rFonts w:eastAsia="DengXian" w:cs="Times New Roman"/>
                <w:color w:val="000000"/>
                <w:kern w:val="0"/>
                <w:sz w:val="22"/>
              </w:rPr>
            </w:pPr>
            <w:del w:id="1293" w:author="Zhao Chunjiang" w:date="2026-10-07T08:00:00Z">
              <w:r>
                <w:rPr>
                  <w:rFonts w:eastAsia="DengXian" w:cs="Times New Roman"/>
                  <w:color w:val="000000"/>
                  <w:kern w:val="0"/>
                  <w:sz w:val="22"/>
                </w:rPr>
                <w:delText xml:space="preserve">Average </w:delText>
              </w:r>
            </w:del>
          </w:p>
          <w:p w14:paraId="0D1BF3D2" w14:textId="77777777" w:rsidR="00181D6E" w:rsidRDefault="00181D6E" w:rsidP="00672DF2">
            <w:pPr>
              <w:widowControl/>
              <w:jc w:val="center"/>
              <w:rPr>
                <w:del w:id="1294" w:author="Zhao Chunjiang" w:date="2026-10-07T08:00:00Z"/>
                <w:rFonts w:eastAsia="DengXian" w:cs="Times New Roman"/>
                <w:color w:val="000000"/>
                <w:kern w:val="0"/>
                <w:sz w:val="22"/>
              </w:rPr>
            </w:pPr>
            <w:del w:id="1295" w:author="Zhao Chunjiang" w:date="2026-10-07T08:00:00Z">
              <w:r>
                <w:rPr>
                  <w:rFonts w:eastAsia="DengXian" w:cs="Times New Roman"/>
                  <w:color w:val="000000"/>
                  <w:kern w:val="0"/>
                  <w:sz w:val="22"/>
                </w:rPr>
                <w:delText>accuracy</w:delText>
              </w:r>
            </w:del>
          </w:p>
          <w:p w14:paraId="04658580" w14:textId="77777777" w:rsidR="00181D6E" w:rsidRPr="00F0224A" w:rsidRDefault="00181D6E" w:rsidP="00672DF2">
            <w:pPr>
              <w:widowControl/>
              <w:jc w:val="center"/>
              <w:rPr>
                <w:del w:id="1296" w:author="Zhao Chunjiang" w:date="2026-10-07T08:00:00Z"/>
                <w:rFonts w:eastAsia="DengXian" w:cs="Times New Roman"/>
                <w:color w:val="000000"/>
                <w:kern w:val="0"/>
                <w:sz w:val="22"/>
              </w:rPr>
            </w:pPr>
            <w:del w:id="1297" w:author="Zhao Chunjiang" w:date="2026-10-07T08:00:00Z">
              <w:r>
                <w:rPr>
                  <w:rFonts w:eastAsia="DengXian" w:cs="Times New Roman"/>
                  <w:color w:val="000000"/>
                  <w:kern w:val="0"/>
                  <w:sz w:val="22"/>
                </w:rPr>
                <w:delText>(%)</w:delText>
              </w:r>
            </w:del>
          </w:p>
        </w:tc>
        <w:tc>
          <w:tcPr>
            <w:tcW w:w="1425" w:type="dxa"/>
            <w:gridSpan w:val="2"/>
            <w:tcBorders>
              <w:top w:val="single" w:sz="12" w:space="0" w:color="auto"/>
              <w:left w:val="nil"/>
              <w:bottom w:val="single" w:sz="12" w:space="0" w:color="auto"/>
              <w:right w:val="nil"/>
            </w:tcBorders>
            <w:vAlign w:val="center"/>
          </w:tcPr>
          <w:p w14:paraId="45BF3A8B" w14:textId="77777777" w:rsidR="00181D6E" w:rsidRPr="00F0224A" w:rsidRDefault="00181D6E" w:rsidP="00672DF2">
            <w:pPr>
              <w:widowControl/>
              <w:jc w:val="center"/>
              <w:rPr>
                <w:del w:id="1298" w:author="Zhao Chunjiang" w:date="2026-10-07T08:00:00Z"/>
                <w:rFonts w:eastAsia="DengXian" w:cs="Times New Roman"/>
                <w:color w:val="000000"/>
                <w:kern w:val="0"/>
                <w:sz w:val="22"/>
              </w:rPr>
            </w:pPr>
            <w:del w:id="1299" w:author="Zhao Chunjiang" w:date="2026-10-07T08:00:00Z">
              <w:r>
                <w:rPr>
                  <w:rFonts w:eastAsia="DengXian" w:cs="Times New Roman"/>
                  <w:color w:val="000000"/>
                  <w:kern w:val="0"/>
                  <w:sz w:val="22"/>
                </w:rPr>
                <w:delText>By actual MICs</w:delText>
              </w:r>
            </w:del>
          </w:p>
        </w:tc>
        <w:tc>
          <w:tcPr>
            <w:tcW w:w="236" w:type="dxa"/>
            <w:gridSpan w:val="2"/>
            <w:tcBorders>
              <w:top w:val="single" w:sz="12" w:space="0" w:color="auto"/>
              <w:left w:val="nil"/>
              <w:right w:val="nil"/>
            </w:tcBorders>
          </w:tcPr>
          <w:p w14:paraId="5435C56E" w14:textId="77777777" w:rsidR="00181D6E" w:rsidRPr="00F0224A" w:rsidRDefault="00181D6E" w:rsidP="00672DF2">
            <w:pPr>
              <w:widowControl/>
              <w:jc w:val="center"/>
              <w:rPr>
                <w:del w:id="1300" w:author="Zhao Chunjiang" w:date="2026-10-07T08:00:00Z"/>
                <w:rFonts w:eastAsia="DengXian" w:cs="Times New Roman"/>
                <w:color w:val="000000"/>
                <w:kern w:val="0"/>
                <w:sz w:val="22"/>
              </w:rPr>
            </w:pPr>
          </w:p>
        </w:tc>
        <w:tc>
          <w:tcPr>
            <w:tcW w:w="2741" w:type="dxa"/>
            <w:gridSpan w:val="5"/>
            <w:tcBorders>
              <w:top w:val="single" w:sz="12" w:space="0" w:color="auto"/>
              <w:left w:val="nil"/>
              <w:bottom w:val="single" w:sz="12" w:space="0" w:color="auto"/>
              <w:right w:val="nil"/>
            </w:tcBorders>
            <w:vAlign w:val="center"/>
          </w:tcPr>
          <w:p w14:paraId="2DE3EC1F" w14:textId="77777777" w:rsidR="00181D6E" w:rsidRPr="00F0224A" w:rsidRDefault="00181D6E" w:rsidP="00672DF2">
            <w:pPr>
              <w:widowControl/>
              <w:jc w:val="center"/>
              <w:rPr>
                <w:del w:id="1301" w:author="Zhao Chunjiang" w:date="2026-10-07T08:00:00Z"/>
                <w:rFonts w:eastAsia="DengXian" w:cs="Times New Roman"/>
                <w:color w:val="000000"/>
                <w:kern w:val="0"/>
                <w:sz w:val="22"/>
              </w:rPr>
            </w:pPr>
            <w:del w:id="1302" w:author="Zhao Chunjiang" w:date="2026-10-07T08:00:00Z">
              <w:r>
                <w:rPr>
                  <w:rFonts w:eastAsia="DengXian" w:cs="Times New Roman"/>
                  <w:color w:val="000000"/>
                  <w:kern w:val="0"/>
                  <w:sz w:val="22"/>
                </w:rPr>
                <w:delText>Prediction with ML</w:delText>
              </w:r>
            </w:del>
          </w:p>
        </w:tc>
        <w:tc>
          <w:tcPr>
            <w:tcW w:w="1856" w:type="dxa"/>
            <w:gridSpan w:val="2"/>
            <w:tcBorders>
              <w:top w:val="single" w:sz="12" w:space="0" w:color="auto"/>
              <w:left w:val="nil"/>
              <w:right w:val="nil"/>
            </w:tcBorders>
          </w:tcPr>
          <w:p w14:paraId="1BE62EF7" w14:textId="77777777" w:rsidR="00181D6E" w:rsidRPr="00526E78" w:rsidRDefault="00181D6E" w:rsidP="00526E78">
            <w:pPr>
              <w:rPr>
                <w:del w:id="1303" w:author="Zhao Chunjiang" w:date="2026-10-07T08:00:00Z"/>
                <w:rFonts w:eastAsia="DengXian" w:cs="Times New Roman"/>
                <w:color w:val="000000"/>
                <w:kern w:val="0"/>
                <w:sz w:val="22"/>
              </w:rPr>
            </w:pPr>
            <w:del w:id="1304" w:author="Zhao Chunjiang" w:date="2026-10-07T08:00:00Z">
              <w:r>
                <w:rPr>
                  <w:rFonts w:eastAsia="DengXian" w:cs="Times New Roman"/>
                  <w:color w:val="000000"/>
                  <w:kern w:val="0"/>
                  <w:sz w:val="22"/>
                </w:rPr>
                <w:delText>R² Score (MIC Prediction)</w:delText>
              </w:r>
            </w:del>
          </w:p>
          <w:p w14:paraId="68A47B11" w14:textId="77777777" w:rsidR="00181D6E" w:rsidRPr="000265F2" w:rsidRDefault="00181D6E" w:rsidP="00672DF2">
            <w:pPr>
              <w:widowControl/>
              <w:jc w:val="center"/>
              <w:rPr>
                <w:del w:id="1305" w:author="Zhao Chunjiang" w:date="2026-10-07T08:00:00Z"/>
                <w:rFonts w:eastAsia="DengXian" w:cs="Times New Roman"/>
                <w:color w:val="000000"/>
                <w:kern w:val="0"/>
                <w:sz w:val="22"/>
              </w:rPr>
            </w:pPr>
          </w:p>
        </w:tc>
        <w:tc>
          <w:tcPr>
            <w:tcW w:w="695" w:type="dxa"/>
            <w:tcBorders>
              <w:top w:val="single" w:sz="12" w:space="0" w:color="auto"/>
              <w:left w:val="nil"/>
              <w:right w:val="nil"/>
            </w:tcBorders>
          </w:tcPr>
          <w:p w14:paraId="09122401" w14:textId="77777777" w:rsidR="00181D6E" w:rsidRPr="000265F2" w:rsidRDefault="00181D6E" w:rsidP="00672DF2">
            <w:pPr>
              <w:widowControl/>
              <w:jc w:val="center"/>
              <w:rPr>
                <w:del w:id="1306" w:author="Zhao Chunjiang" w:date="2026-10-07T08:00:00Z"/>
                <w:rFonts w:eastAsia="DengXian" w:cs="Times New Roman"/>
                <w:color w:val="000000"/>
                <w:kern w:val="0"/>
                <w:sz w:val="22"/>
              </w:rPr>
            </w:pPr>
          </w:p>
        </w:tc>
      </w:tr>
      <w:tr w:rsidR="00181D6E" w:rsidRPr="00F0224A" w14:paraId="3663061C" w14:textId="77777777" w:rsidTr="00A30454">
        <w:trPr>
          <w:trHeight w:val="315"/>
          <w:del w:id="1307" w:author="Zhao Chunjiang" w:date="2026-10-07T08:00:00Z"/>
        </w:trPr>
        <w:tc>
          <w:tcPr>
            <w:tcW w:w="1701" w:type="dxa"/>
            <w:vMerge/>
            <w:tcBorders>
              <w:left w:val="nil"/>
              <w:bottom w:val="single" w:sz="12" w:space="0" w:color="auto"/>
              <w:right w:val="nil"/>
            </w:tcBorders>
            <w:noWrap/>
            <w:vAlign w:val="bottom"/>
          </w:tcPr>
          <w:p w14:paraId="3789BB26" w14:textId="77777777" w:rsidR="00181D6E" w:rsidRPr="00F0224A" w:rsidRDefault="00181D6E" w:rsidP="00672DF2">
            <w:pPr>
              <w:widowControl/>
              <w:jc w:val="left"/>
              <w:rPr>
                <w:del w:id="1308" w:author="Zhao Chunjiang" w:date="2026-10-07T08:00:00Z"/>
                <w:rFonts w:eastAsia="DengXian" w:cs="Times New Roman"/>
                <w:color w:val="000000"/>
                <w:kern w:val="0"/>
                <w:sz w:val="22"/>
              </w:rPr>
            </w:pPr>
          </w:p>
        </w:tc>
        <w:tc>
          <w:tcPr>
            <w:tcW w:w="1537" w:type="dxa"/>
            <w:vMerge/>
            <w:tcBorders>
              <w:left w:val="nil"/>
              <w:bottom w:val="single" w:sz="12" w:space="0" w:color="auto"/>
              <w:right w:val="nil"/>
            </w:tcBorders>
            <w:noWrap/>
            <w:vAlign w:val="bottom"/>
          </w:tcPr>
          <w:p w14:paraId="39DD6D3B" w14:textId="77777777" w:rsidR="00181D6E" w:rsidRPr="00F0224A" w:rsidRDefault="00181D6E" w:rsidP="00672DF2">
            <w:pPr>
              <w:widowControl/>
              <w:jc w:val="center"/>
              <w:rPr>
                <w:del w:id="1309" w:author="Zhao Chunjiang" w:date="2026-10-07T08:00:00Z"/>
                <w:rFonts w:eastAsia="DengXian" w:cs="Times New Roman"/>
                <w:color w:val="000000"/>
                <w:kern w:val="0"/>
                <w:sz w:val="22"/>
              </w:rPr>
            </w:pPr>
          </w:p>
        </w:tc>
        <w:tc>
          <w:tcPr>
            <w:tcW w:w="1133" w:type="dxa"/>
            <w:vMerge/>
            <w:tcBorders>
              <w:left w:val="nil"/>
              <w:bottom w:val="single" w:sz="12" w:space="0" w:color="auto"/>
              <w:right w:val="nil"/>
            </w:tcBorders>
            <w:noWrap/>
            <w:vAlign w:val="bottom"/>
          </w:tcPr>
          <w:p w14:paraId="7EB454C2" w14:textId="77777777" w:rsidR="00181D6E" w:rsidRPr="00F0224A" w:rsidRDefault="00181D6E" w:rsidP="00672DF2">
            <w:pPr>
              <w:widowControl/>
              <w:jc w:val="center"/>
              <w:rPr>
                <w:del w:id="1310" w:author="Zhao Chunjiang" w:date="2026-10-07T08:00:00Z"/>
                <w:rFonts w:eastAsia="DengXian" w:cs="Times New Roman"/>
                <w:color w:val="000000"/>
                <w:kern w:val="0"/>
                <w:sz w:val="22"/>
              </w:rPr>
            </w:pPr>
          </w:p>
        </w:tc>
        <w:tc>
          <w:tcPr>
            <w:tcW w:w="1441" w:type="dxa"/>
            <w:vMerge/>
            <w:tcBorders>
              <w:left w:val="nil"/>
              <w:bottom w:val="single" w:sz="12" w:space="0" w:color="auto"/>
              <w:right w:val="nil"/>
            </w:tcBorders>
            <w:noWrap/>
            <w:vAlign w:val="bottom"/>
          </w:tcPr>
          <w:p w14:paraId="67249EFE" w14:textId="77777777" w:rsidR="00181D6E" w:rsidRPr="00F0224A" w:rsidRDefault="00181D6E" w:rsidP="00672DF2">
            <w:pPr>
              <w:widowControl/>
              <w:jc w:val="center"/>
              <w:rPr>
                <w:del w:id="1311" w:author="Zhao Chunjiang" w:date="2026-10-07T08:00:00Z"/>
                <w:rFonts w:eastAsia="DengXian" w:cs="Times New Roman"/>
                <w:color w:val="000000"/>
                <w:kern w:val="0"/>
                <w:sz w:val="22"/>
              </w:rPr>
            </w:pPr>
          </w:p>
        </w:tc>
        <w:tc>
          <w:tcPr>
            <w:tcW w:w="1255" w:type="dxa"/>
            <w:vMerge/>
            <w:tcBorders>
              <w:left w:val="nil"/>
              <w:bottom w:val="single" w:sz="12" w:space="0" w:color="auto"/>
              <w:right w:val="nil"/>
            </w:tcBorders>
            <w:noWrap/>
            <w:vAlign w:val="bottom"/>
          </w:tcPr>
          <w:p w14:paraId="02F47488" w14:textId="77777777" w:rsidR="00181D6E" w:rsidRPr="00F0224A" w:rsidRDefault="00181D6E" w:rsidP="00672DF2">
            <w:pPr>
              <w:widowControl/>
              <w:jc w:val="center"/>
              <w:rPr>
                <w:del w:id="1312" w:author="Zhao Chunjiang" w:date="2026-10-07T08:00:00Z"/>
                <w:rFonts w:eastAsia="DengXian" w:cs="Times New Roman"/>
                <w:color w:val="000000"/>
                <w:kern w:val="0"/>
                <w:sz w:val="22"/>
              </w:rPr>
            </w:pPr>
          </w:p>
        </w:tc>
        <w:tc>
          <w:tcPr>
            <w:tcW w:w="730" w:type="dxa"/>
            <w:tcBorders>
              <w:top w:val="single" w:sz="12" w:space="0" w:color="auto"/>
              <w:left w:val="nil"/>
              <w:bottom w:val="single" w:sz="12" w:space="0" w:color="auto"/>
              <w:right w:val="nil"/>
            </w:tcBorders>
          </w:tcPr>
          <w:p w14:paraId="77273B5A" w14:textId="77777777" w:rsidR="00181D6E" w:rsidRPr="00F0224A" w:rsidRDefault="00181D6E" w:rsidP="00672DF2">
            <w:pPr>
              <w:widowControl/>
              <w:jc w:val="center"/>
              <w:rPr>
                <w:del w:id="1313" w:author="Zhao Chunjiang" w:date="2026-10-07T08:00:00Z"/>
                <w:rFonts w:eastAsia="DengXian" w:cs="Times New Roman"/>
                <w:color w:val="000000"/>
                <w:kern w:val="0"/>
                <w:sz w:val="22"/>
              </w:rPr>
            </w:pPr>
            <w:del w:id="1314" w:author="Zhao Chunjiang" w:date="2026-10-07T08:00:00Z">
              <w:r>
                <w:rPr>
                  <w:rFonts w:eastAsia="DengXian" w:cs="Times New Roman" w:hint="eastAsia"/>
                  <w:color w:val="000000"/>
                  <w:kern w:val="0"/>
                  <w:sz w:val="22"/>
                </w:rPr>
                <w:delText>S</w:delText>
              </w:r>
              <w:r>
                <w:rPr>
                  <w:rFonts w:eastAsia="DengXian" w:cs="Times New Roman"/>
                  <w:color w:val="000000"/>
                  <w:kern w:val="0"/>
                  <w:sz w:val="22"/>
                  <w:vertAlign w:val="superscript"/>
                </w:rPr>
                <w:delText>c</w:delText>
              </w:r>
            </w:del>
          </w:p>
        </w:tc>
        <w:tc>
          <w:tcPr>
            <w:tcW w:w="701" w:type="dxa"/>
            <w:gridSpan w:val="2"/>
            <w:tcBorders>
              <w:top w:val="single" w:sz="12" w:space="0" w:color="auto"/>
              <w:left w:val="nil"/>
              <w:bottom w:val="single" w:sz="12" w:space="0" w:color="auto"/>
              <w:right w:val="nil"/>
            </w:tcBorders>
          </w:tcPr>
          <w:p w14:paraId="371CE382" w14:textId="77777777" w:rsidR="00181D6E" w:rsidRPr="00F0224A" w:rsidRDefault="00181D6E" w:rsidP="00672DF2">
            <w:pPr>
              <w:widowControl/>
              <w:jc w:val="center"/>
              <w:rPr>
                <w:del w:id="1315" w:author="Zhao Chunjiang" w:date="2026-10-07T08:00:00Z"/>
                <w:rFonts w:eastAsia="DengXian" w:cs="Times New Roman"/>
                <w:color w:val="000000"/>
                <w:kern w:val="0"/>
                <w:sz w:val="22"/>
              </w:rPr>
            </w:pPr>
            <w:del w:id="1316" w:author="Zhao Chunjiang" w:date="2026-10-07T08:00:00Z">
              <w:r>
                <w:rPr>
                  <w:rFonts w:eastAsia="DengXian" w:cs="Times New Roman" w:hint="eastAsia"/>
                  <w:color w:val="000000"/>
                  <w:kern w:val="0"/>
                  <w:sz w:val="22"/>
                </w:rPr>
                <w:delText>N</w:delText>
              </w:r>
              <w:r>
                <w:rPr>
                  <w:rFonts w:eastAsia="DengXian" w:cs="Times New Roman"/>
                  <w:color w:val="000000"/>
                  <w:kern w:val="0"/>
                  <w:sz w:val="22"/>
                </w:rPr>
                <w:delText>S</w:delText>
              </w:r>
              <w:r>
                <w:rPr>
                  <w:rFonts w:eastAsia="DengXian" w:cs="Times New Roman"/>
                  <w:color w:val="000000"/>
                  <w:kern w:val="0"/>
                  <w:sz w:val="22"/>
                  <w:vertAlign w:val="superscript"/>
                </w:rPr>
                <w:delText>d</w:delText>
              </w:r>
            </w:del>
          </w:p>
        </w:tc>
        <w:tc>
          <w:tcPr>
            <w:tcW w:w="236" w:type="dxa"/>
            <w:gridSpan w:val="2"/>
            <w:tcBorders>
              <w:left w:val="nil"/>
              <w:bottom w:val="single" w:sz="12" w:space="0" w:color="auto"/>
              <w:right w:val="nil"/>
            </w:tcBorders>
          </w:tcPr>
          <w:p w14:paraId="6A50CDB6" w14:textId="77777777" w:rsidR="00181D6E" w:rsidRPr="00F0224A" w:rsidRDefault="00181D6E" w:rsidP="00672DF2">
            <w:pPr>
              <w:widowControl/>
              <w:jc w:val="center"/>
              <w:rPr>
                <w:del w:id="1317" w:author="Zhao Chunjiang" w:date="2026-10-07T08:00:00Z"/>
                <w:rFonts w:eastAsia="DengXian" w:cs="Times New Roman"/>
                <w:color w:val="000000"/>
                <w:kern w:val="0"/>
                <w:sz w:val="22"/>
              </w:rPr>
            </w:pPr>
          </w:p>
        </w:tc>
        <w:tc>
          <w:tcPr>
            <w:tcW w:w="815" w:type="dxa"/>
            <w:tcBorders>
              <w:top w:val="single" w:sz="12" w:space="0" w:color="auto"/>
              <w:left w:val="nil"/>
              <w:bottom w:val="single" w:sz="12" w:space="0" w:color="auto"/>
              <w:right w:val="nil"/>
            </w:tcBorders>
          </w:tcPr>
          <w:p w14:paraId="38F0B701" w14:textId="77777777" w:rsidR="00181D6E" w:rsidRPr="00F0224A" w:rsidRDefault="00181D6E" w:rsidP="00672DF2">
            <w:pPr>
              <w:widowControl/>
              <w:jc w:val="center"/>
              <w:rPr>
                <w:del w:id="1318" w:author="Zhao Chunjiang" w:date="2026-10-07T08:00:00Z"/>
                <w:rFonts w:eastAsia="DengXian" w:cs="Times New Roman"/>
                <w:color w:val="000000"/>
                <w:kern w:val="0"/>
                <w:sz w:val="22"/>
              </w:rPr>
            </w:pPr>
            <w:del w:id="1319" w:author="Zhao Chunjiang" w:date="2026-10-07T08:00:00Z">
              <w:r>
                <w:rPr>
                  <w:rFonts w:eastAsia="DengXian" w:cs="Times New Roman" w:hint="eastAsia"/>
                  <w:color w:val="000000"/>
                  <w:kern w:val="0"/>
                  <w:sz w:val="22"/>
                </w:rPr>
                <w:delText>T</w:delText>
              </w:r>
              <w:r>
                <w:rPr>
                  <w:rFonts w:eastAsia="DengXian" w:cs="Times New Roman"/>
                  <w:color w:val="000000"/>
                  <w:kern w:val="0"/>
                  <w:sz w:val="22"/>
                </w:rPr>
                <w:delText>S</w:delText>
              </w:r>
              <w:r>
                <w:rPr>
                  <w:rFonts w:eastAsia="DengXian" w:cs="Times New Roman"/>
                  <w:color w:val="000000"/>
                  <w:kern w:val="0"/>
                  <w:sz w:val="22"/>
                  <w:vertAlign w:val="superscript"/>
                </w:rPr>
                <w:delText>e</w:delText>
              </w:r>
            </w:del>
          </w:p>
        </w:tc>
        <w:tc>
          <w:tcPr>
            <w:tcW w:w="695" w:type="dxa"/>
            <w:tcBorders>
              <w:top w:val="single" w:sz="12" w:space="0" w:color="auto"/>
              <w:left w:val="nil"/>
              <w:bottom w:val="single" w:sz="12" w:space="0" w:color="auto"/>
              <w:right w:val="nil"/>
            </w:tcBorders>
          </w:tcPr>
          <w:p w14:paraId="05A96CD2" w14:textId="77777777" w:rsidR="00181D6E" w:rsidRPr="00F0224A" w:rsidRDefault="00181D6E" w:rsidP="00672DF2">
            <w:pPr>
              <w:widowControl/>
              <w:jc w:val="center"/>
              <w:rPr>
                <w:del w:id="1320" w:author="Zhao Chunjiang" w:date="2026-10-07T08:00:00Z"/>
                <w:rFonts w:eastAsia="DengXian" w:cs="Times New Roman"/>
                <w:color w:val="000000"/>
                <w:kern w:val="0"/>
                <w:sz w:val="22"/>
              </w:rPr>
            </w:pPr>
            <w:del w:id="1321" w:author="Zhao Chunjiang" w:date="2026-10-07T08:00:00Z">
              <w:r>
                <w:rPr>
                  <w:rFonts w:eastAsia="DengXian" w:cs="Times New Roman" w:hint="eastAsia"/>
                  <w:color w:val="000000"/>
                  <w:kern w:val="0"/>
                  <w:sz w:val="22"/>
                </w:rPr>
                <w:delText>T</w:delText>
              </w:r>
              <w:r>
                <w:rPr>
                  <w:rFonts w:eastAsia="DengXian" w:cs="Times New Roman"/>
                  <w:color w:val="000000"/>
                  <w:kern w:val="0"/>
                  <w:sz w:val="22"/>
                </w:rPr>
                <w:delText>NS</w:delText>
              </w:r>
              <w:r>
                <w:rPr>
                  <w:rFonts w:eastAsia="DengXian" w:cs="Times New Roman"/>
                  <w:color w:val="000000"/>
                  <w:kern w:val="0"/>
                  <w:sz w:val="22"/>
                  <w:vertAlign w:val="superscript"/>
                </w:rPr>
                <w:delText>f</w:delText>
              </w:r>
            </w:del>
          </w:p>
        </w:tc>
        <w:tc>
          <w:tcPr>
            <w:tcW w:w="531" w:type="dxa"/>
            <w:tcBorders>
              <w:top w:val="single" w:sz="12" w:space="0" w:color="auto"/>
              <w:left w:val="nil"/>
              <w:bottom w:val="single" w:sz="12" w:space="0" w:color="auto"/>
              <w:right w:val="nil"/>
            </w:tcBorders>
          </w:tcPr>
          <w:p w14:paraId="4FC06464" w14:textId="77777777" w:rsidR="00181D6E" w:rsidRPr="00F0224A" w:rsidRDefault="00181D6E" w:rsidP="00672DF2">
            <w:pPr>
              <w:widowControl/>
              <w:jc w:val="center"/>
              <w:rPr>
                <w:del w:id="1322" w:author="Zhao Chunjiang" w:date="2026-10-07T08:00:00Z"/>
                <w:rFonts w:eastAsia="DengXian" w:cs="Times New Roman"/>
                <w:color w:val="000000"/>
                <w:kern w:val="0"/>
                <w:sz w:val="22"/>
              </w:rPr>
            </w:pPr>
            <w:del w:id="1323" w:author="Zhao Chunjiang" w:date="2026-10-07T08:00:00Z">
              <w:r>
                <w:rPr>
                  <w:rFonts w:eastAsia="DengXian" w:cs="Times New Roman" w:hint="eastAsia"/>
                  <w:color w:val="000000"/>
                  <w:kern w:val="0"/>
                  <w:sz w:val="22"/>
                </w:rPr>
                <w:delText>F</w:delText>
              </w:r>
              <w:r>
                <w:rPr>
                  <w:rFonts w:eastAsia="DengXian" w:cs="Times New Roman"/>
                  <w:color w:val="000000"/>
                  <w:kern w:val="0"/>
                  <w:sz w:val="22"/>
                </w:rPr>
                <w:delText>S</w:delText>
              </w:r>
              <w:r>
                <w:rPr>
                  <w:rFonts w:eastAsia="DengXian" w:cs="Times New Roman"/>
                  <w:color w:val="000000"/>
                  <w:kern w:val="0"/>
                  <w:sz w:val="22"/>
                  <w:vertAlign w:val="superscript"/>
                </w:rPr>
                <w:delText>g</w:delText>
              </w:r>
            </w:del>
          </w:p>
        </w:tc>
        <w:tc>
          <w:tcPr>
            <w:tcW w:w="700" w:type="dxa"/>
            <w:gridSpan w:val="2"/>
            <w:tcBorders>
              <w:top w:val="single" w:sz="12" w:space="0" w:color="auto"/>
              <w:left w:val="nil"/>
              <w:bottom w:val="single" w:sz="12" w:space="0" w:color="auto"/>
              <w:right w:val="nil"/>
            </w:tcBorders>
          </w:tcPr>
          <w:p w14:paraId="22D841B2" w14:textId="77777777" w:rsidR="00181D6E" w:rsidRPr="00F0224A" w:rsidRDefault="00181D6E" w:rsidP="00672DF2">
            <w:pPr>
              <w:widowControl/>
              <w:jc w:val="center"/>
              <w:rPr>
                <w:del w:id="1324" w:author="Zhao Chunjiang" w:date="2026-10-07T08:00:00Z"/>
                <w:rFonts w:eastAsia="DengXian" w:cs="Times New Roman"/>
                <w:color w:val="000000"/>
                <w:kern w:val="0"/>
                <w:sz w:val="22"/>
              </w:rPr>
            </w:pPr>
            <w:del w:id="1325" w:author="Zhao Chunjiang" w:date="2026-10-07T08:00:00Z">
              <w:r>
                <w:rPr>
                  <w:rFonts w:eastAsia="DengXian" w:cs="Times New Roman" w:hint="eastAsia"/>
                  <w:color w:val="000000"/>
                  <w:kern w:val="0"/>
                  <w:sz w:val="22"/>
                </w:rPr>
                <w:delText>F</w:delText>
              </w:r>
              <w:r>
                <w:rPr>
                  <w:rFonts w:eastAsia="DengXian" w:cs="Times New Roman"/>
                  <w:color w:val="000000"/>
                  <w:kern w:val="0"/>
                  <w:sz w:val="22"/>
                </w:rPr>
                <w:delText>NS</w:delText>
              </w:r>
              <w:r>
                <w:rPr>
                  <w:rFonts w:eastAsia="DengXian" w:cs="Times New Roman"/>
                  <w:color w:val="000000"/>
                  <w:kern w:val="0"/>
                  <w:sz w:val="22"/>
                  <w:vertAlign w:val="superscript"/>
                </w:rPr>
                <w:delText>h</w:delText>
              </w:r>
            </w:del>
          </w:p>
        </w:tc>
        <w:tc>
          <w:tcPr>
            <w:tcW w:w="1850" w:type="dxa"/>
            <w:tcBorders>
              <w:left w:val="nil"/>
              <w:bottom w:val="single" w:sz="12" w:space="0" w:color="auto"/>
              <w:right w:val="nil"/>
            </w:tcBorders>
          </w:tcPr>
          <w:p w14:paraId="5D5D1CAF" w14:textId="77777777" w:rsidR="00181D6E" w:rsidRDefault="00181D6E" w:rsidP="00672DF2">
            <w:pPr>
              <w:widowControl/>
              <w:jc w:val="center"/>
              <w:rPr>
                <w:del w:id="1326" w:author="Zhao Chunjiang" w:date="2026-10-07T08:00:00Z"/>
                <w:rFonts w:eastAsia="DengXian" w:cs="Times New Roman"/>
                <w:color w:val="000000"/>
                <w:kern w:val="0"/>
                <w:sz w:val="22"/>
              </w:rPr>
            </w:pPr>
          </w:p>
        </w:tc>
        <w:tc>
          <w:tcPr>
            <w:tcW w:w="701" w:type="dxa"/>
            <w:gridSpan w:val="2"/>
            <w:tcBorders>
              <w:left w:val="nil"/>
              <w:bottom w:val="single" w:sz="12" w:space="0" w:color="auto"/>
              <w:right w:val="nil"/>
            </w:tcBorders>
          </w:tcPr>
          <w:p w14:paraId="5822494D" w14:textId="77777777" w:rsidR="00181D6E" w:rsidRDefault="00181D6E" w:rsidP="00672DF2">
            <w:pPr>
              <w:widowControl/>
              <w:jc w:val="center"/>
              <w:rPr>
                <w:del w:id="1327" w:author="Zhao Chunjiang" w:date="2026-10-07T08:00:00Z"/>
                <w:rFonts w:eastAsia="DengXian" w:cs="Times New Roman"/>
                <w:color w:val="000000"/>
                <w:kern w:val="0"/>
                <w:sz w:val="22"/>
              </w:rPr>
            </w:pPr>
          </w:p>
        </w:tc>
      </w:tr>
      <w:tr w:rsidR="00181D6E" w:rsidRPr="00F0224A" w14:paraId="1D1AFC53" w14:textId="77777777" w:rsidTr="00A30454">
        <w:trPr>
          <w:trHeight w:val="300"/>
          <w:del w:id="1328" w:author="Zhao Chunjiang" w:date="2026-10-07T08:00:00Z"/>
        </w:trPr>
        <w:tc>
          <w:tcPr>
            <w:tcW w:w="1701" w:type="dxa"/>
            <w:tcBorders>
              <w:top w:val="nil"/>
              <w:left w:val="nil"/>
              <w:bottom w:val="nil"/>
              <w:right w:val="nil"/>
            </w:tcBorders>
            <w:noWrap/>
            <w:vAlign w:val="bottom"/>
            <w:hideMark/>
          </w:tcPr>
          <w:p w14:paraId="0FEE32AC" w14:textId="77777777" w:rsidR="00181D6E" w:rsidRPr="00F0224A" w:rsidRDefault="00181D6E" w:rsidP="00695FCA">
            <w:pPr>
              <w:widowControl/>
              <w:jc w:val="left"/>
              <w:rPr>
                <w:del w:id="1329" w:author="Zhao Chunjiang" w:date="2026-10-07T08:00:00Z"/>
                <w:rFonts w:eastAsia="DengXian" w:cs="Times New Roman"/>
                <w:color w:val="000000"/>
                <w:kern w:val="0"/>
                <w:sz w:val="22"/>
              </w:rPr>
            </w:pPr>
            <w:del w:id="1330" w:author="Zhao Chunjiang" w:date="2026-10-07T08:00:00Z">
              <w:r>
                <w:rPr>
                  <w:rFonts w:eastAsia="DengXian" w:cs="Times New Roman"/>
                  <w:color w:val="000000"/>
                  <w:kern w:val="0"/>
                  <w:sz w:val="22"/>
                </w:rPr>
                <w:delText>Penicillin</w:delText>
              </w:r>
            </w:del>
          </w:p>
        </w:tc>
        <w:tc>
          <w:tcPr>
            <w:tcW w:w="1537" w:type="dxa"/>
            <w:tcBorders>
              <w:top w:val="nil"/>
              <w:left w:val="nil"/>
              <w:bottom w:val="nil"/>
              <w:right w:val="nil"/>
            </w:tcBorders>
            <w:noWrap/>
            <w:vAlign w:val="bottom"/>
          </w:tcPr>
          <w:p w14:paraId="401AA370" w14:textId="77777777" w:rsidR="00181D6E" w:rsidRPr="00A314BA" w:rsidRDefault="00181D6E" w:rsidP="00695FCA">
            <w:pPr>
              <w:widowControl/>
              <w:jc w:val="center"/>
              <w:rPr>
                <w:del w:id="1331" w:author="Zhao Chunjiang" w:date="2026-10-07T08:00:00Z"/>
                <w:rFonts w:eastAsia="DengXian" w:cs="Times New Roman"/>
                <w:color w:val="000000"/>
                <w:sz w:val="22"/>
              </w:rPr>
            </w:pPr>
            <w:del w:id="1332" w:author="Zhao Chunjiang" w:date="2026-10-07T08:00:00Z">
              <w:r>
                <w:rPr>
                  <w:rFonts w:eastAsia="DengXian" w:cs="Times New Roman"/>
                  <w:color w:val="000000"/>
                  <w:sz w:val="22"/>
                </w:rPr>
                <w:delText>187</w:delText>
              </w:r>
            </w:del>
          </w:p>
        </w:tc>
        <w:tc>
          <w:tcPr>
            <w:tcW w:w="1133" w:type="dxa"/>
            <w:tcBorders>
              <w:top w:val="nil"/>
              <w:left w:val="nil"/>
              <w:bottom w:val="nil"/>
              <w:right w:val="nil"/>
            </w:tcBorders>
            <w:noWrap/>
            <w:vAlign w:val="bottom"/>
          </w:tcPr>
          <w:p w14:paraId="58FCC6F1" w14:textId="77777777" w:rsidR="00181D6E" w:rsidRPr="00A314BA" w:rsidRDefault="00181D6E" w:rsidP="00695FCA">
            <w:pPr>
              <w:widowControl/>
              <w:jc w:val="center"/>
              <w:rPr>
                <w:del w:id="1333" w:author="Zhao Chunjiang" w:date="2026-10-07T08:00:00Z"/>
                <w:rFonts w:eastAsia="DengXian" w:cs="Times New Roman"/>
                <w:color w:val="000000"/>
                <w:sz w:val="22"/>
              </w:rPr>
            </w:pPr>
            <w:del w:id="1334" w:author="Zhao Chunjiang" w:date="2026-10-07T08:00:00Z">
              <w:r>
                <w:rPr>
                  <w:rFonts w:eastAsia="DengXian" w:cs="Times New Roman"/>
                  <w:color w:val="000000"/>
                  <w:sz w:val="22"/>
                </w:rPr>
                <w:delText>4</w:delText>
              </w:r>
            </w:del>
          </w:p>
        </w:tc>
        <w:tc>
          <w:tcPr>
            <w:tcW w:w="1441" w:type="dxa"/>
            <w:tcBorders>
              <w:top w:val="nil"/>
              <w:left w:val="nil"/>
              <w:bottom w:val="nil"/>
              <w:right w:val="nil"/>
            </w:tcBorders>
            <w:noWrap/>
            <w:vAlign w:val="bottom"/>
          </w:tcPr>
          <w:p w14:paraId="746901C9" w14:textId="77777777" w:rsidR="00181D6E" w:rsidRPr="00F0224A" w:rsidRDefault="00181D6E" w:rsidP="00695FCA">
            <w:pPr>
              <w:widowControl/>
              <w:jc w:val="center"/>
              <w:rPr>
                <w:del w:id="1335" w:author="Zhao Chunjiang" w:date="2026-10-07T08:00:00Z"/>
                <w:rFonts w:eastAsia="DengXian" w:cs="Times New Roman"/>
                <w:color w:val="000000"/>
                <w:kern w:val="0"/>
                <w:sz w:val="22"/>
              </w:rPr>
            </w:pPr>
            <w:del w:id="1336" w:author="Zhao Chunjiang" w:date="2026-10-07T08:00:00Z">
              <w:r>
                <w:rPr>
                  <w:rFonts w:eastAsia="DengXian" w:cs="Times New Roman"/>
                  <w:color w:val="000000"/>
                  <w:kern w:val="0"/>
                  <w:sz w:val="22"/>
                </w:rPr>
                <w:delText>191</w:delText>
              </w:r>
            </w:del>
          </w:p>
        </w:tc>
        <w:tc>
          <w:tcPr>
            <w:tcW w:w="1255" w:type="dxa"/>
            <w:tcBorders>
              <w:top w:val="nil"/>
              <w:left w:val="nil"/>
              <w:bottom w:val="nil"/>
              <w:right w:val="nil"/>
            </w:tcBorders>
            <w:noWrap/>
            <w:vAlign w:val="bottom"/>
          </w:tcPr>
          <w:p w14:paraId="7B766DFB" w14:textId="77777777" w:rsidR="00181D6E" w:rsidRPr="00F0224A" w:rsidRDefault="00181D6E" w:rsidP="00695FCA">
            <w:pPr>
              <w:widowControl/>
              <w:jc w:val="center"/>
              <w:rPr>
                <w:del w:id="1337" w:author="Zhao Chunjiang" w:date="2026-10-07T08:00:00Z"/>
                <w:rFonts w:eastAsia="DengXian" w:cs="Times New Roman"/>
                <w:color w:val="000000"/>
                <w:kern w:val="0"/>
                <w:sz w:val="22"/>
              </w:rPr>
            </w:pPr>
            <w:del w:id="1338" w:author="Zhao Chunjiang" w:date="2026-10-07T08:00:00Z">
              <w:r>
                <w:rPr>
                  <w:rFonts w:eastAsia="DengXian" w:cs="Times New Roman"/>
                  <w:color w:val="000000"/>
                  <w:kern w:val="0"/>
                  <w:sz w:val="22"/>
                </w:rPr>
                <w:delText>97.9</w:delText>
              </w:r>
            </w:del>
          </w:p>
        </w:tc>
        <w:tc>
          <w:tcPr>
            <w:tcW w:w="730" w:type="dxa"/>
            <w:tcBorders>
              <w:top w:val="nil"/>
              <w:left w:val="nil"/>
              <w:bottom w:val="nil"/>
              <w:right w:val="nil"/>
            </w:tcBorders>
          </w:tcPr>
          <w:p w14:paraId="09664108" w14:textId="77777777" w:rsidR="00181D6E" w:rsidRPr="00B5127A" w:rsidRDefault="00181D6E" w:rsidP="00695FCA">
            <w:pPr>
              <w:jc w:val="center"/>
              <w:rPr>
                <w:del w:id="1339" w:author="Zhao Chunjiang" w:date="2026-10-07T08:00:00Z"/>
              </w:rPr>
            </w:pPr>
            <w:del w:id="1340" w:author="Zhao Chunjiang" w:date="2026-10-07T08:00:00Z">
              <w:r>
                <w:delText>28</w:delText>
              </w:r>
            </w:del>
          </w:p>
        </w:tc>
        <w:tc>
          <w:tcPr>
            <w:tcW w:w="701" w:type="dxa"/>
            <w:gridSpan w:val="2"/>
            <w:tcBorders>
              <w:top w:val="nil"/>
              <w:left w:val="nil"/>
              <w:bottom w:val="nil"/>
              <w:right w:val="nil"/>
            </w:tcBorders>
          </w:tcPr>
          <w:p w14:paraId="32D97359" w14:textId="77777777" w:rsidR="00181D6E" w:rsidRPr="00B5127A" w:rsidRDefault="00181D6E" w:rsidP="00695FCA">
            <w:pPr>
              <w:jc w:val="center"/>
              <w:rPr>
                <w:del w:id="1341" w:author="Zhao Chunjiang" w:date="2026-10-07T08:00:00Z"/>
              </w:rPr>
            </w:pPr>
            <w:del w:id="1342" w:author="Zhao Chunjiang" w:date="2026-10-07T08:00:00Z">
              <w:r>
                <w:rPr>
                  <w:rFonts w:hint="eastAsia"/>
                </w:rPr>
                <w:delText>1</w:delText>
              </w:r>
              <w:r>
                <w:delText>63</w:delText>
              </w:r>
            </w:del>
          </w:p>
        </w:tc>
        <w:tc>
          <w:tcPr>
            <w:tcW w:w="236" w:type="dxa"/>
            <w:gridSpan w:val="2"/>
            <w:tcBorders>
              <w:top w:val="nil"/>
              <w:left w:val="nil"/>
              <w:bottom w:val="nil"/>
              <w:right w:val="nil"/>
            </w:tcBorders>
          </w:tcPr>
          <w:p w14:paraId="5B2AF3F3" w14:textId="77777777" w:rsidR="00181D6E" w:rsidRPr="00F0224A" w:rsidRDefault="00181D6E" w:rsidP="00695FCA">
            <w:pPr>
              <w:widowControl/>
              <w:jc w:val="center"/>
              <w:rPr>
                <w:del w:id="1343" w:author="Zhao Chunjiang" w:date="2026-10-07T08:00:00Z"/>
                <w:rFonts w:eastAsia="DengXian" w:cs="Times New Roman"/>
                <w:color w:val="000000"/>
                <w:kern w:val="0"/>
                <w:sz w:val="22"/>
              </w:rPr>
            </w:pPr>
          </w:p>
        </w:tc>
        <w:tc>
          <w:tcPr>
            <w:tcW w:w="815" w:type="dxa"/>
            <w:tcBorders>
              <w:top w:val="nil"/>
              <w:left w:val="nil"/>
              <w:bottom w:val="nil"/>
              <w:right w:val="nil"/>
            </w:tcBorders>
          </w:tcPr>
          <w:p w14:paraId="19DD8A38" w14:textId="77777777" w:rsidR="00181D6E" w:rsidRPr="003A4932" w:rsidRDefault="00181D6E" w:rsidP="00695FCA">
            <w:pPr>
              <w:jc w:val="center"/>
              <w:rPr>
                <w:del w:id="1344" w:author="Zhao Chunjiang" w:date="2026-10-07T08:00:00Z"/>
              </w:rPr>
            </w:pPr>
            <w:del w:id="1345" w:author="Zhao Chunjiang" w:date="2026-10-07T08:00:00Z">
              <w:r>
                <w:delText>26</w:delText>
              </w:r>
            </w:del>
          </w:p>
        </w:tc>
        <w:tc>
          <w:tcPr>
            <w:tcW w:w="695" w:type="dxa"/>
            <w:tcBorders>
              <w:top w:val="nil"/>
              <w:left w:val="nil"/>
              <w:bottom w:val="nil"/>
              <w:right w:val="nil"/>
            </w:tcBorders>
          </w:tcPr>
          <w:p w14:paraId="630C511F" w14:textId="77777777" w:rsidR="00181D6E" w:rsidRPr="003A4932" w:rsidRDefault="00181D6E" w:rsidP="00695FCA">
            <w:pPr>
              <w:jc w:val="center"/>
              <w:rPr>
                <w:del w:id="1346" w:author="Zhao Chunjiang" w:date="2026-10-07T08:00:00Z"/>
              </w:rPr>
            </w:pPr>
            <w:del w:id="1347" w:author="Zhao Chunjiang" w:date="2026-10-07T08:00:00Z">
              <w:r>
                <w:delText>161</w:delText>
              </w:r>
            </w:del>
          </w:p>
        </w:tc>
        <w:tc>
          <w:tcPr>
            <w:tcW w:w="531" w:type="dxa"/>
            <w:tcBorders>
              <w:top w:val="nil"/>
              <w:left w:val="nil"/>
              <w:bottom w:val="nil"/>
              <w:right w:val="nil"/>
            </w:tcBorders>
          </w:tcPr>
          <w:p w14:paraId="6A90F6BD" w14:textId="77777777" w:rsidR="00181D6E" w:rsidRPr="003A4932" w:rsidRDefault="00181D6E" w:rsidP="00695FCA">
            <w:pPr>
              <w:jc w:val="center"/>
              <w:rPr>
                <w:del w:id="1348" w:author="Zhao Chunjiang" w:date="2026-10-07T08:00:00Z"/>
              </w:rPr>
            </w:pPr>
            <w:del w:id="1349" w:author="Zhao Chunjiang" w:date="2026-10-07T08:00:00Z">
              <w:r>
                <w:delText>2</w:delText>
              </w:r>
            </w:del>
          </w:p>
        </w:tc>
        <w:tc>
          <w:tcPr>
            <w:tcW w:w="700" w:type="dxa"/>
            <w:gridSpan w:val="2"/>
            <w:tcBorders>
              <w:top w:val="nil"/>
              <w:left w:val="nil"/>
              <w:bottom w:val="nil"/>
              <w:right w:val="nil"/>
            </w:tcBorders>
          </w:tcPr>
          <w:p w14:paraId="5656A0C0" w14:textId="77777777" w:rsidR="00181D6E" w:rsidRPr="003A4932" w:rsidRDefault="00181D6E" w:rsidP="00695FCA">
            <w:pPr>
              <w:jc w:val="center"/>
              <w:rPr>
                <w:del w:id="1350" w:author="Zhao Chunjiang" w:date="2026-10-07T08:00:00Z"/>
              </w:rPr>
            </w:pPr>
            <w:del w:id="1351" w:author="Zhao Chunjiang" w:date="2026-10-07T08:00:00Z">
              <w:r>
                <w:delText>2</w:delText>
              </w:r>
            </w:del>
          </w:p>
        </w:tc>
        <w:tc>
          <w:tcPr>
            <w:tcW w:w="1850" w:type="dxa"/>
            <w:tcBorders>
              <w:top w:val="nil"/>
              <w:left w:val="nil"/>
              <w:bottom w:val="nil"/>
              <w:right w:val="nil"/>
            </w:tcBorders>
          </w:tcPr>
          <w:p w14:paraId="5461DBC3" w14:textId="77777777" w:rsidR="00181D6E" w:rsidRDefault="00181D6E" w:rsidP="00695FCA">
            <w:pPr>
              <w:jc w:val="center"/>
              <w:rPr>
                <w:del w:id="1352" w:author="Zhao Chunjiang" w:date="2026-10-07T08:00:00Z"/>
              </w:rPr>
            </w:pPr>
            <w:del w:id="1353" w:author="Zhao Chunjiang" w:date="2026-10-07T08:00:00Z">
              <w:r>
                <w:delText>0.7705</w:delText>
              </w:r>
            </w:del>
          </w:p>
        </w:tc>
        <w:tc>
          <w:tcPr>
            <w:tcW w:w="701" w:type="dxa"/>
            <w:gridSpan w:val="2"/>
            <w:tcBorders>
              <w:top w:val="nil"/>
              <w:left w:val="nil"/>
              <w:bottom w:val="nil"/>
              <w:right w:val="nil"/>
            </w:tcBorders>
          </w:tcPr>
          <w:p w14:paraId="4938A4E7" w14:textId="77777777" w:rsidR="00181D6E" w:rsidRDefault="00181D6E" w:rsidP="00695FCA">
            <w:pPr>
              <w:jc w:val="center"/>
              <w:rPr>
                <w:del w:id="1354" w:author="Zhao Chunjiang" w:date="2026-10-07T08:00:00Z"/>
              </w:rPr>
            </w:pPr>
          </w:p>
        </w:tc>
      </w:tr>
      <w:tr w:rsidR="00181D6E" w:rsidRPr="00F0224A" w14:paraId="65DDA071" w14:textId="77777777" w:rsidTr="00A30454">
        <w:trPr>
          <w:trHeight w:val="285"/>
          <w:del w:id="1355" w:author="Zhao Chunjiang" w:date="2026-10-07T08:00:00Z"/>
        </w:trPr>
        <w:tc>
          <w:tcPr>
            <w:tcW w:w="1701" w:type="dxa"/>
            <w:tcBorders>
              <w:top w:val="nil"/>
              <w:left w:val="nil"/>
              <w:bottom w:val="nil"/>
              <w:right w:val="nil"/>
            </w:tcBorders>
            <w:noWrap/>
            <w:vAlign w:val="bottom"/>
            <w:hideMark/>
          </w:tcPr>
          <w:p w14:paraId="2F4EBDCA" w14:textId="77777777" w:rsidR="00181D6E" w:rsidRPr="00F0224A" w:rsidRDefault="00181D6E" w:rsidP="00695FCA">
            <w:pPr>
              <w:widowControl/>
              <w:jc w:val="left"/>
              <w:rPr>
                <w:del w:id="1356" w:author="Zhao Chunjiang" w:date="2026-10-07T08:00:00Z"/>
                <w:rFonts w:eastAsia="DengXian" w:cs="Times New Roman"/>
                <w:color w:val="000000"/>
                <w:kern w:val="0"/>
                <w:sz w:val="22"/>
              </w:rPr>
            </w:pPr>
            <w:del w:id="1357" w:author="Zhao Chunjiang" w:date="2026-10-07T08:00:00Z">
              <w:r>
                <w:rPr>
                  <w:rFonts w:eastAsia="DengXian" w:cs="Times New Roman"/>
                  <w:color w:val="000000"/>
                  <w:kern w:val="0"/>
                  <w:sz w:val="22"/>
                </w:rPr>
                <w:delText>AMC</w:delText>
              </w:r>
              <w:r>
                <w:rPr>
                  <w:rFonts w:eastAsia="DengXian" w:cs="Times New Roman"/>
                  <w:color w:val="000000"/>
                  <w:kern w:val="0"/>
                  <w:sz w:val="22"/>
                  <w:vertAlign w:val="superscript"/>
                </w:rPr>
                <w:delText>a</w:delText>
              </w:r>
            </w:del>
          </w:p>
        </w:tc>
        <w:tc>
          <w:tcPr>
            <w:tcW w:w="1537" w:type="dxa"/>
            <w:tcBorders>
              <w:top w:val="nil"/>
              <w:left w:val="nil"/>
              <w:bottom w:val="nil"/>
              <w:right w:val="nil"/>
            </w:tcBorders>
            <w:noWrap/>
            <w:vAlign w:val="bottom"/>
          </w:tcPr>
          <w:p w14:paraId="7AD3CCB7" w14:textId="77777777" w:rsidR="00181D6E" w:rsidRPr="00A314BA" w:rsidRDefault="00181D6E" w:rsidP="00695FCA">
            <w:pPr>
              <w:jc w:val="center"/>
              <w:rPr>
                <w:del w:id="1358" w:author="Zhao Chunjiang" w:date="2026-10-07T08:00:00Z"/>
                <w:rFonts w:eastAsia="DengXian" w:cs="Times New Roman"/>
                <w:color w:val="000000"/>
                <w:sz w:val="22"/>
              </w:rPr>
            </w:pPr>
            <w:del w:id="1359" w:author="Zhao Chunjiang" w:date="2026-10-07T08:00:00Z">
              <w:r>
                <w:rPr>
                  <w:rFonts w:eastAsia="DengXian" w:cs="Times New Roman"/>
                  <w:color w:val="000000"/>
                  <w:sz w:val="22"/>
                </w:rPr>
                <w:delText>125</w:delText>
              </w:r>
            </w:del>
          </w:p>
        </w:tc>
        <w:tc>
          <w:tcPr>
            <w:tcW w:w="1133" w:type="dxa"/>
            <w:tcBorders>
              <w:top w:val="nil"/>
              <w:left w:val="nil"/>
              <w:bottom w:val="nil"/>
              <w:right w:val="nil"/>
            </w:tcBorders>
            <w:noWrap/>
            <w:vAlign w:val="bottom"/>
          </w:tcPr>
          <w:p w14:paraId="2A617C9F" w14:textId="77777777" w:rsidR="00181D6E" w:rsidRPr="00A314BA" w:rsidRDefault="00181D6E" w:rsidP="00695FCA">
            <w:pPr>
              <w:jc w:val="center"/>
              <w:rPr>
                <w:del w:id="1360" w:author="Zhao Chunjiang" w:date="2026-10-07T08:00:00Z"/>
                <w:rFonts w:eastAsia="DengXian" w:cs="Times New Roman"/>
                <w:color w:val="000000"/>
                <w:sz w:val="22"/>
              </w:rPr>
            </w:pPr>
            <w:del w:id="1361" w:author="Zhao Chunjiang" w:date="2026-10-07T08:00:00Z">
              <w:r>
                <w:rPr>
                  <w:rFonts w:eastAsia="DengXian" w:cs="Times New Roman"/>
                  <w:color w:val="000000"/>
                  <w:sz w:val="22"/>
                </w:rPr>
                <w:delText>2</w:delText>
              </w:r>
            </w:del>
          </w:p>
        </w:tc>
        <w:tc>
          <w:tcPr>
            <w:tcW w:w="1441" w:type="dxa"/>
            <w:tcBorders>
              <w:top w:val="nil"/>
              <w:left w:val="nil"/>
              <w:bottom w:val="nil"/>
              <w:right w:val="nil"/>
            </w:tcBorders>
            <w:noWrap/>
          </w:tcPr>
          <w:p w14:paraId="78F6A810" w14:textId="77777777" w:rsidR="00181D6E" w:rsidRDefault="00181D6E" w:rsidP="00695FCA">
            <w:pPr>
              <w:jc w:val="center"/>
              <w:rPr>
                <w:del w:id="1362" w:author="Zhao Chunjiang" w:date="2026-10-07T08:00:00Z"/>
              </w:rPr>
            </w:pPr>
            <w:del w:id="1363" w:author="Zhao Chunjiang" w:date="2026-10-07T08:00:00Z">
              <w:r>
                <w:rPr>
                  <w:rFonts w:eastAsia="DengXian" w:cs="Times New Roman"/>
                  <w:color w:val="000000"/>
                  <w:kern w:val="0"/>
                  <w:sz w:val="22"/>
                </w:rPr>
                <w:delText>127</w:delText>
              </w:r>
            </w:del>
          </w:p>
        </w:tc>
        <w:tc>
          <w:tcPr>
            <w:tcW w:w="1255" w:type="dxa"/>
            <w:tcBorders>
              <w:top w:val="nil"/>
              <w:left w:val="nil"/>
              <w:bottom w:val="nil"/>
              <w:right w:val="nil"/>
            </w:tcBorders>
            <w:noWrap/>
            <w:vAlign w:val="bottom"/>
          </w:tcPr>
          <w:p w14:paraId="299A78E2" w14:textId="77777777" w:rsidR="00181D6E" w:rsidRPr="00F0224A" w:rsidRDefault="00181D6E" w:rsidP="00695FCA">
            <w:pPr>
              <w:widowControl/>
              <w:jc w:val="center"/>
              <w:rPr>
                <w:del w:id="1364" w:author="Zhao Chunjiang" w:date="2026-10-07T08:00:00Z"/>
                <w:rFonts w:eastAsia="DengXian" w:cs="Times New Roman"/>
                <w:color w:val="000000"/>
                <w:kern w:val="0"/>
                <w:sz w:val="22"/>
              </w:rPr>
            </w:pPr>
            <w:del w:id="1365" w:author="Zhao Chunjiang" w:date="2026-10-07T08:00:00Z">
              <w:r>
                <w:rPr>
                  <w:rFonts w:eastAsia="DengXian" w:cs="Times New Roman" w:hint="eastAsia"/>
                  <w:color w:val="000000"/>
                  <w:kern w:val="0"/>
                  <w:sz w:val="22"/>
                </w:rPr>
                <w:delText>9</w:delText>
              </w:r>
              <w:r>
                <w:rPr>
                  <w:rFonts w:eastAsia="DengXian" w:cs="Times New Roman"/>
                  <w:color w:val="000000"/>
                  <w:kern w:val="0"/>
                  <w:sz w:val="22"/>
                </w:rPr>
                <w:delText>8.4</w:delText>
              </w:r>
            </w:del>
          </w:p>
        </w:tc>
        <w:tc>
          <w:tcPr>
            <w:tcW w:w="730" w:type="dxa"/>
            <w:tcBorders>
              <w:top w:val="nil"/>
              <w:left w:val="nil"/>
              <w:bottom w:val="nil"/>
              <w:right w:val="nil"/>
            </w:tcBorders>
          </w:tcPr>
          <w:p w14:paraId="261C2E60" w14:textId="77777777" w:rsidR="00181D6E" w:rsidRPr="00B5127A" w:rsidRDefault="00181D6E" w:rsidP="00695FCA">
            <w:pPr>
              <w:jc w:val="center"/>
              <w:rPr>
                <w:del w:id="1366" w:author="Zhao Chunjiang" w:date="2026-10-07T08:00:00Z"/>
              </w:rPr>
            </w:pPr>
            <w:del w:id="1367" w:author="Zhao Chunjiang" w:date="2026-10-07T08:00:00Z">
              <w:r>
                <w:delText>83</w:delText>
              </w:r>
            </w:del>
          </w:p>
        </w:tc>
        <w:tc>
          <w:tcPr>
            <w:tcW w:w="701" w:type="dxa"/>
            <w:gridSpan w:val="2"/>
            <w:tcBorders>
              <w:top w:val="nil"/>
              <w:left w:val="nil"/>
              <w:bottom w:val="nil"/>
              <w:right w:val="nil"/>
            </w:tcBorders>
          </w:tcPr>
          <w:p w14:paraId="222BDC2A" w14:textId="77777777" w:rsidR="00181D6E" w:rsidRPr="00B5127A" w:rsidRDefault="00181D6E" w:rsidP="00695FCA">
            <w:pPr>
              <w:jc w:val="center"/>
              <w:rPr>
                <w:del w:id="1368" w:author="Zhao Chunjiang" w:date="2026-10-07T08:00:00Z"/>
              </w:rPr>
            </w:pPr>
            <w:del w:id="1369" w:author="Zhao Chunjiang" w:date="2026-10-07T08:00:00Z">
              <w:r>
                <w:delText>44</w:delText>
              </w:r>
            </w:del>
          </w:p>
        </w:tc>
        <w:tc>
          <w:tcPr>
            <w:tcW w:w="236" w:type="dxa"/>
            <w:gridSpan w:val="2"/>
            <w:tcBorders>
              <w:top w:val="nil"/>
              <w:left w:val="nil"/>
              <w:bottom w:val="nil"/>
              <w:right w:val="nil"/>
            </w:tcBorders>
          </w:tcPr>
          <w:p w14:paraId="07A9EF15" w14:textId="77777777" w:rsidR="00181D6E" w:rsidRPr="00F0224A" w:rsidRDefault="00181D6E" w:rsidP="00695FCA">
            <w:pPr>
              <w:widowControl/>
              <w:jc w:val="center"/>
              <w:rPr>
                <w:del w:id="1370" w:author="Zhao Chunjiang" w:date="2026-10-07T08:00:00Z"/>
                <w:rFonts w:eastAsia="DengXian" w:cs="Times New Roman"/>
                <w:color w:val="000000"/>
                <w:kern w:val="0"/>
                <w:sz w:val="22"/>
              </w:rPr>
            </w:pPr>
          </w:p>
        </w:tc>
        <w:tc>
          <w:tcPr>
            <w:tcW w:w="815" w:type="dxa"/>
            <w:tcBorders>
              <w:top w:val="nil"/>
              <w:left w:val="nil"/>
              <w:bottom w:val="nil"/>
              <w:right w:val="nil"/>
            </w:tcBorders>
          </w:tcPr>
          <w:p w14:paraId="1D45B878" w14:textId="77777777" w:rsidR="00181D6E" w:rsidRPr="003A4932" w:rsidRDefault="00181D6E" w:rsidP="00695FCA">
            <w:pPr>
              <w:jc w:val="center"/>
              <w:rPr>
                <w:del w:id="1371" w:author="Zhao Chunjiang" w:date="2026-10-07T08:00:00Z"/>
              </w:rPr>
            </w:pPr>
            <w:del w:id="1372" w:author="Zhao Chunjiang" w:date="2026-10-07T08:00:00Z">
              <w:r>
                <w:delText>82</w:delText>
              </w:r>
            </w:del>
          </w:p>
        </w:tc>
        <w:tc>
          <w:tcPr>
            <w:tcW w:w="695" w:type="dxa"/>
            <w:tcBorders>
              <w:top w:val="nil"/>
              <w:left w:val="nil"/>
              <w:bottom w:val="nil"/>
              <w:right w:val="nil"/>
            </w:tcBorders>
          </w:tcPr>
          <w:p w14:paraId="16C2A425" w14:textId="77777777" w:rsidR="00181D6E" w:rsidRPr="003A4932" w:rsidRDefault="00181D6E" w:rsidP="00695FCA">
            <w:pPr>
              <w:jc w:val="center"/>
              <w:rPr>
                <w:del w:id="1373" w:author="Zhao Chunjiang" w:date="2026-10-07T08:00:00Z"/>
              </w:rPr>
            </w:pPr>
            <w:del w:id="1374" w:author="Zhao Chunjiang" w:date="2026-10-07T08:00:00Z">
              <w:r>
                <w:delText>43</w:delText>
              </w:r>
            </w:del>
          </w:p>
        </w:tc>
        <w:tc>
          <w:tcPr>
            <w:tcW w:w="531" w:type="dxa"/>
            <w:tcBorders>
              <w:top w:val="nil"/>
              <w:left w:val="nil"/>
              <w:bottom w:val="nil"/>
              <w:right w:val="nil"/>
            </w:tcBorders>
          </w:tcPr>
          <w:p w14:paraId="441FDD08" w14:textId="77777777" w:rsidR="00181D6E" w:rsidRPr="003A4932" w:rsidRDefault="00181D6E" w:rsidP="00695FCA">
            <w:pPr>
              <w:jc w:val="center"/>
              <w:rPr>
                <w:del w:id="1375" w:author="Zhao Chunjiang" w:date="2026-10-07T08:00:00Z"/>
              </w:rPr>
            </w:pPr>
            <w:del w:id="1376" w:author="Zhao Chunjiang" w:date="2026-10-07T08:00:00Z">
              <w:r>
                <w:delText>1</w:delText>
              </w:r>
            </w:del>
          </w:p>
        </w:tc>
        <w:tc>
          <w:tcPr>
            <w:tcW w:w="700" w:type="dxa"/>
            <w:gridSpan w:val="2"/>
            <w:tcBorders>
              <w:top w:val="nil"/>
              <w:left w:val="nil"/>
              <w:bottom w:val="nil"/>
              <w:right w:val="nil"/>
            </w:tcBorders>
          </w:tcPr>
          <w:p w14:paraId="156F6196" w14:textId="77777777" w:rsidR="00181D6E" w:rsidRPr="003A4932" w:rsidRDefault="00181D6E" w:rsidP="00695FCA">
            <w:pPr>
              <w:jc w:val="center"/>
              <w:rPr>
                <w:del w:id="1377" w:author="Zhao Chunjiang" w:date="2026-10-07T08:00:00Z"/>
              </w:rPr>
            </w:pPr>
            <w:del w:id="1378" w:author="Zhao Chunjiang" w:date="2026-10-07T08:00:00Z">
              <w:r>
                <w:rPr>
                  <w:rFonts w:hint="eastAsia"/>
                </w:rPr>
                <w:delText>1</w:delText>
              </w:r>
            </w:del>
          </w:p>
        </w:tc>
        <w:tc>
          <w:tcPr>
            <w:tcW w:w="1850" w:type="dxa"/>
            <w:tcBorders>
              <w:top w:val="nil"/>
              <w:left w:val="nil"/>
              <w:bottom w:val="nil"/>
              <w:right w:val="nil"/>
            </w:tcBorders>
          </w:tcPr>
          <w:p w14:paraId="6CFF7D9F" w14:textId="77777777" w:rsidR="00181D6E" w:rsidRDefault="00181D6E" w:rsidP="00695FCA">
            <w:pPr>
              <w:jc w:val="center"/>
              <w:rPr>
                <w:del w:id="1379" w:author="Zhao Chunjiang" w:date="2026-10-07T08:00:00Z"/>
              </w:rPr>
            </w:pPr>
            <w:del w:id="1380" w:author="Zhao Chunjiang" w:date="2026-10-07T08:00:00Z">
              <w:r>
                <w:delText>0.9000</w:delText>
              </w:r>
            </w:del>
          </w:p>
        </w:tc>
        <w:tc>
          <w:tcPr>
            <w:tcW w:w="701" w:type="dxa"/>
            <w:gridSpan w:val="2"/>
            <w:tcBorders>
              <w:top w:val="nil"/>
              <w:left w:val="nil"/>
              <w:bottom w:val="nil"/>
              <w:right w:val="nil"/>
            </w:tcBorders>
          </w:tcPr>
          <w:p w14:paraId="20833D91" w14:textId="77777777" w:rsidR="00181D6E" w:rsidRDefault="00181D6E" w:rsidP="00695FCA">
            <w:pPr>
              <w:jc w:val="center"/>
              <w:rPr>
                <w:del w:id="1381" w:author="Zhao Chunjiang" w:date="2026-10-07T08:00:00Z"/>
              </w:rPr>
            </w:pPr>
          </w:p>
        </w:tc>
      </w:tr>
      <w:tr w:rsidR="00181D6E" w:rsidRPr="00F0224A" w14:paraId="293BC92D" w14:textId="77777777" w:rsidTr="00A30454">
        <w:trPr>
          <w:trHeight w:val="285"/>
          <w:del w:id="1382" w:author="Zhao Chunjiang" w:date="2026-10-07T08:00:00Z"/>
        </w:trPr>
        <w:tc>
          <w:tcPr>
            <w:tcW w:w="1701" w:type="dxa"/>
            <w:tcBorders>
              <w:top w:val="nil"/>
              <w:left w:val="nil"/>
              <w:bottom w:val="nil"/>
              <w:right w:val="nil"/>
            </w:tcBorders>
            <w:noWrap/>
            <w:vAlign w:val="bottom"/>
            <w:hideMark/>
          </w:tcPr>
          <w:p w14:paraId="0260F4CF" w14:textId="77777777" w:rsidR="00181D6E" w:rsidRPr="00F0224A" w:rsidRDefault="00181D6E" w:rsidP="00695FCA">
            <w:pPr>
              <w:widowControl/>
              <w:jc w:val="left"/>
              <w:rPr>
                <w:del w:id="1383" w:author="Zhao Chunjiang" w:date="2026-10-07T08:00:00Z"/>
                <w:rFonts w:eastAsia="DengXian" w:cs="Times New Roman"/>
                <w:color w:val="000000"/>
                <w:kern w:val="0"/>
                <w:sz w:val="22"/>
              </w:rPr>
            </w:pPr>
            <w:del w:id="1384" w:author="Zhao Chunjiang" w:date="2026-10-07T08:00:00Z">
              <w:r>
                <w:rPr>
                  <w:rFonts w:eastAsia="DengXian" w:cs="Times New Roman"/>
                  <w:color w:val="000000"/>
                  <w:kern w:val="0"/>
                  <w:sz w:val="22"/>
                </w:rPr>
                <w:delText>Ceftriaxone</w:delText>
              </w:r>
            </w:del>
          </w:p>
        </w:tc>
        <w:tc>
          <w:tcPr>
            <w:tcW w:w="1537" w:type="dxa"/>
            <w:tcBorders>
              <w:top w:val="nil"/>
              <w:left w:val="nil"/>
              <w:bottom w:val="nil"/>
              <w:right w:val="nil"/>
            </w:tcBorders>
            <w:noWrap/>
            <w:vAlign w:val="bottom"/>
          </w:tcPr>
          <w:p w14:paraId="5C9C4FF0" w14:textId="77777777" w:rsidR="00181D6E" w:rsidRPr="00A314BA" w:rsidRDefault="00181D6E" w:rsidP="00695FCA">
            <w:pPr>
              <w:jc w:val="center"/>
              <w:rPr>
                <w:del w:id="1385" w:author="Zhao Chunjiang" w:date="2026-10-07T08:00:00Z"/>
                <w:rFonts w:eastAsia="DengXian" w:cs="Times New Roman"/>
                <w:color w:val="000000"/>
                <w:sz w:val="22"/>
              </w:rPr>
            </w:pPr>
            <w:del w:id="1386" w:author="Zhao Chunjiang" w:date="2026-10-07T08:00:00Z">
              <w:r>
                <w:rPr>
                  <w:rFonts w:eastAsia="DengXian" w:cs="Times New Roman"/>
                  <w:color w:val="000000"/>
                  <w:sz w:val="22"/>
                </w:rPr>
                <w:delText>179</w:delText>
              </w:r>
            </w:del>
          </w:p>
        </w:tc>
        <w:tc>
          <w:tcPr>
            <w:tcW w:w="1133" w:type="dxa"/>
            <w:tcBorders>
              <w:top w:val="nil"/>
              <w:left w:val="nil"/>
              <w:bottom w:val="nil"/>
              <w:right w:val="nil"/>
            </w:tcBorders>
            <w:noWrap/>
            <w:vAlign w:val="bottom"/>
          </w:tcPr>
          <w:p w14:paraId="73B38081" w14:textId="77777777" w:rsidR="00181D6E" w:rsidRPr="00A314BA" w:rsidRDefault="00181D6E" w:rsidP="00695FCA">
            <w:pPr>
              <w:jc w:val="center"/>
              <w:rPr>
                <w:del w:id="1387" w:author="Zhao Chunjiang" w:date="2026-10-07T08:00:00Z"/>
                <w:rFonts w:eastAsia="DengXian" w:cs="Times New Roman"/>
                <w:color w:val="000000"/>
                <w:sz w:val="22"/>
              </w:rPr>
            </w:pPr>
            <w:del w:id="1388" w:author="Zhao Chunjiang" w:date="2026-10-07T08:00:00Z">
              <w:r>
                <w:rPr>
                  <w:rFonts w:eastAsia="DengXian" w:cs="Times New Roman"/>
                  <w:color w:val="000000"/>
                  <w:sz w:val="22"/>
                </w:rPr>
                <w:delText>12</w:delText>
              </w:r>
            </w:del>
          </w:p>
        </w:tc>
        <w:tc>
          <w:tcPr>
            <w:tcW w:w="1441" w:type="dxa"/>
            <w:tcBorders>
              <w:top w:val="nil"/>
              <w:left w:val="nil"/>
              <w:bottom w:val="nil"/>
              <w:right w:val="nil"/>
            </w:tcBorders>
            <w:noWrap/>
          </w:tcPr>
          <w:p w14:paraId="4855CF4C" w14:textId="77777777" w:rsidR="00181D6E" w:rsidRDefault="00181D6E" w:rsidP="00695FCA">
            <w:pPr>
              <w:jc w:val="center"/>
              <w:rPr>
                <w:del w:id="1389" w:author="Zhao Chunjiang" w:date="2026-10-07T08:00:00Z"/>
              </w:rPr>
            </w:pPr>
            <w:del w:id="1390" w:author="Zhao Chunjiang" w:date="2026-10-07T08:00:00Z">
              <w:r>
                <w:rPr>
                  <w:rFonts w:eastAsia="DengXian" w:cs="Times New Roman"/>
                  <w:color w:val="000000"/>
                  <w:kern w:val="0"/>
                  <w:sz w:val="22"/>
                </w:rPr>
                <w:delText>191</w:delText>
              </w:r>
            </w:del>
          </w:p>
        </w:tc>
        <w:tc>
          <w:tcPr>
            <w:tcW w:w="1255" w:type="dxa"/>
            <w:tcBorders>
              <w:top w:val="nil"/>
              <w:left w:val="nil"/>
              <w:bottom w:val="nil"/>
              <w:right w:val="nil"/>
            </w:tcBorders>
            <w:noWrap/>
            <w:vAlign w:val="bottom"/>
          </w:tcPr>
          <w:p w14:paraId="1EFE68CF" w14:textId="77777777" w:rsidR="00181D6E" w:rsidRPr="00F0224A" w:rsidRDefault="00181D6E" w:rsidP="00695FCA">
            <w:pPr>
              <w:widowControl/>
              <w:jc w:val="center"/>
              <w:rPr>
                <w:del w:id="1391" w:author="Zhao Chunjiang" w:date="2026-10-07T08:00:00Z"/>
                <w:rFonts w:eastAsia="DengXian" w:cs="Times New Roman"/>
                <w:color w:val="000000"/>
                <w:kern w:val="0"/>
                <w:sz w:val="22"/>
              </w:rPr>
            </w:pPr>
            <w:del w:id="1392" w:author="Zhao Chunjiang" w:date="2026-10-07T08:00:00Z">
              <w:r>
                <w:rPr>
                  <w:rFonts w:eastAsia="DengXian" w:cs="Times New Roman" w:hint="eastAsia"/>
                  <w:color w:val="000000"/>
                  <w:kern w:val="0"/>
                  <w:sz w:val="22"/>
                </w:rPr>
                <w:delText>9</w:delText>
              </w:r>
              <w:r>
                <w:rPr>
                  <w:rFonts w:eastAsia="DengXian" w:cs="Times New Roman"/>
                  <w:color w:val="000000"/>
                  <w:kern w:val="0"/>
                  <w:sz w:val="22"/>
                </w:rPr>
                <w:delText>3.7</w:delText>
              </w:r>
            </w:del>
          </w:p>
        </w:tc>
        <w:tc>
          <w:tcPr>
            <w:tcW w:w="730" w:type="dxa"/>
            <w:tcBorders>
              <w:top w:val="nil"/>
              <w:left w:val="nil"/>
              <w:bottom w:val="nil"/>
              <w:right w:val="nil"/>
            </w:tcBorders>
          </w:tcPr>
          <w:p w14:paraId="21078AA5" w14:textId="77777777" w:rsidR="00181D6E" w:rsidRPr="00B5127A" w:rsidRDefault="00181D6E" w:rsidP="00695FCA">
            <w:pPr>
              <w:jc w:val="center"/>
              <w:rPr>
                <w:del w:id="1393" w:author="Zhao Chunjiang" w:date="2026-10-07T08:00:00Z"/>
              </w:rPr>
            </w:pPr>
            <w:del w:id="1394" w:author="Zhao Chunjiang" w:date="2026-10-07T08:00:00Z">
              <w:r>
                <w:rPr>
                  <w:rFonts w:hint="eastAsia"/>
                </w:rPr>
                <w:delText>1</w:delText>
              </w:r>
              <w:r>
                <w:delText>42</w:delText>
              </w:r>
            </w:del>
          </w:p>
        </w:tc>
        <w:tc>
          <w:tcPr>
            <w:tcW w:w="701" w:type="dxa"/>
            <w:gridSpan w:val="2"/>
            <w:tcBorders>
              <w:top w:val="nil"/>
              <w:left w:val="nil"/>
              <w:bottom w:val="nil"/>
              <w:right w:val="nil"/>
            </w:tcBorders>
          </w:tcPr>
          <w:p w14:paraId="395E8D52" w14:textId="77777777" w:rsidR="00181D6E" w:rsidRPr="00B5127A" w:rsidRDefault="00181D6E" w:rsidP="00695FCA">
            <w:pPr>
              <w:jc w:val="center"/>
              <w:rPr>
                <w:del w:id="1395" w:author="Zhao Chunjiang" w:date="2026-10-07T08:00:00Z"/>
              </w:rPr>
            </w:pPr>
            <w:del w:id="1396" w:author="Zhao Chunjiang" w:date="2026-10-07T08:00:00Z">
              <w:r>
                <w:delText>49</w:delText>
              </w:r>
            </w:del>
          </w:p>
        </w:tc>
        <w:tc>
          <w:tcPr>
            <w:tcW w:w="236" w:type="dxa"/>
            <w:gridSpan w:val="2"/>
            <w:tcBorders>
              <w:top w:val="nil"/>
              <w:left w:val="nil"/>
              <w:bottom w:val="nil"/>
              <w:right w:val="nil"/>
            </w:tcBorders>
          </w:tcPr>
          <w:p w14:paraId="7B605129" w14:textId="77777777" w:rsidR="00181D6E" w:rsidRPr="00F0224A" w:rsidRDefault="00181D6E" w:rsidP="00695FCA">
            <w:pPr>
              <w:widowControl/>
              <w:jc w:val="center"/>
              <w:rPr>
                <w:del w:id="1397" w:author="Zhao Chunjiang" w:date="2026-10-07T08:00:00Z"/>
                <w:rFonts w:eastAsia="DengXian" w:cs="Times New Roman"/>
                <w:color w:val="000000"/>
                <w:kern w:val="0"/>
                <w:sz w:val="22"/>
              </w:rPr>
            </w:pPr>
          </w:p>
        </w:tc>
        <w:tc>
          <w:tcPr>
            <w:tcW w:w="815" w:type="dxa"/>
            <w:tcBorders>
              <w:top w:val="nil"/>
              <w:left w:val="nil"/>
              <w:bottom w:val="nil"/>
              <w:right w:val="nil"/>
            </w:tcBorders>
          </w:tcPr>
          <w:p w14:paraId="391691F3" w14:textId="77777777" w:rsidR="00181D6E" w:rsidRPr="003A4932" w:rsidRDefault="00181D6E" w:rsidP="00695FCA">
            <w:pPr>
              <w:jc w:val="center"/>
              <w:rPr>
                <w:del w:id="1398" w:author="Zhao Chunjiang" w:date="2026-10-07T08:00:00Z"/>
              </w:rPr>
            </w:pPr>
            <w:del w:id="1399" w:author="Zhao Chunjiang" w:date="2026-10-07T08:00:00Z">
              <w:r>
                <w:delText>135</w:delText>
              </w:r>
            </w:del>
          </w:p>
        </w:tc>
        <w:tc>
          <w:tcPr>
            <w:tcW w:w="695" w:type="dxa"/>
            <w:tcBorders>
              <w:top w:val="nil"/>
              <w:left w:val="nil"/>
              <w:bottom w:val="nil"/>
              <w:right w:val="nil"/>
            </w:tcBorders>
          </w:tcPr>
          <w:p w14:paraId="31E9DB17" w14:textId="77777777" w:rsidR="00181D6E" w:rsidRPr="003A4932" w:rsidRDefault="00181D6E" w:rsidP="00695FCA">
            <w:pPr>
              <w:jc w:val="center"/>
              <w:rPr>
                <w:del w:id="1400" w:author="Zhao Chunjiang" w:date="2026-10-07T08:00:00Z"/>
              </w:rPr>
            </w:pPr>
            <w:del w:id="1401" w:author="Zhao Chunjiang" w:date="2026-10-07T08:00:00Z">
              <w:r>
                <w:delText>44</w:delText>
              </w:r>
            </w:del>
          </w:p>
        </w:tc>
        <w:tc>
          <w:tcPr>
            <w:tcW w:w="531" w:type="dxa"/>
            <w:tcBorders>
              <w:top w:val="nil"/>
              <w:left w:val="nil"/>
              <w:bottom w:val="nil"/>
              <w:right w:val="nil"/>
            </w:tcBorders>
          </w:tcPr>
          <w:p w14:paraId="7386C397" w14:textId="77777777" w:rsidR="00181D6E" w:rsidRPr="003A4932" w:rsidRDefault="00181D6E" w:rsidP="00695FCA">
            <w:pPr>
              <w:jc w:val="center"/>
              <w:rPr>
                <w:del w:id="1402" w:author="Zhao Chunjiang" w:date="2026-10-07T08:00:00Z"/>
              </w:rPr>
            </w:pPr>
            <w:del w:id="1403" w:author="Zhao Chunjiang" w:date="2026-10-07T08:00:00Z">
              <w:r>
                <w:delText>5</w:delText>
              </w:r>
            </w:del>
          </w:p>
        </w:tc>
        <w:tc>
          <w:tcPr>
            <w:tcW w:w="700" w:type="dxa"/>
            <w:gridSpan w:val="2"/>
            <w:tcBorders>
              <w:top w:val="nil"/>
              <w:left w:val="nil"/>
              <w:bottom w:val="nil"/>
              <w:right w:val="nil"/>
            </w:tcBorders>
          </w:tcPr>
          <w:p w14:paraId="140A6794" w14:textId="77777777" w:rsidR="00181D6E" w:rsidRPr="003A4932" w:rsidRDefault="00181D6E" w:rsidP="00695FCA">
            <w:pPr>
              <w:jc w:val="center"/>
              <w:rPr>
                <w:del w:id="1404" w:author="Zhao Chunjiang" w:date="2026-10-07T08:00:00Z"/>
              </w:rPr>
            </w:pPr>
            <w:del w:id="1405" w:author="Zhao Chunjiang" w:date="2026-10-07T08:00:00Z">
              <w:r>
                <w:delText>7</w:delText>
              </w:r>
            </w:del>
          </w:p>
        </w:tc>
        <w:tc>
          <w:tcPr>
            <w:tcW w:w="1850" w:type="dxa"/>
            <w:tcBorders>
              <w:top w:val="nil"/>
              <w:left w:val="nil"/>
              <w:bottom w:val="nil"/>
              <w:right w:val="nil"/>
            </w:tcBorders>
          </w:tcPr>
          <w:p w14:paraId="6E3445A5" w14:textId="77777777" w:rsidR="00181D6E" w:rsidRDefault="00181D6E" w:rsidP="00695FCA">
            <w:pPr>
              <w:jc w:val="center"/>
              <w:rPr>
                <w:del w:id="1406" w:author="Zhao Chunjiang" w:date="2026-10-07T08:00:00Z"/>
              </w:rPr>
            </w:pPr>
            <w:del w:id="1407" w:author="Zhao Chunjiang" w:date="2026-10-07T08:00:00Z">
              <w:r>
                <w:delText>0.5439</w:delText>
              </w:r>
            </w:del>
          </w:p>
        </w:tc>
        <w:tc>
          <w:tcPr>
            <w:tcW w:w="701" w:type="dxa"/>
            <w:gridSpan w:val="2"/>
            <w:tcBorders>
              <w:top w:val="nil"/>
              <w:left w:val="nil"/>
              <w:bottom w:val="nil"/>
              <w:right w:val="nil"/>
            </w:tcBorders>
          </w:tcPr>
          <w:p w14:paraId="6660C393" w14:textId="77777777" w:rsidR="00181D6E" w:rsidRDefault="00181D6E" w:rsidP="00695FCA">
            <w:pPr>
              <w:jc w:val="center"/>
              <w:rPr>
                <w:del w:id="1408" w:author="Zhao Chunjiang" w:date="2026-10-07T08:00:00Z"/>
              </w:rPr>
            </w:pPr>
          </w:p>
        </w:tc>
      </w:tr>
      <w:tr w:rsidR="00181D6E" w:rsidRPr="00F0224A" w14:paraId="388D8AA3" w14:textId="77777777" w:rsidTr="00A30454">
        <w:trPr>
          <w:trHeight w:val="285"/>
          <w:del w:id="1409" w:author="Zhao Chunjiang" w:date="2026-10-07T08:00:00Z"/>
        </w:trPr>
        <w:tc>
          <w:tcPr>
            <w:tcW w:w="1701" w:type="dxa"/>
            <w:tcBorders>
              <w:top w:val="nil"/>
              <w:left w:val="nil"/>
              <w:bottom w:val="nil"/>
              <w:right w:val="nil"/>
            </w:tcBorders>
            <w:noWrap/>
            <w:vAlign w:val="bottom"/>
            <w:hideMark/>
          </w:tcPr>
          <w:p w14:paraId="75A196F7" w14:textId="77777777" w:rsidR="00181D6E" w:rsidRPr="00F0224A" w:rsidRDefault="00181D6E" w:rsidP="00695FCA">
            <w:pPr>
              <w:widowControl/>
              <w:jc w:val="left"/>
              <w:rPr>
                <w:del w:id="1410" w:author="Zhao Chunjiang" w:date="2026-10-07T08:00:00Z"/>
                <w:rFonts w:eastAsia="DengXian" w:cs="Times New Roman"/>
                <w:color w:val="000000"/>
                <w:kern w:val="0"/>
                <w:sz w:val="22"/>
              </w:rPr>
            </w:pPr>
            <w:del w:id="1411" w:author="Zhao Chunjiang" w:date="2026-10-07T08:00:00Z">
              <w:r>
                <w:rPr>
                  <w:rFonts w:eastAsia="DengXian" w:cs="Times New Roman"/>
                  <w:color w:val="000000"/>
                  <w:kern w:val="0"/>
                  <w:sz w:val="22"/>
                </w:rPr>
                <w:delText>Erythromycin</w:delText>
              </w:r>
            </w:del>
          </w:p>
        </w:tc>
        <w:tc>
          <w:tcPr>
            <w:tcW w:w="1537" w:type="dxa"/>
            <w:tcBorders>
              <w:top w:val="nil"/>
              <w:left w:val="nil"/>
              <w:bottom w:val="nil"/>
              <w:right w:val="nil"/>
            </w:tcBorders>
            <w:noWrap/>
            <w:vAlign w:val="bottom"/>
          </w:tcPr>
          <w:p w14:paraId="532976D8" w14:textId="77777777" w:rsidR="00181D6E" w:rsidRPr="00A314BA" w:rsidRDefault="00181D6E" w:rsidP="00695FCA">
            <w:pPr>
              <w:jc w:val="center"/>
              <w:rPr>
                <w:del w:id="1412" w:author="Zhao Chunjiang" w:date="2026-10-07T08:00:00Z"/>
                <w:rFonts w:eastAsia="DengXian" w:cs="Times New Roman"/>
                <w:color w:val="000000"/>
                <w:sz w:val="22"/>
              </w:rPr>
            </w:pPr>
            <w:del w:id="1413" w:author="Zhao Chunjiang" w:date="2026-10-07T08:00:00Z">
              <w:r>
                <w:rPr>
                  <w:rFonts w:eastAsia="DengXian" w:cs="Times New Roman"/>
                  <w:color w:val="000000"/>
                  <w:sz w:val="22"/>
                </w:rPr>
                <w:delText>191</w:delText>
              </w:r>
            </w:del>
          </w:p>
        </w:tc>
        <w:tc>
          <w:tcPr>
            <w:tcW w:w="1133" w:type="dxa"/>
            <w:tcBorders>
              <w:top w:val="nil"/>
              <w:left w:val="nil"/>
              <w:bottom w:val="nil"/>
              <w:right w:val="nil"/>
            </w:tcBorders>
            <w:noWrap/>
            <w:vAlign w:val="bottom"/>
          </w:tcPr>
          <w:p w14:paraId="78C112B5" w14:textId="77777777" w:rsidR="00181D6E" w:rsidRPr="00A314BA" w:rsidRDefault="00181D6E" w:rsidP="00695FCA">
            <w:pPr>
              <w:jc w:val="center"/>
              <w:rPr>
                <w:del w:id="1414" w:author="Zhao Chunjiang" w:date="2026-10-07T08:00:00Z"/>
                <w:rFonts w:eastAsia="DengXian" w:cs="Times New Roman"/>
                <w:color w:val="000000"/>
                <w:sz w:val="22"/>
              </w:rPr>
            </w:pPr>
            <w:del w:id="1415" w:author="Zhao Chunjiang" w:date="2026-10-07T08:00:00Z">
              <w:r>
                <w:rPr>
                  <w:rFonts w:eastAsia="DengXian" w:cs="Times New Roman"/>
                  <w:color w:val="000000"/>
                  <w:sz w:val="22"/>
                </w:rPr>
                <w:delText>0</w:delText>
              </w:r>
            </w:del>
          </w:p>
        </w:tc>
        <w:tc>
          <w:tcPr>
            <w:tcW w:w="1441" w:type="dxa"/>
            <w:tcBorders>
              <w:top w:val="nil"/>
              <w:left w:val="nil"/>
              <w:bottom w:val="nil"/>
              <w:right w:val="nil"/>
            </w:tcBorders>
            <w:noWrap/>
          </w:tcPr>
          <w:p w14:paraId="21F7AC95" w14:textId="77777777" w:rsidR="00181D6E" w:rsidRDefault="00181D6E" w:rsidP="00695FCA">
            <w:pPr>
              <w:jc w:val="center"/>
              <w:rPr>
                <w:del w:id="1416" w:author="Zhao Chunjiang" w:date="2026-10-07T08:00:00Z"/>
              </w:rPr>
            </w:pPr>
            <w:del w:id="1417" w:author="Zhao Chunjiang" w:date="2026-10-07T08:00:00Z">
              <w:r>
                <w:rPr>
                  <w:rFonts w:eastAsia="DengXian" w:cs="Times New Roman"/>
                  <w:color w:val="000000"/>
                  <w:kern w:val="0"/>
                  <w:sz w:val="22"/>
                </w:rPr>
                <w:delText>191</w:delText>
              </w:r>
            </w:del>
          </w:p>
        </w:tc>
        <w:tc>
          <w:tcPr>
            <w:tcW w:w="1255" w:type="dxa"/>
            <w:tcBorders>
              <w:top w:val="nil"/>
              <w:left w:val="nil"/>
              <w:bottom w:val="nil"/>
              <w:right w:val="nil"/>
            </w:tcBorders>
            <w:noWrap/>
            <w:vAlign w:val="bottom"/>
          </w:tcPr>
          <w:p w14:paraId="35A48926" w14:textId="77777777" w:rsidR="00181D6E" w:rsidRPr="00F0224A" w:rsidRDefault="00181D6E" w:rsidP="00695FCA">
            <w:pPr>
              <w:widowControl/>
              <w:jc w:val="center"/>
              <w:rPr>
                <w:del w:id="1418" w:author="Zhao Chunjiang" w:date="2026-10-07T08:00:00Z"/>
                <w:rFonts w:eastAsia="DengXian" w:cs="Times New Roman"/>
                <w:color w:val="000000"/>
                <w:kern w:val="0"/>
                <w:sz w:val="22"/>
              </w:rPr>
            </w:pPr>
            <w:del w:id="1419" w:author="Zhao Chunjiang" w:date="2026-10-07T08:00:00Z">
              <w:r>
                <w:rPr>
                  <w:rFonts w:eastAsia="DengXian" w:cs="Times New Roman"/>
                  <w:color w:val="000000"/>
                  <w:kern w:val="0"/>
                  <w:sz w:val="22"/>
                </w:rPr>
                <w:delText>100.0</w:delText>
              </w:r>
            </w:del>
          </w:p>
        </w:tc>
        <w:tc>
          <w:tcPr>
            <w:tcW w:w="730" w:type="dxa"/>
            <w:tcBorders>
              <w:top w:val="nil"/>
              <w:left w:val="nil"/>
              <w:bottom w:val="nil"/>
              <w:right w:val="nil"/>
            </w:tcBorders>
          </w:tcPr>
          <w:p w14:paraId="042E596A" w14:textId="77777777" w:rsidR="00181D6E" w:rsidRPr="00B5127A" w:rsidRDefault="00181D6E" w:rsidP="00695FCA">
            <w:pPr>
              <w:jc w:val="center"/>
              <w:rPr>
                <w:del w:id="1420" w:author="Zhao Chunjiang" w:date="2026-10-07T08:00:00Z"/>
              </w:rPr>
            </w:pPr>
            <w:del w:id="1421" w:author="Zhao Chunjiang" w:date="2026-10-07T08:00:00Z">
              <w:r>
                <w:delText>32</w:delText>
              </w:r>
            </w:del>
          </w:p>
        </w:tc>
        <w:tc>
          <w:tcPr>
            <w:tcW w:w="701" w:type="dxa"/>
            <w:gridSpan w:val="2"/>
            <w:tcBorders>
              <w:top w:val="nil"/>
              <w:left w:val="nil"/>
              <w:bottom w:val="nil"/>
              <w:right w:val="nil"/>
            </w:tcBorders>
          </w:tcPr>
          <w:p w14:paraId="0128EC7C" w14:textId="77777777" w:rsidR="00181D6E" w:rsidRPr="00B5127A" w:rsidRDefault="00181D6E" w:rsidP="00695FCA">
            <w:pPr>
              <w:jc w:val="center"/>
              <w:rPr>
                <w:del w:id="1422" w:author="Zhao Chunjiang" w:date="2026-10-07T08:00:00Z"/>
              </w:rPr>
            </w:pPr>
            <w:del w:id="1423" w:author="Zhao Chunjiang" w:date="2026-10-07T08:00:00Z">
              <w:r>
                <w:rPr>
                  <w:rFonts w:hint="eastAsia"/>
                </w:rPr>
                <w:delText>1</w:delText>
              </w:r>
              <w:r>
                <w:delText>59</w:delText>
              </w:r>
            </w:del>
          </w:p>
        </w:tc>
        <w:tc>
          <w:tcPr>
            <w:tcW w:w="236" w:type="dxa"/>
            <w:gridSpan w:val="2"/>
            <w:tcBorders>
              <w:top w:val="nil"/>
              <w:left w:val="nil"/>
              <w:bottom w:val="nil"/>
              <w:right w:val="nil"/>
            </w:tcBorders>
          </w:tcPr>
          <w:p w14:paraId="1A0514A3" w14:textId="77777777" w:rsidR="00181D6E" w:rsidRPr="00F0224A" w:rsidRDefault="00181D6E" w:rsidP="00695FCA">
            <w:pPr>
              <w:widowControl/>
              <w:jc w:val="center"/>
              <w:rPr>
                <w:del w:id="1424" w:author="Zhao Chunjiang" w:date="2026-10-07T08:00:00Z"/>
                <w:rFonts w:eastAsia="DengXian" w:cs="Times New Roman"/>
                <w:color w:val="000000"/>
                <w:kern w:val="0"/>
                <w:sz w:val="22"/>
              </w:rPr>
            </w:pPr>
          </w:p>
        </w:tc>
        <w:tc>
          <w:tcPr>
            <w:tcW w:w="815" w:type="dxa"/>
            <w:tcBorders>
              <w:top w:val="nil"/>
              <w:left w:val="nil"/>
              <w:bottom w:val="nil"/>
              <w:right w:val="nil"/>
            </w:tcBorders>
          </w:tcPr>
          <w:p w14:paraId="4FF55E8C" w14:textId="77777777" w:rsidR="00181D6E" w:rsidRPr="003A4932" w:rsidRDefault="00181D6E" w:rsidP="00695FCA">
            <w:pPr>
              <w:jc w:val="center"/>
              <w:rPr>
                <w:del w:id="1425" w:author="Zhao Chunjiang" w:date="2026-10-07T08:00:00Z"/>
              </w:rPr>
            </w:pPr>
            <w:del w:id="1426" w:author="Zhao Chunjiang" w:date="2026-10-07T08:00:00Z">
              <w:r>
                <w:delText>32</w:delText>
              </w:r>
            </w:del>
          </w:p>
        </w:tc>
        <w:tc>
          <w:tcPr>
            <w:tcW w:w="695" w:type="dxa"/>
            <w:tcBorders>
              <w:top w:val="nil"/>
              <w:left w:val="nil"/>
              <w:bottom w:val="nil"/>
              <w:right w:val="nil"/>
            </w:tcBorders>
          </w:tcPr>
          <w:p w14:paraId="13390215" w14:textId="77777777" w:rsidR="00181D6E" w:rsidRPr="003A4932" w:rsidRDefault="00181D6E" w:rsidP="00695FCA">
            <w:pPr>
              <w:jc w:val="center"/>
              <w:rPr>
                <w:del w:id="1427" w:author="Zhao Chunjiang" w:date="2026-10-07T08:00:00Z"/>
              </w:rPr>
            </w:pPr>
            <w:del w:id="1428" w:author="Zhao Chunjiang" w:date="2026-10-07T08:00:00Z">
              <w:r>
                <w:delText>159</w:delText>
              </w:r>
            </w:del>
          </w:p>
        </w:tc>
        <w:tc>
          <w:tcPr>
            <w:tcW w:w="531" w:type="dxa"/>
            <w:tcBorders>
              <w:top w:val="nil"/>
              <w:left w:val="nil"/>
              <w:bottom w:val="nil"/>
              <w:right w:val="nil"/>
            </w:tcBorders>
          </w:tcPr>
          <w:p w14:paraId="0D119A00" w14:textId="77777777" w:rsidR="00181D6E" w:rsidRPr="003A4932" w:rsidRDefault="00181D6E" w:rsidP="00695FCA">
            <w:pPr>
              <w:jc w:val="center"/>
              <w:rPr>
                <w:del w:id="1429" w:author="Zhao Chunjiang" w:date="2026-10-07T08:00:00Z"/>
              </w:rPr>
            </w:pPr>
            <w:del w:id="1430" w:author="Zhao Chunjiang" w:date="2026-10-07T08:00:00Z">
              <w:r>
                <w:rPr>
                  <w:rFonts w:hint="eastAsia"/>
                </w:rPr>
                <w:delText>0</w:delText>
              </w:r>
            </w:del>
          </w:p>
        </w:tc>
        <w:tc>
          <w:tcPr>
            <w:tcW w:w="700" w:type="dxa"/>
            <w:gridSpan w:val="2"/>
            <w:tcBorders>
              <w:top w:val="nil"/>
              <w:left w:val="nil"/>
              <w:bottom w:val="nil"/>
              <w:right w:val="nil"/>
            </w:tcBorders>
          </w:tcPr>
          <w:p w14:paraId="774DB894" w14:textId="77777777" w:rsidR="00181D6E" w:rsidRPr="003A4932" w:rsidRDefault="00181D6E" w:rsidP="00695FCA">
            <w:pPr>
              <w:jc w:val="center"/>
              <w:rPr>
                <w:del w:id="1431" w:author="Zhao Chunjiang" w:date="2026-10-07T08:00:00Z"/>
              </w:rPr>
            </w:pPr>
            <w:del w:id="1432" w:author="Zhao Chunjiang" w:date="2026-10-07T08:00:00Z">
              <w:r>
                <w:delText>0</w:delText>
              </w:r>
            </w:del>
          </w:p>
        </w:tc>
        <w:tc>
          <w:tcPr>
            <w:tcW w:w="1850" w:type="dxa"/>
            <w:tcBorders>
              <w:top w:val="nil"/>
              <w:left w:val="nil"/>
              <w:bottom w:val="nil"/>
              <w:right w:val="nil"/>
            </w:tcBorders>
          </w:tcPr>
          <w:p w14:paraId="7BAF0A03" w14:textId="77777777" w:rsidR="00181D6E" w:rsidRDefault="00181D6E" w:rsidP="00695FCA">
            <w:pPr>
              <w:jc w:val="center"/>
              <w:rPr>
                <w:del w:id="1433" w:author="Zhao Chunjiang" w:date="2026-10-07T08:00:00Z"/>
              </w:rPr>
            </w:pPr>
            <w:del w:id="1434" w:author="Zhao Chunjiang" w:date="2026-10-07T08:00:00Z">
              <w:r>
                <w:delText>0.9967</w:delText>
              </w:r>
            </w:del>
          </w:p>
        </w:tc>
        <w:tc>
          <w:tcPr>
            <w:tcW w:w="701" w:type="dxa"/>
            <w:gridSpan w:val="2"/>
            <w:tcBorders>
              <w:top w:val="nil"/>
              <w:left w:val="nil"/>
              <w:bottom w:val="nil"/>
              <w:right w:val="nil"/>
            </w:tcBorders>
          </w:tcPr>
          <w:p w14:paraId="052005DC" w14:textId="77777777" w:rsidR="00181D6E" w:rsidRDefault="00181D6E" w:rsidP="00695FCA">
            <w:pPr>
              <w:jc w:val="center"/>
              <w:rPr>
                <w:del w:id="1435" w:author="Zhao Chunjiang" w:date="2026-10-07T08:00:00Z"/>
              </w:rPr>
            </w:pPr>
          </w:p>
        </w:tc>
      </w:tr>
      <w:tr w:rsidR="00181D6E" w:rsidRPr="00F0224A" w14:paraId="1D6A5EC3" w14:textId="77777777" w:rsidTr="00A30454">
        <w:trPr>
          <w:trHeight w:val="285"/>
          <w:del w:id="1436" w:author="Zhao Chunjiang" w:date="2026-10-07T08:00:00Z"/>
        </w:trPr>
        <w:tc>
          <w:tcPr>
            <w:tcW w:w="1701" w:type="dxa"/>
            <w:tcBorders>
              <w:top w:val="nil"/>
              <w:left w:val="nil"/>
              <w:bottom w:val="nil"/>
              <w:right w:val="nil"/>
            </w:tcBorders>
            <w:noWrap/>
            <w:vAlign w:val="bottom"/>
            <w:hideMark/>
          </w:tcPr>
          <w:p w14:paraId="290C4E28" w14:textId="77777777" w:rsidR="00181D6E" w:rsidRPr="00F0224A" w:rsidRDefault="00181D6E" w:rsidP="00695FCA">
            <w:pPr>
              <w:widowControl/>
              <w:jc w:val="left"/>
              <w:rPr>
                <w:del w:id="1437" w:author="Zhao Chunjiang" w:date="2026-10-07T08:00:00Z"/>
                <w:rFonts w:eastAsia="DengXian" w:cs="Times New Roman"/>
                <w:color w:val="000000"/>
                <w:kern w:val="0"/>
                <w:sz w:val="22"/>
              </w:rPr>
            </w:pPr>
            <w:del w:id="1438" w:author="Zhao Chunjiang" w:date="2026-10-07T08:00:00Z">
              <w:r>
                <w:rPr>
                  <w:rFonts w:eastAsia="DengXian" w:cs="Times New Roman"/>
                  <w:color w:val="000000"/>
                  <w:kern w:val="0"/>
                  <w:sz w:val="22"/>
                </w:rPr>
                <w:delText>Clindamycin</w:delText>
              </w:r>
            </w:del>
          </w:p>
        </w:tc>
        <w:tc>
          <w:tcPr>
            <w:tcW w:w="1537" w:type="dxa"/>
            <w:tcBorders>
              <w:top w:val="nil"/>
              <w:left w:val="nil"/>
              <w:bottom w:val="nil"/>
              <w:right w:val="nil"/>
            </w:tcBorders>
            <w:noWrap/>
            <w:vAlign w:val="bottom"/>
          </w:tcPr>
          <w:p w14:paraId="581F1E2F" w14:textId="77777777" w:rsidR="00181D6E" w:rsidRPr="00A314BA" w:rsidRDefault="00181D6E" w:rsidP="00695FCA">
            <w:pPr>
              <w:jc w:val="center"/>
              <w:rPr>
                <w:del w:id="1439" w:author="Zhao Chunjiang" w:date="2026-10-07T08:00:00Z"/>
                <w:rFonts w:eastAsia="DengXian" w:cs="Times New Roman"/>
                <w:color w:val="000000"/>
                <w:sz w:val="22"/>
              </w:rPr>
            </w:pPr>
            <w:del w:id="1440" w:author="Zhao Chunjiang" w:date="2026-10-07T08:00:00Z">
              <w:r>
                <w:rPr>
                  <w:rFonts w:eastAsia="DengXian" w:cs="Times New Roman"/>
                  <w:color w:val="000000"/>
                  <w:sz w:val="22"/>
                </w:rPr>
                <w:delText>191</w:delText>
              </w:r>
            </w:del>
          </w:p>
        </w:tc>
        <w:tc>
          <w:tcPr>
            <w:tcW w:w="1133" w:type="dxa"/>
            <w:tcBorders>
              <w:top w:val="nil"/>
              <w:left w:val="nil"/>
              <w:bottom w:val="nil"/>
              <w:right w:val="nil"/>
            </w:tcBorders>
            <w:noWrap/>
            <w:vAlign w:val="bottom"/>
          </w:tcPr>
          <w:p w14:paraId="3CD5E01E" w14:textId="77777777" w:rsidR="00181D6E" w:rsidRPr="00A314BA" w:rsidRDefault="00181D6E" w:rsidP="00695FCA">
            <w:pPr>
              <w:jc w:val="center"/>
              <w:rPr>
                <w:del w:id="1441" w:author="Zhao Chunjiang" w:date="2026-10-07T08:00:00Z"/>
                <w:rFonts w:eastAsia="DengXian" w:cs="Times New Roman"/>
                <w:color w:val="000000"/>
                <w:sz w:val="22"/>
              </w:rPr>
            </w:pPr>
            <w:del w:id="1442" w:author="Zhao Chunjiang" w:date="2026-10-07T08:00:00Z">
              <w:r>
                <w:rPr>
                  <w:rFonts w:eastAsia="DengXian" w:cs="Times New Roman"/>
                  <w:color w:val="000000"/>
                  <w:sz w:val="22"/>
                </w:rPr>
                <w:delText>0</w:delText>
              </w:r>
            </w:del>
          </w:p>
        </w:tc>
        <w:tc>
          <w:tcPr>
            <w:tcW w:w="1441" w:type="dxa"/>
            <w:tcBorders>
              <w:top w:val="nil"/>
              <w:left w:val="nil"/>
              <w:bottom w:val="nil"/>
              <w:right w:val="nil"/>
            </w:tcBorders>
            <w:noWrap/>
          </w:tcPr>
          <w:p w14:paraId="7403C014" w14:textId="77777777" w:rsidR="00181D6E" w:rsidRDefault="00181D6E" w:rsidP="00695FCA">
            <w:pPr>
              <w:jc w:val="center"/>
              <w:rPr>
                <w:del w:id="1443" w:author="Zhao Chunjiang" w:date="2026-10-07T08:00:00Z"/>
              </w:rPr>
            </w:pPr>
            <w:del w:id="1444" w:author="Zhao Chunjiang" w:date="2026-10-07T08:00:00Z">
              <w:r>
                <w:rPr>
                  <w:rFonts w:eastAsia="DengXian" w:cs="Times New Roman"/>
                  <w:color w:val="000000"/>
                  <w:kern w:val="0"/>
                  <w:sz w:val="22"/>
                </w:rPr>
                <w:delText>191</w:delText>
              </w:r>
            </w:del>
          </w:p>
        </w:tc>
        <w:tc>
          <w:tcPr>
            <w:tcW w:w="1255" w:type="dxa"/>
            <w:tcBorders>
              <w:top w:val="nil"/>
              <w:left w:val="nil"/>
              <w:bottom w:val="nil"/>
              <w:right w:val="nil"/>
            </w:tcBorders>
            <w:noWrap/>
            <w:vAlign w:val="bottom"/>
          </w:tcPr>
          <w:p w14:paraId="4EECAFA8" w14:textId="77777777" w:rsidR="00181D6E" w:rsidRPr="00F0224A" w:rsidRDefault="00181D6E" w:rsidP="00695FCA">
            <w:pPr>
              <w:widowControl/>
              <w:jc w:val="center"/>
              <w:rPr>
                <w:del w:id="1445" w:author="Zhao Chunjiang" w:date="2026-10-07T08:00:00Z"/>
                <w:rFonts w:eastAsia="DengXian" w:cs="Times New Roman"/>
                <w:color w:val="000000"/>
                <w:kern w:val="0"/>
                <w:sz w:val="22"/>
              </w:rPr>
            </w:pPr>
            <w:del w:id="1446" w:author="Zhao Chunjiang" w:date="2026-10-07T08:00:00Z">
              <w:r>
                <w:rPr>
                  <w:rFonts w:eastAsia="DengXian" w:cs="Times New Roman"/>
                  <w:color w:val="000000"/>
                  <w:kern w:val="0"/>
                  <w:sz w:val="22"/>
                </w:rPr>
                <w:delText>100.0</w:delText>
              </w:r>
            </w:del>
          </w:p>
        </w:tc>
        <w:tc>
          <w:tcPr>
            <w:tcW w:w="730" w:type="dxa"/>
            <w:tcBorders>
              <w:top w:val="nil"/>
              <w:left w:val="nil"/>
              <w:bottom w:val="nil"/>
              <w:right w:val="nil"/>
            </w:tcBorders>
          </w:tcPr>
          <w:p w14:paraId="691BAB8D" w14:textId="77777777" w:rsidR="00181D6E" w:rsidRPr="00B5127A" w:rsidRDefault="00181D6E" w:rsidP="00695FCA">
            <w:pPr>
              <w:jc w:val="center"/>
              <w:rPr>
                <w:del w:id="1447" w:author="Zhao Chunjiang" w:date="2026-10-07T08:00:00Z"/>
              </w:rPr>
            </w:pPr>
            <w:del w:id="1448" w:author="Zhao Chunjiang" w:date="2026-10-07T08:00:00Z">
              <w:r>
                <w:delText>40</w:delText>
              </w:r>
            </w:del>
          </w:p>
        </w:tc>
        <w:tc>
          <w:tcPr>
            <w:tcW w:w="701" w:type="dxa"/>
            <w:gridSpan w:val="2"/>
            <w:tcBorders>
              <w:top w:val="nil"/>
              <w:left w:val="nil"/>
              <w:bottom w:val="nil"/>
              <w:right w:val="nil"/>
            </w:tcBorders>
          </w:tcPr>
          <w:p w14:paraId="65913329" w14:textId="77777777" w:rsidR="00181D6E" w:rsidRPr="00B5127A" w:rsidRDefault="00181D6E" w:rsidP="00695FCA">
            <w:pPr>
              <w:jc w:val="center"/>
              <w:rPr>
                <w:del w:id="1449" w:author="Zhao Chunjiang" w:date="2026-10-07T08:00:00Z"/>
              </w:rPr>
            </w:pPr>
            <w:del w:id="1450" w:author="Zhao Chunjiang" w:date="2026-10-07T08:00:00Z">
              <w:r>
                <w:rPr>
                  <w:rFonts w:hint="eastAsia"/>
                </w:rPr>
                <w:delText>1</w:delText>
              </w:r>
              <w:r>
                <w:delText>51</w:delText>
              </w:r>
            </w:del>
          </w:p>
        </w:tc>
        <w:tc>
          <w:tcPr>
            <w:tcW w:w="236" w:type="dxa"/>
            <w:gridSpan w:val="2"/>
            <w:tcBorders>
              <w:top w:val="nil"/>
              <w:left w:val="nil"/>
              <w:bottom w:val="nil"/>
              <w:right w:val="nil"/>
            </w:tcBorders>
          </w:tcPr>
          <w:p w14:paraId="0E649E2A" w14:textId="77777777" w:rsidR="00181D6E" w:rsidRPr="00F0224A" w:rsidRDefault="00181D6E" w:rsidP="00695FCA">
            <w:pPr>
              <w:widowControl/>
              <w:jc w:val="center"/>
              <w:rPr>
                <w:del w:id="1451" w:author="Zhao Chunjiang" w:date="2026-10-07T08:00:00Z"/>
                <w:rFonts w:eastAsia="DengXian" w:cs="Times New Roman"/>
                <w:color w:val="000000"/>
                <w:kern w:val="0"/>
                <w:sz w:val="22"/>
              </w:rPr>
            </w:pPr>
          </w:p>
        </w:tc>
        <w:tc>
          <w:tcPr>
            <w:tcW w:w="815" w:type="dxa"/>
            <w:tcBorders>
              <w:top w:val="nil"/>
              <w:left w:val="nil"/>
              <w:bottom w:val="nil"/>
              <w:right w:val="nil"/>
            </w:tcBorders>
          </w:tcPr>
          <w:p w14:paraId="451464CF" w14:textId="77777777" w:rsidR="00181D6E" w:rsidRPr="003A4932" w:rsidRDefault="00181D6E" w:rsidP="00695FCA">
            <w:pPr>
              <w:jc w:val="center"/>
              <w:rPr>
                <w:del w:id="1452" w:author="Zhao Chunjiang" w:date="2026-10-07T08:00:00Z"/>
              </w:rPr>
            </w:pPr>
            <w:del w:id="1453" w:author="Zhao Chunjiang" w:date="2026-10-07T08:00:00Z">
              <w:r>
                <w:delText>40</w:delText>
              </w:r>
            </w:del>
          </w:p>
        </w:tc>
        <w:tc>
          <w:tcPr>
            <w:tcW w:w="695" w:type="dxa"/>
            <w:tcBorders>
              <w:top w:val="nil"/>
              <w:left w:val="nil"/>
              <w:bottom w:val="nil"/>
              <w:right w:val="nil"/>
            </w:tcBorders>
          </w:tcPr>
          <w:p w14:paraId="3A6C31D7" w14:textId="77777777" w:rsidR="00181D6E" w:rsidRPr="003A4932" w:rsidRDefault="00181D6E" w:rsidP="00695FCA">
            <w:pPr>
              <w:jc w:val="center"/>
              <w:rPr>
                <w:del w:id="1454" w:author="Zhao Chunjiang" w:date="2026-10-07T08:00:00Z"/>
              </w:rPr>
            </w:pPr>
            <w:del w:id="1455" w:author="Zhao Chunjiang" w:date="2026-10-07T08:00:00Z">
              <w:r>
                <w:delText>151</w:delText>
              </w:r>
            </w:del>
          </w:p>
        </w:tc>
        <w:tc>
          <w:tcPr>
            <w:tcW w:w="531" w:type="dxa"/>
            <w:tcBorders>
              <w:top w:val="nil"/>
              <w:left w:val="nil"/>
              <w:bottom w:val="nil"/>
              <w:right w:val="nil"/>
            </w:tcBorders>
          </w:tcPr>
          <w:p w14:paraId="63C0DA5F" w14:textId="77777777" w:rsidR="00181D6E" w:rsidRPr="003A4932" w:rsidRDefault="00181D6E" w:rsidP="00695FCA">
            <w:pPr>
              <w:jc w:val="center"/>
              <w:rPr>
                <w:del w:id="1456" w:author="Zhao Chunjiang" w:date="2026-10-07T08:00:00Z"/>
              </w:rPr>
            </w:pPr>
            <w:del w:id="1457" w:author="Zhao Chunjiang" w:date="2026-10-07T08:00:00Z">
              <w:r>
                <w:delText>0</w:delText>
              </w:r>
            </w:del>
          </w:p>
        </w:tc>
        <w:tc>
          <w:tcPr>
            <w:tcW w:w="700" w:type="dxa"/>
            <w:gridSpan w:val="2"/>
            <w:tcBorders>
              <w:top w:val="nil"/>
              <w:left w:val="nil"/>
              <w:bottom w:val="nil"/>
              <w:right w:val="nil"/>
            </w:tcBorders>
          </w:tcPr>
          <w:p w14:paraId="78866379" w14:textId="77777777" w:rsidR="00181D6E" w:rsidRPr="003A4932" w:rsidRDefault="00181D6E" w:rsidP="00695FCA">
            <w:pPr>
              <w:jc w:val="center"/>
              <w:rPr>
                <w:del w:id="1458" w:author="Zhao Chunjiang" w:date="2026-10-07T08:00:00Z"/>
              </w:rPr>
            </w:pPr>
            <w:del w:id="1459" w:author="Zhao Chunjiang" w:date="2026-10-07T08:00:00Z">
              <w:r>
                <w:delText>0</w:delText>
              </w:r>
            </w:del>
          </w:p>
        </w:tc>
        <w:tc>
          <w:tcPr>
            <w:tcW w:w="1850" w:type="dxa"/>
            <w:tcBorders>
              <w:top w:val="nil"/>
              <w:left w:val="nil"/>
              <w:bottom w:val="nil"/>
              <w:right w:val="nil"/>
            </w:tcBorders>
          </w:tcPr>
          <w:p w14:paraId="56A3078D" w14:textId="77777777" w:rsidR="00181D6E" w:rsidRDefault="00181D6E" w:rsidP="00695FCA">
            <w:pPr>
              <w:jc w:val="center"/>
              <w:rPr>
                <w:del w:id="1460" w:author="Zhao Chunjiang" w:date="2026-10-07T08:00:00Z"/>
              </w:rPr>
            </w:pPr>
            <w:del w:id="1461" w:author="Zhao Chunjiang" w:date="2026-10-07T08:00:00Z">
              <w:r>
                <w:delText>0.9023</w:delText>
              </w:r>
            </w:del>
          </w:p>
        </w:tc>
        <w:tc>
          <w:tcPr>
            <w:tcW w:w="701" w:type="dxa"/>
            <w:gridSpan w:val="2"/>
            <w:tcBorders>
              <w:top w:val="nil"/>
              <w:left w:val="nil"/>
              <w:bottom w:val="nil"/>
              <w:right w:val="nil"/>
            </w:tcBorders>
          </w:tcPr>
          <w:p w14:paraId="476589F5" w14:textId="77777777" w:rsidR="00181D6E" w:rsidRDefault="00181D6E" w:rsidP="00695FCA">
            <w:pPr>
              <w:jc w:val="center"/>
              <w:rPr>
                <w:del w:id="1462" w:author="Zhao Chunjiang" w:date="2026-10-07T08:00:00Z"/>
              </w:rPr>
            </w:pPr>
          </w:p>
        </w:tc>
      </w:tr>
      <w:tr w:rsidR="00181D6E" w:rsidRPr="00F0224A" w14:paraId="672889EF" w14:textId="77777777" w:rsidTr="00A30454">
        <w:trPr>
          <w:trHeight w:val="285"/>
          <w:del w:id="1463" w:author="Zhao Chunjiang" w:date="2026-10-07T08:00:00Z"/>
        </w:trPr>
        <w:tc>
          <w:tcPr>
            <w:tcW w:w="1701" w:type="dxa"/>
            <w:tcBorders>
              <w:top w:val="nil"/>
              <w:left w:val="nil"/>
              <w:bottom w:val="nil"/>
              <w:right w:val="nil"/>
            </w:tcBorders>
            <w:noWrap/>
            <w:vAlign w:val="bottom"/>
            <w:hideMark/>
          </w:tcPr>
          <w:p w14:paraId="14C221C1" w14:textId="77777777" w:rsidR="00181D6E" w:rsidRPr="00F0224A" w:rsidRDefault="00181D6E" w:rsidP="00695FCA">
            <w:pPr>
              <w:widowControl/>
              <w:jc w:val="left"/>
              <w:rPr>
                <w:del w:id="1464" w:author="Zhao Chunjiang" w:date="2026-10-07T08:00:00Z"/>
                <w:rFonts w:eastAsia="DengXian" w:cs="Times New Roman"/>
                <w:color w:val="000000"/>
                <w:kern w:val="0"/>
                <w:sz w:val="22"/>
              </w:rPr>
            </w:pPr>
            <w:del w:id="1465" w:author="Zhao Chunjiang" w:date="2026-10-07T08:00:00Z">
              <w:r>
                <w:rPr>
                  <w:rFonts w:eastAsia="DengXian" w:cs="Times New Roman"/>
                  <w:color w:val="000000"/>
                  <w:kern w:val="0"/>
                  <w:sz w:val="22"/>
                </w:rPr>
                <w:delText>Levofloxacin</w:delText>
              </w:r>
            </w:del>
          </w:p>
        </w:tc>
        <w:tc>
          <w:tcPr>
            <w:tcW w:w="1537" w:type="dxa"/>
            <w:tcBorders>
              <w:top w:val="nil"/>
              <w:left w:val="nil"/>
              <w:bottom w:val="nil"/>
              <w:right w:val="nil"/>
            </w:tcBorders>
            <w:noWrap/>
            <w:vAlign w:val="bottom"/>
          </w:tcPr>
          <w:p w14:paraId="7695A474" w14:textId="77777777" w:rsidR="00181D6E" w:rsidRPr="00A314BA" w:rsidRDefault="00181D6E" w:rsidP="00695FCA">
            <w:pPr>
              <w:jc w:val="center"/>
              <w:rPr>
                <w:del w:id="1466" w:author="Zhao Chunjiang" w:date="2026-10-07T08:00:00Z"/>
                <w:rFonts w:eastAsia="DengXian" w:cs="Times New Roman"/>
                <w:color w:val="000000"/>
                <w:sz w:val="22"/>
              </w:rPr>
            </w:pPr>
            <w:del w:id="1467" w:author="Zhao Chunjiang" w:date="2026-10-07T08:00:00Z">
              <w:r>
                <w:rPr>
                  <w:rFonts w:eastAsia="DengXian" w:cs="Times New Roman"/>
                  <w:color w:val="000000"/>
                  <w:sz w:val="22"/>
                </w:rPr>
                <w:delText>191</w:delText>
              </w:r>
            </w:del>
          </w:p>
        </w:tc>
        <w:tc>
          <w:tcPr>
            <w:tcW w:w="1133" w:type="dxa"/>
            <w:tcBorders>
              <w:top w:val="nil"/>
              <w:left w:val="nil"/>
              <w:bottom w:val="nil"/>
              <w:right w:val="nil"/>
            </w:tcBorders>
            <w:noWrap/>
            <w:vAlign w:val="bottom"/>
          </w:tcPr>
          <w:p w14:paraId="65D2F0F2" w14:textId="77777777" w:rsidR="00181D6E" w:rsidRPr="00A314BA" w:rsidRDefault="00181D6E" w:rsidP="00695FCA">
            <w:pPr>
              <w:jc w:val="center"/>
              <w:rPr>
                <w:del w:id="1468" w:author="Zhao Chunjiang" w:date="2026-10-07T08:00:00Z"/>
                <w:rFonts w:eastAsia="DengXian" w:cs="Times New Roman"/>
                <w:color w:val="000000"/>
                <w:sz w:val="22"/>
              </w:rPr>
            </w:pPr>
            <w:del w:id="1469" w:author="Zhao Chunjiang" w:date="2026-10-07T08:00:00Z">
              <w:r>
                <w:rPr>
                  <w:rFonts w:eastAsia="DengXian" w:cs="Times New Roman"/>
                  <w:color w:val="000000"/>
                  <w:sz w:val="22"/>
                </w:rPr>
                <w:delText>0</w:delText>
              </w:r>
            </w:del>
          </w:p>
        </w:tc>
        <w:tc>
          <w:tcPr>
            <w:tcW w:w="1441" w:type="dxa"/>
            <w:tcBorders>
              <w:top w:val="nil"/>
              <w:left w:val="nil"/>
              <w:bottom w:val="nil"/>
              <w:right w:val="nil"/>
            </w:tcBorders>
            <w:noWrap/>
          </w:tcPr>
          <w:p w14:paraId="68726906" w14:textId="77777777" w:rsidR="00181D6E" w:rsidRDefault="00181D6E" w:rsidP="00695FCA">
            <w:pPr>
              <w:jc w:val="center"/>
              <w:rPr>
                <w:del w:id="1470" w:author="Zhao Chunjiang" w:date="2026-10-07T08:00:00Z"/>
              </w:rPr>
            </w:pPr>
            <w:del w:id="1471" w:author="Zhao Chunjiang" w:date="2026-10-07T08:00:00Z">
              <w:r>
                <w:rPr>
                  <w:rFonts w:eastAsia="DengXian" w:cs="Times New Roman"/>
                  <w:color w:val="000000"/>
                  <w:kern w:val="0"/>
                  <w:sz w:val="22"/>
                </w:rPr>
                <w:delText>191</w:delText>
              </w:r>
            </w:del>
          </w:p>
        </w:tc>
        <w:tc>
          <w:tcPr>
            <w:tcW w:w="1255" w:type="dxa"/>
            <w:tcBorders>
              <w:top w:val="nil"/>
              <w:left w:val="nil"/>
              <w:bottom w:val="nil"/>
              <w:right w:val="nil"/>
            </w:tcBorders>
            <w:noWrap/>
            <w:vAlign w:val="bottom"/>
          </w:tcPr>
          <w:p w14:paraId="083407B7" w14:textId="77777777" w:rsidR="00181D6E" w:rsidRPr="00F0224A" w:rsidRDefault="00181D6E" w:rsidP="00695FCA">
            <w:pPr>
              <w:widowControl/>
              <w:jc w:val="center"/>
              <w:rPr>
                <w:del w:id="1472" w:author="Zhao Chunjiang" w:date="2026-10-07T08:00:00Z"/>
                <w:rFonts w:eastAsia="DengXian" w:cs="Times New Roman"/>
                <w:color w:val="000000"/>
                <w:kern w:val="0"/>
                <w:sz w:val="22"/>
              </w:rPr>
            </w:pPr>
            <w:del w:id="1473" w:author="Zhao Chunjiang" w:date="2026-10-07T08:00:00Z">
              <w:r>
                <w:rPr>
                  <w:rFonts w:eastAsia="DengXian" w:cs="Times New Roman" w:hint="eastAsia"/>
                  <w:color w:val="000000"/>
                  <w:kern w:val="0"/>
                  <w:sz w:val="22"/>
                </w:rPr>
                <w:delText>1</w:delText>
              </w:r>
              <w:r>
                <w:rPr>
                  <w:rFonts w:eastAsia="DengXian" w:cs="Times New Roman"/>
                  <w:color w:val="000000"/>
                  <w:kern w:val="0"/>
                  <w:sz w:val="22"/>
                </w:rPr>
                <w:delText>00.0</w:delText>
              </w:r>
            </w:del>
          </w:p>
        </w:tc>
        <w:tc>
          <w:tcPr>
            <w:tcW w:w="730" w:type="dxa"/>
            <w:tcBorders>
              <w:top w:val="nil"/>
              <w:left w:val="nil"/>
              <w:bottom w:val="nil"/>
              <w:right w:val="nil"/>
            </w:tcBorders>
          </w:tcPr>
          <w:p w14:paraId="4F18A69C" w14:textId="77777777" w:rsidR="00181D6E" w:rsidRPr="00B5127A" w:rsidRDefault="00181D6E" w:rsidP="00695FCA">
            <w:pPr>
              <w:jc w:val="center"/>
              <w:rPr>
                <w:del w:id="1474" w:author="Zhao Chunjiang" w:date="2026-10-07T08:00:00Z"/>
              </w:rPr>
            </w:pPr>
            <w:del w:id="1475" w:author="Zhao Chunjiang" w:date="2026-10-07T08:00:00Z">
              <w:r>
                <w:rPr>
                  <w:rFonts w:hint="eastAsia"/>
                </w:rPr>
                <w:delText>1</w:delText>
              </w:r>
              <w:r>
                <w:delText>85</w:delText>
              </w:r>
            </w:del>
          </w:p>
        </w:tc>
        <w:tc>
          <w:tcPr>
            <w:tcW w:w="701" w:type="dxa"/>
            <w:gridSpan w:val="2"/>
            <w:tcBorders>
              <w:top w:val="nil"/>
              <w:left w:val="nil"/>
              <w:bottom w:val="nil"/>
              <w:right w:val="nil"/>
            </w:tcBorders>
          </w:tcPr>
          <w:p w14:paraId="7FBC922C" w14:textId="77777777" w:rsidR="00181D6E" w:rsidRPr="00B5127A" w:rsidRDefault="00181D6E" w:rsidP="00695FCA">
            <w:pPr>
              <w:jc w:val="center"/>
              <w:rPr>
                <w:del w:id="1476" w:author="Zhao Chunjiang" w:date="2026-10-07T08:00:00Z"/>
              </w:rPr>
            </w:pPr>
            <w:del w:id="1477" w:author="Zhao Chunjiang" w:date="2026-10-07T08:00:00Z">
              <w:r>
                <w:delText>6</w:delText>
              </w:r>
            </w:del>
          </w:p>
        </w:tc>
        <w:tc>
          <w:tcPr>
            <w:tcW w:w="236" w:type="dxa"/>
            <w:gridSpan w:val="2"/>
            <w:tcBorders>
              <w:top w:val="nil"/>
              <w:left w:val="nil"/>
              <w:bottom w:val="nil"/>
              <w:right w:val="nil"/>
            </w:tcBorders>
          </w:tcPr>
          <w:p w14:paraId="0040AA95" w14:textId="77777777" w:rsidR="00181D6E" w:rsidRPr="00F0224A" w:rsidRDefault="00181D6E" w:rsidP="00695FCA">
            <w:pPr>
              <w:widowControl/>
              <w:jc w:val="center"/>
              <w:rPr>
                <w:del w:id="1478" w:author="Zhao Chunjiang" w:date="2026-10-07T08:00:00Z"/>
                <w:rFonts w:eastAsia="DengXian" w:cs="Times New Roman"/>
                <w:color w:val="000000"/>
                <w:kern w:val="0"/>
                <w:sz w:val="22"/>
              </w:rPr>
            </w:pPr>
          </w:p>
        </w:tc>
        <w:tc>
          <w:tcPr>
            <w:tcW w:w="815" w:type="dxa"/>
            <w:tcBorders>
              <w:top w:val="nil"/>
              <w:left w:val="nil"/>
              <w:bottom w:val="nil"/>
              <w:right w:val="nil"/>
            </w:tcBorders>
          </w:tcPr>
          <w:p w14:paraId="4BDCCEB3" w14:textId="77777777" w:rsidR="00181D6E" w:rsidRPr="003A4932" w:rsidRDefault="00181D6E" w:rsidP="00695FCA">
            <w:pPr>
              <w:jc w:val="center"/>
              <w:rPr>
                <w:del w:id="1479" w:author="Zhao Chunjiang" w:date="2026-10-07T08:00:00Z"/>
              </w:rPr>
            </w:pPr>
            <w:del w:id="1480" w:author="Zhao Chunjiang" w:date="2026-10-07T08:00:00Z">
              <w:r>
                <w:delText>185</w:delText>
              </w:r>
            </w:del>
          </w:p>
        </w:tc>
        <w:tc>
          <w:tcPr>
            <w:tcW w:w="695" w:type="dxa"/>
            <w:tcBorders>
              <w:top w:val="nil"/>
              <w:left w:val="nil"/>
              <w:bottom w:val="nil"/>
              <w:right w:val="nil"/>
            </w:tcBorders>
          </w:tcPr>
          <w:p w14:paraId="70F2882F" w14:textId="77777777" w:rsidR="00181D6E" w:rsidRPr="003A4932" w:rsidRDefault="00181D6E" w:rsidP="00695FCA">
            <w:pPr>
              <w:jc w:val="center"/>
              <w:rPr>
                <w:del w:id="1481" w:author="Zhao Chunjiang" w:date="2026-10-07T08:00:00Z"/>
              </w:rPr>
            </w:pPr>
            <w:del w:id="1482" w:author="Zhao Chunjiang" w:date="2026-10-07T08:00:00Z">
              <w:r>
                <w:delText>6</w:delText>
              </w:r>
            </w:del>
          </w:p>
        </w:tc>
        <w:tc>
          <w:tcPr>
            <w:tcW w:w="531" w:type="dxa"/>
            <w:tcBorders>
              <w:top w:val="nil"/>
              <w:left w:val="nil"/>
              <w:bottom w:val="nil"/>
              <w:right w:val="nil"/>
            </w:tcBorders>
          </w:tcPr>
          <w:p w14:paraId="235F7587" w14:textId="77777777" w:rsidR="00181D6E" w:rsidRPr="003A4932" w:rsidRDefault="00181D6E" w:rsidP="00695FCA">
            <w:pPr>
              <w:jc w:val="center"/>
              <w:rPr>
                <w:del w:id="1483" w:author="Zhao Chunjiang" w:date="2026-10-07T08:00:00Z"/>
              </w:rPr>
            </w:pPr>
            <w:del w:id="1484" w:author="Zhao Chunjiang" w:date="2026-10-07T08:00:00Z">
              <w:r>
                <w:rPr>
                  <w:rFonts w:hint="eastAsia"/>
                </w:rPr>
                <w:delText>0</w:delText>
              </w:r>
            </w:del>
          </w:p>
        </w:tc>
        <w:tc>
          <w:tcPr>
            <w:tcW w:w="700" w:type="dxa"/>
            <w:gridSpan w:val="2"/>
            <w:tcBorders>
              <w:top w:val="nil"/>
              <w:left w:val="nil"/>
              <w:bottom w:val="nil"/>
              <w:right w:val="nil"/>
            </w:tcBorders>
          </w:tcPr>
          <w:p w14:paraId="202C78AA" w14:textId="77777777" w:rsidR="00181D6E" w:rsidRPr="003A4932" w:rsidRDefault="00181D6E" w:rsidP="00695FCA">
            <w:pPr>
              <w:jc w:val="center"/>
              <w:rPr>
                <w:del w:id="1485" w:author="Zhao Chunjiang" w:date="2026-10-07T08:00:00Z"/>
              </w:rPr>
            </w:pPr>
            <w:del w:id="1486" w:author="Zhao Chunjiang" w:date="2026-10-07T08:00:00Z">
              <w:r>
                <w:rPr>
                  <w:rFonts w:hint="eastAsia"/>
                </w:rPr>
                <w:delText>0</w:delText>
              </w:r>
            </w:del>
          </w:p>
        </w:tc>
        <w:tc>
          <w:tcPr>
            <w:tcW w:w="1850" w:type="dxa"/>
            <w:tcBorders>
              <w:top w:val="nil"/>
              <w:left w:val="nil"/>
              <w:bottom w:val="nil"/>
              <w:right w:val="nil"/>
            </w:tcBorders>
          </w:tcPr>
          <w:p w14:paraId="651DC335" w14:textId="77777777" w:rsidR="00181D6E" w:rsidRDefault="00181D6E" w:rsidP="00695FCA">
            <w:pPr>
              <w:jc w:val="center"/>
              <w:rPr>
                <w:del w:id="1487" w:author="Zhao Chunjiang" w:date="2026-10-07T08:00:00Z"/>
              </w:rPr>
            </w:pPr>
            <w:del w:id="1488" w:author="Zhao Chunjiang" w:date="2026-10-07T08:00:00Z">
              <w:r>
                <w:delText>0.8374</w:delText>
              </w:r>
            </w:del>
          </w:p>
        </w:tc>
        <w:tc>
          <w:tcPr>
            <w:tcW w:w="701" w:type="dxa"/>
            <w:gridSpan w:val="2"/>
            <w:tcBorders>
              <w:top w:val="nil"/>
              <w:left w:val="nil"/>
              <w:bottom w:val="nil"/>
              <w:right w:val="nil"/>
            </w:tcBorders>
          </w:tcPr>
          <w:p w14:paraId="41D6C3F6" w14:textId="77777777" w:rsidR="00181D6E" w:rsidRDefault="00181D6E" w:rsidP="00695FCA">
            <w:pPr>
              <w:jc w:val="center"/>
              <w:rPr>
                <w:del w:id="1489" w:author="Zhao Chunjiang" w:date="2026-10-07T08:00:00Z"/>
              </w:rPr>
            </w:pPr>
          </w:p>
        </w:tc>
      </w:tr>
      <w:tr w:rsidR="00181D6E" w:rsidRPr="00F0224A" w14:paraId="2023BC45" w14:textId="77777777" w:rsidTr="00A30454">
        <w:trPr>
          <w:trHeight w:val="285"/>
          <w:del w:id="1490" w:author="Zhao Chunjiang" w:date="2026-10-07T08:00:00Z"/>
        </w:trPr>
        <w:tc>
          <w:tcPr>
            <w:tcW w:w="1701" w:type="dxa"/>
            <w:tcBorders>
              <w:top w:val="nil"/>
              <w:left w:val="nil"/>
              <w:bottom w:val="nil"/>
              <w:right w:val="nil"/>
            </w:tcBorders>
            <w:noWrap/>
            <w:vAlign w:val="bottom"/>
            <w:hideMark/>
          </w:tcPr>
          <w:p w14:paraId="1940804D" w14:textId="77777777" w:rsidR="00181D6E" w:rsidRPr="00F0224A" w:rsidRDefault="00181D6E" w:rsidP="00695FCA">
            <w:pPr>
              <w:widowControl/>
              <w:jc w:val="left"/>
              <w:rPr>
                <w:del w:id="1491" w:author="Zhao Chunjiang" w:date="2026-10-07T08:00:00Z"/>
                <w:rFonts w:eastAsia="DengXian" w:cs="Times New Roman"/>
                <w:color w:val="000000"/>
                <w:kern w:val="0"/>
                <w:sz w:val="22"/>
              </w:rPr>
            </w:pPr>
            <w:del w:id="1492" w:author="Zhao Chunjiang" w:date="2026-10-07T08:00:00Z">
              <w:r>
                <w:rPr>
                  <w:rFonts w:eastAsia="DengXian" w:cs="Times New Roman"/>
                  <w:color w:val="000000"/>
                  <w:kern w:val="0"/>
                  <w:sz w:val="22"/>
                </w:rPr>
                <w:delText>Moxifloxacin</w:delText>
              </w:r>
            </w:del>
          </w:p>
        </w:tc>
        <w:tc>
          <w:tcPr>
            <w:tcW w:w="1537" w:type="dxa"/>
            <w:tcBorders>
              <w:top w:val="nil"/>
              <w:left w:val="nil"/>
              <w:bottom w:val="nil"/>
              <w:right w:val="nil"/>
            </w:tcBorders>
            <w:noWrap/>
            <w:vAlign w:val="bottom"/>
          </w:tcPr>
          <w:p w14:paraId="5A86C1B8" w14:textId="77777777" w:rsidR="00181D6E" w:rsidRPr="00A314BA" w:rsidRDefault="00181D6E" w:rsidP="00695FCA">
            <w:pPr>
              <w:jc w:val="center"/>
              <w:rPr>
                <w:del w:id="1493" w:author="Zhao Chunjiang" w:date="2026-10-07T08:00:00Z"/>
                <w:rFonts w:eastAsia="DengXian" w:cs="Times New Roman"/>
                <w:color w:val="000000"/>
                <w:sz w:val="22"/>
              </w:rPr>
            </w:pPr>
            <w:del w:id="1494" w:author="Zhao Chunjiang" w:date="2026-10-07T08:00:00Z">
              <w:r>
                <w:rPr>
                  <w:rFonts w:eastAsia="DengXian" w:cs="Times New Roman"/>
                  <w:color w:val="000000"/>
                  <w:sz w:val="22"/>
                </w:rPr>
                <w:delText>127</w:delText>
              </w:r>
            </w:del>
          </w:p>
        </w:tc>
        <w:tc>
          <w:tcPr>
            <w:tcW w:w="1133" w:type="dxa"/>
            <w:tcBorders>
              <w:top w:val="nil"/>
              <w:left w:val="nil"/>
              <w:bottom w:val="nil"/>
              <w:right w:val="nil"/>
            </w:tcBorders>
            <w:noWrap/>
            <w:vAlign w:val="bottom"/>
          </w:tcPr>
          <w:p w14:paraId="7EC28F13" w14:textId="77777777" w:rsidR="00181D6E" w:rsidRPr="00A314BA" w:rsidRDefault="00181D6E" w:rsidP="00695FCA">
            <w:pPr>
              <w:jc w:val="center"/>
              <w:rPr>
                <w:del w:id="1495" w:author="Zhao Chunjiang" w:date="2026-10-07T08:00:00Z"/>
                <w:rFonts w:eastAsia="DengXian" w:cs="Times New Roman"/>
                <w:color w:val="000000"/>
                <w:sz w:val="22"/>
              </w:rPr>
            </w:pPr>
            <w:del w:id="1496" w:author="Zhao Chunjiang" w:date="2026-10-07T08:00:00Z">
              <w:r>
                <w:rPr>
                  <w:rFonts w:eastAsia="DengXian" w:cs="Times New Roman"/>
                  <w:color w:val="000000"/>
                  <w:sz w:val="22"/>
                </w:rPr>
                <w:delText>0</w:delText>
              </w:r>
            </w:del>
          </w:p>
        </w:tc>
        <w:tc>
          <w:tcPr>
            <w:tcW w:w="1441" w:type="dxa"/>
            <w:tcBorders>
              <w:top w:val="nil"/>
              <w:left w:val="nil"/>
              <w:bottom w:val="nil"/>
              <w:right w:val="nil"/>
            </w:tcBorders>
            <w:noWrap/>
          </w:tcPr>
          <w:p w14:paraId="08F7C6F0" w14:textId="77777777" w:rsidR="00181D6E" w:rsidRDefault="00181D6E" w:rsidP="00695FCA">
            <w:pPr>
              <w:jc w:val="center"/>
              <w:rPr>
                <w:del w:id="1497" w:author="Zhao Chunjiang" w:date="2026-10-07T08:00:00Z"/>
              </w:rPr>
            </w:pPr>
            <w:del w:id="1498" w:author="Zhao Chunjiang" w:date="2026-10-07T08:00:00Z">
              <w:r>
                <w:rPr>
                  <w:rFonts w:eastAsia="DengXian" w:cs="Times New Roman"/>
                  <w:color w:val="000000"/>
                  <w:kern w:val="0"/>
                  <w:sz w:val="22"/>
                </w:rPr>
                <w:delText>127</w:delText>
              </w:r>
            </w:del>
          </w:p>
        </w:tc>
        <w:tc>
          <w:tcPr>
            <w:tcW w:w="1255" w:type="dxa"/>
            <w:tcBorders>
              <w:top w:val="nil"/>
              <w:left w:val="nil"/>
              <w:bottom w:val="nil"/>
              <w:right w:val="nil"/>
            </w:tcBorders>
            <w:noWrap/>
            <w:vAlign w:val="bottom"/>
          </w:tcPr>
          <w:p w14:paraId="2497A268" w14:textId="77777777" w:rsidR="00181D6E" w:rsidRPr="00F0224A" w:rsidRDefault="00181D6E" w:rsidP="00695FCA">
            <w:pPr>
              <w:widowControl/>
              <w:jc w:val="center"/>
              <w:rPr>
                <w:del w:id="1499" w:author="Zhao Chunjiang" w:date="2026-10-07T08:00:00Z"/>
                <w:rFonts w:eastAsia="DengXian" w:cs="Times New Roman"/>
                <w:color w:val="000000"/>
                <w:kern w:val="0"/>
                <w:sz w:val="22"/>
              </w:rPr>
            </w:pPr>
            <w:del w:id="1500" w:author="Zhao Chunjiang" w:date="2026-10-07T08:00:00Z">
              <w:r>
                <w:rPr>
                  <w:rFonts w:eastAsia="DengXian" w:cs="Times New Roman" w:hint="eastAsia"/>
                  <w:color w:val="000000"/>
                  <w:kern w:val="0"/>
                  <w:sz w:val="22"/>
                </w:rPr>
                <w:delText>1</w:delText>
              </w:r>
              <w:r>
                <w:rPr>
                  <w:rFonts w:eastAsia="DengXian" w:cs="Times New Roman"/>
                  <w:color w:val="000000"/>
                  <w:kern w:val="0"/>
                  <w:sz w:val="22"/>
                </w:rPr>
                <w:delText>00.0</w:delText>
              </w:r>
            </w:del>
          </w:p>
        </w:tc>
        <w:tc>
          <w:tcPr>
            <w:tcW w:w="730" w:type="dxa"/>
            <w:tcBorders>
              <w:top w:val="nil"/>
              <w:left w:val="nil"/>
              <w:bottom w:val="nil"/>
              <w:right w:val="nil"/>
            </w:tcBorders>
          </w:tcPr>
          <w:p w14:paraId="683E329D" w14:textId="77777777" w:rsidR="00181D6E" w:rsidRPr="00B5127A" w:rsidRDefault="00181D6E" w:rsidP="00695FCA">
            <w:pPr>
              <w:jc w:val="center"/>
              <w:rPr>
                <w:del w:id="1501" w:author="Zhao Chunjiang" w:date="2026-10-07T08:00:00Z"/>
              </w:rPr>
            </w:pPr>
            <w:del w:id="1502" w:author="Zhao Chunjiang" w:date="2026-10-07T08:00:00Z">
              <w:r>
                <w:delText>127</w:delText>
              </w:r>
            </w:del>
          </w:p>
        </w:tc>
        <w:tc>
          <w:tcPr>
            <w:tcW w:w="701" w:type="dxa"/>
            <w:gridSpan w:val="2"/>
            <w:tcBorders>
              <w:top w:val="nil"/>
              <w:left w:val="nil"/>
              <w:bottom w:val="nil"/>
              <w:right w:val="nil"/>
            </w:tcBorders>
          </w:tcPr>
          <w:p w14:paraId="3528B223" w14:textId="77777777" w:rsidR="00181D6E" w:rsidRPr="00B5127A" w:rsidRDefault="00181D6E" w:rsidP="00695FCA">
            <w:pPr>
              <w:jc w:val="center"/>
              <w:rPr>
                <w:del w:id="1503" w:author="Zhao Chunjiang" w:date="2026-10-07T08:00:00Z"/>
              </w:rPr>
            </w:pPr>
            <w:del w:id="1504" w:author="Zhao Chunjiang" w:date="2026-10-07T08:00:00Z">
              <w:r>
                <w:rPr>
                  <w:rFonts w:hint="eastAsia"/>
                </w:rPr>
                <w:delText>0</w:delText>
              </w:r>
            </w:del>
          </w:p>
        </w:tc>
        <w:tc>
          <w:tcPr>
            <w:tcW w:w="236" w:type="dxa"/>
            <w:gridSpan w:val="2"/>
            <w:tcBorders>
              <w:top w:val="nil"/>
              <w:left w:val="nil"/>
              <w:bottom w:val="nil"/>
              <w:right w:val="nil"/>
            </w:tcBorders>
          </w:tcPr>
          <w:p w14:paraId="7546C147" w14:textId="77777777" w:rsidR="00181D6E" w:rsidRPr="00F0224A" w:rsidRDefault="00181D6E" w:rsidP="00695FCA">
            <w:pPr>
              <w:widowControl/>
              <w:jc w:val="center"/>
              <w:rPr>
                <w:del w:id="1505" w:author="Zhao Chunjiang" w:date="2026-10-07T08:00:00Z"/>
                <w:rFonts w:eastAsia="DengXian" w:cs="Times New Roman"/>
                <w:color w:val="000000"/>
                <w:kern w:val="0"/>
                <w:sz w:val="22"/>
              </w:rPr>
            </w:pPr>
          </w:p>
        </w:tc>
        <w:tc>
          <w:tcPr>
            <w:tcW w:w="815" w:type="dxa"/>
            <w:tcBorders>
              <w:top w:val="nil"/>
              <w:left w:val="nil"/>
              <w:bottom w:val="nil"/>
              <w:right w:val="nil"/>
            </w:tcBorders>
          </w:tcPr>
          <w:p w14:paraId="3671B575" w14:textId="77777777" w:rsidR="00181D6E" w:rsidRPr="003A4932" w:rsidRDefault="00181D6E" w:rsidP="00695FCA">
            <w:pPr>
              <w:jc w:val="center"/>
              <w:rPr>
                <w:del w:id="1506" w:author="Zhao Chunjiang" w:date="2026-10-07T08:00:00Z"/>
              </w:rPr>
            </w:pPr>
            <w:del w:id="1507" w:author="Zhao Chunjiang" w:date="2026-10-07T08:00:00Z">
              <w:r>
                <w:delText>127</w:delText>
              </w:r>
            </w:del>
          </w:p>
        </w:tc>
        <w:tc>
          <w:tcPr>
            <w:tcW w:w="695" w:type="dxa"/>
            <w:tcBorders>
              <w:top w:val="nil"/>
              <w:left w:val="nil"/>
              <w:bottom w:val="nil"/>
              <w:right w:val="nil"/>
            </w:tcBorders>
          </w:tcPr>
          <w:p w14:paraId="434B1C4D" w14:textId="77777777" w:rsidR="00181D6E" w:rsidRPr="003A4932" w:rsidRDefault="00181D6E" w:rsidP="00695FCA">
            <w:pPr>
              <w:jc w:val="center"/>
              <w:rPr>
                <w:del w:id="1508" w:author="Zhao Chunjiang" w:date="2026-10-07T08:00:00Z"/>
              </w:rPr>
            </w:pPr>
            <w:del w:id="1509" w:author="Zhao Chunjiang" w:date="2026-10-07T08:00:00Z">
              <w:r>
                <w:delText>0</w:delText>
              </w:r>
            </w:del>
          </w:p>
        </w:tc>
        <w:tc>
          <w:tcPr>
            <w:tcW w:w="531" w:type="dxa"/>
            <w:tcBorders>
              <w:top w:val="nil"/>
              <w:left w:val="nil"/>
              <w:bottom w:val="nil"/>
              <w:right w:val="nil"/>
            </w:tcBorders>
          </w:tcPr>
          <w:p w14:paraId="338984CC" w14:textId="77777777" w:rsidR="00181D6E" w:rsidRPr="003A4932" w:rsidRDefault="00181D6E" w:rsidP="00695FCA">
            <w:pPr>
              <w:jc w:val="center"/>
              <w:rPr>
                <w:del w:id="1510" w:author="Zhao Chunjiang" w:date="2026-10-07T08:00:00Z"/>
              </w:rPr>
            </w:pPr>
            <w:del w:id="1511" w:author="Zhao Chunjiang" w:date="2026-10-07T08:00:00Z">
              <w:r>
                <w:rPr>
                  <w:rFonts w:hint="eastAsia"/>
                </w:rPr>
                <w:delText>0</w:delText>
              </w:r>
            </w:del>
          </w:p>
        </w:tc>
        <w:tc>
          <w:tcPr>
            <w:tcW w:w="700" w:type="dxa"/>
            <w:gridSpan w:val="2"/>
            <w:tcBorders>
              <w:top w:val="nil"/>
              <w:left w:val="nil"/>
              <w:bottom w:val="nil"/>
              <w:right w:val="nil"/>
            </w:tcBorders>
          </w:tcPr>
          <w:p w14:paraId="3DB8633F" w14:textId="77777777" w:rsidR="00181D6E" w:rsidRPr="003A4932" w:rsidRDefault="00181D6E" w:rsidP="00695FCA">
            <w:pPr>
              <w:jc w:val="center"/>
              <w:rPr>
                <w:del w:id="1512" w:author="Zhao Chunjiang" w:date="2026-10-07T08:00:00Z"/>
              </w:rPr>
            </w:pPr>
            <w:del w:id="1513" w:author="Zhao Chunjiang" w:date="2026-10-07T08:00:00Z">
              <w:r>
                <w:rPr>
                  <w:rFonts w:hint="eastAsia"/>
                </w:rPr>
                <w:delText>0</w:delText>
              </w:r>
            </w:del>
          </w:p>
        </w:tc>
        <w:tc>
          <w:tcPr>
            <w:tcW w:w="1850" w:type="dxa"/>
            <w:tcBorders>
              <w:top w:val="nil"/>
              <w:left w:val="nil"/>
              <w:bottom w:val="nil"/>
              <w:right w:val="nil"/>
            </w:tcBorders>
          </w:tcPr>
          <w:p w14:paraId="65C43942" w14:textId="77777777" w:rsidR="00181D6E" w:rsidRDefault="00181D6E" w:rsidP="00695FCA">
            <w:pPr>
              <w:jc w:val="center"/>
              <w:rPr>
                <w:del w:id="1514" w:author="Zhao Chunjiang" w:date="2026-10-07T08:00:00Z"/>
              </w:rPr>
            </w:pPr>
            <w:del w:id="1515" w:author="Zhao Chunjiang" w:date="2026-10-07T08:00:00Z">
              <w:r>
                <w:delText>0.2527</w:delText>
              </w:r>
            </w:del>
          </w:p>
        </w:tc>
        <w:tc>
          <w:tcPr>
            <w:tcW w:w="701" w:type="dxa"/>
            <w:gridSpan w:val="2"/>
            <w:tcBorders>
              <w:top w:val="nil"/>
              <w:left w:val="nil"/>
              <w:bottom w:val="nil"/>
              <w:right w:val="nil"/>
            </w:tcBorders>
          </w:tcPr>
          <w:p w14:paraId="33D57CDB" w14:textId="77777777" w:rsidR="00181D6E" w:rsidRDefault="00181D6E" w:rsidP="00695FCA">
            <w:pPr>
              <w:jc w:val="center"/>
              <w:rPr>
                <w:del w:id="1516" w:author="Zhao Chunjiang" w:date="2026-10-07T08:00:00Z"/>
              </w:rPr>
            </w:pPr>
          </w:p>
        </w:tc>
      </w:tr>
      <w:tr w:rsidR="00181D6E" w:rsidRPr="00F0224A" w14:paraId="35F2D371" w14:textId="77777777" w:rsidTr="00A30454">
        <w:trPr>
          <w:trHeight w:val="300"/>
          <w:del w:id="1517" w:author="Zhao Chunjiang" w:date="2026-10-07T08:00:00Z"/>
        </w:trPr>
        <w:tc>
          <w:tcPr>
            <w:tcW w:w="1701" w:type="dxa"/>
            <w:tcBorders>
              <w:top w:val="nil"/>
              <w:left w:val="nil"/>
              <w:bottom w:val="single" w:sz="12" w:space="0" w:color="auto"/>
              <w:right w:val="nil"/>
            </w:tcBorders>
            <w:noWrap/>
            <w:vAlign w:val="bottom"/>
            <w:hideMark/>
          </w:tcPr>
          <w:p w14:paraId="15FA6D53" w14:textId="77777777" w:rsidR="00181D6E" w:rsidRPr="00F0224A" w:rsidRDefault="00181D6E" w:rsidP="00695FCA">
            <w:pPr>
              <w:widowControl/>
              <w:jc w:val="left"/>
              <w:rPr>
                <w:del w:id="1518" w:author="Zhao Chunjiang" w:date="2026-10-07T08:00:00Z"/>
                <w:rFonts w:eastAsia="DengXian" w:cs="Times New Roman"/>
                <w:color w:val="000000"/>
                <w:kern w:val="0"/>
                <w:sz w:val="22"/>
              </w:rPr>
            </w:pPr>
            <w:del w:id="1519" w:author="Zhao Chunjiang" w:date="2026-10-07T08:00:00Z">
              <w:r>
                <w:rPr>
                  <w:rFonts w:eastAsia="DengXian" w:cs="Times New Roman"/>
                  <w:color w:val="000000"/>
                  <w:kern w:val="0"/>
                  <w:sz w:val="22"/>
                </w:rPr>
                <w:delText>SXT</w:delText>
              </w:r>
              <w:r>
                <w:rPr>
                  <w:rFonts w:eastAsia="DengXian" w:cs="Times New Roman"/>
                  <w:color w:val="000000"/>
                  <w:kern w:val="0"/>
                  <w:sz w:val="22"/>
                  <w:vertAlign w:val="superscript"/>
                </w:rPr>
                <w:delText>b</w:delText>
              </w:r>
            </w:del>
          </w:p>
        </w:tc>
        <w:tc>
          <w:tcPr>
            <w:tcW w:w="1537" w:type="dxa"/>
            <w:tcBorders>
              <w:top w:val="nil"/>
              <w:left w:val="nil"/>
              <w:bottom w:val="single" w:sz="12" w:space="0" w:color="auto"/>
              <w:right w:val="nil"/>
            </w:tcBorders>
            <w:noWrap/>
            <w:vAlign w:val="bottom"/>
          </w:tcPr>
          <w:p w14:paraId="4340BCDA" w14:textId="77777777" w:rsidR="00181D6E" w:rsidRPr="00A314BA" w:rsidRDefault="00181D6E" w:rsidP="00695FCA">
            <w:pPr>
              <w:jc w:val="center"/>
              <w:rPr>
                <w:del w:id="1520" w:author="Zhao Chunjiang" w:date="2026-10-07T08:00:00Z"/>
                <w:rFonts w:eastAsia="DengXian" w:cs="Times New Roman"/>
                <w:color w:val="000000"/>
                <w:sz w:val="22"/>
              </w:rPr>
            </w:pPr>
            <w:del w:id="1521" w:author="Zhao Chunjiang" w:date="2026-10-07T08:00:00Z">
              <w:r>
                <w:rPr>
                  <w:rFonts w:eastAsia="DengXian" w:cs="Times New Roman"/>
                  <w:color w:val="000000"/>
                  <w:sz w:val="22"/>
                </w:rPr>
                <w:delText>123</w:delText>
              </w:r>
            </w:del>
          </w:p>
        </w:tc>
        <w:tc>
          <w:tcPr>
            <w:tcW w:w="1133" w:type="dxa"/>
            <w:tcBorders>
              <w:top w:val="nil"/>
              <w:left w:val="nil"/>
              <w:bottom w:val="single" w:sz="12" w:space="0" w:color="auto"/>
              <w:right w:val="nil"/>
            </w:tcBorders>
            <w:noWrap/>
            <w:vAlign w:val="bottom"/>
          </w:tcPr>
          <w:p w14:paraId="2599DDC6" w14:textId="77777777" w:rsidR="00181D6E" w:rsidRPr="00A314BA" w:rsidRDefault="00181D6E" w:rsidP="00695FCA">
            <w:pPr>
              <w:jc w:val="center"/>
              <w:rPr>
                <w:del w:id="1522" w:author="Zhao Chunjiang" w:date="2026-10-07T08:00:00Z"/>
                <w:rFonts w:eastAsia="DengXian" w:cs="Times New Roman"/>
                <w:color w:val="000000"/>
                <w:sz w:val="22"/>
              </w:rPr>
            </w:pPr>
            <w:del w:id="1523" w:author="Zhao Chunjiang" w:date="2026-10-07T08:00:00Z">
              <w:r>
                <w:rPr>
                  <w:rFonts w:eastAsia="DengXian" w:cs="Times New Roman"/>
                  <w:color w:val="000000"/>
                  <w:sz w:val="22"/>
                </w:rPr>
                <w:delText>4</w:delText>
              </w:r>
            </w:del>
          </w:p>
        </w:tc>
        <w:tc>
          <w:tcPr>
            <w:tcW w:w="1441" w:type="dxa"/>
            <w:tcBorders>
              <w:top w:val="nil"/>
              <w:left w:val="nil"/>
              <w:bottom w:val="single" w:sz="12" w:space="0" w:color="auto"/>
              <w:right w:val="nil"/>
            </w:tcBorders>
            <w:noWrap/>
          </w:tcPr>
          <w:p w14:paraId="1ADDC1F5" w14:textId="77777777" w:rsidR="00181D6E" w:rsidRDefault="00181D6E" w:rsidP="00695FCA">
            <w:pPr>
              <w:jc w:val="center"/>
              <w:rPr>
                <w:del w:id="1524" w:author="Zhao Chunjiang" w:date="2026-10-07T08:00:00Z"/>
              </w:rPr>
            </w:pPr>
            <w:del w:id="1525" w:author="Zhao Chunjiang" w:date="2026-10-07T08:00:00Z">
              <w:r>
                <w:rPr>
                  <w:rFonts w:eastAsia="DengXian" w:cs="Times New Roman"/>
                  <w:color w:val="000000"/>
                  <w:kern w:val="0"/>
                  <w:sz w:val="22"/>
                </w:rPr>
                <w:delText>127</w:delText>
              </w:r>
            </w:del>
          </w:p>
        </w:tc>
        <w:tc>
          <w:tcPr>
            <w:tcW w:w="1255" w:type="dxa"/>
            <w:tcBorders>
              <w:top w:val="nil"/>
              <w:left w:val="nil"/>
              <w:bottom w:val="single" w:sz="12" w:space="0" w:color="auto"/>
              <w:right w:val="nil"/>
            </w:tcBorders>
            <w:noWrap/>
            <w:vAlign w:val="bottom"/>
          </w:tcPr>
          <w:p w14:paraId="4866A35A" w14:textId="77777777" w:rsidR="00181D6E" w:rsidRPr="00F0224A" w:rsidRDefault="00181D6E" w:rsidP="00695FCA">
            <w:pPr>
              <w:widowControl/>
              <w:jc w:val="center"/>
              <w:rPr>
                <w:del w:id="1526" w:author="Zhao Chunjiang" w:date="2026-10-07T08:00:00Z"/>
                <w:rFonts w:eastAsia="DengXian" w:cs="Times New Roman"/>
                <w:color w:val="000000"/>
                <w:kern w:val="0"/>
                <w:sz w:val="22"/>
              </w:rPr>
            </w:pPr>
            <w:del w:id="1527" w:author="Zhao Chunjiang" w:date="2026-10-07T08:00:00Z">
              <w:r>
                <w:rPr>
                  <w:rFonts w:eastAsia="DengXian" w:cs="Times New Roman"/>
                  <w:color w:val="000000"/>
                  <w:kern w:val="0"/>
                  <w:sz w:val="22"/>
                </w:rPr>
                <w:delText>96.9</w:delText>
              </w:r>
            </w:del>
          </w:p>
        </w:tc>
        <w:tc>
          <w:tcPr>
            <w:tcW w:w="730" w:type="dxa"/>
            <w:tcBorders>
              <w:top w:val="nil"/>
              <w:left w:val="nil"/>
              <w:bottom w:val="single" w:sz="12" w:space="0" w:color="auto"/>
              <w:right w:val="nil"/>
            </w:tcBorders>
          </w:tcPr>
          <w:p w14:paraId="24959B40" w14:textId="77777777" w:rsidR="00181D6E" w:rsidRPr="00B5127A" w:rsidRDefault="00181D6E" w:rsidP="00695FCA">
            <w:pPr>
              <w:jc w:val="center"/>
              <w:rPr>
                <w:del w:id="1528" w:author="Zhao Chunjiang" w:date="2026-10-07T08:00:00Z"/>
              </w:rPr>
            </w:pPr>
            <w:del w:id="1529" w:author="Zhao Chunjiang" w:date="2026-10-07T08:00:00Z">
              <w:r>
                <w:rPr>
                  <w:rFonts w:hint="eastAsia"/>
                </w:rPr>
                <w:delText>3</w:delText>
              </w:r>
              <w:r>
                <w:delText>2</w:delText>
              </w:r>
            </w:del>
          </w:p>
        </w:tc>
        <w:tc>
          <w:tcPr>
            <w:tcW w:w="701" w:type="dxa"/>
            <w:gridSpan w:val="2"/>
            <w:tcBorders>
              <w:top w:val="nil"/>
              <w:left w:val="nil"/>
              <w:bottom w:val="single" w:sz="12" w:space="0" w:color="auto"/>
              <w:right w:val="nil"/>
            </w:tcBorders>
          </w:tcPr>
          <w:p w14:paraId="1A719AC7" w14:textId="77777777" w:rsidR="00181D6E" w:rsidRDefault="00181D6E" w:rsidP="00695FCA">
            <w:pPr>
              <w:jc w:val="center"/>
              <w:rPr>
                <w:del w:id="1530" w:author="Zhao Chunjiang" w:date="2026-10-07T08:00:00Z"/>
              </w:rPr>
            </w:pPr>
            <w:del w:id="1531" w:author="Zhao Chunjiang" w:date="2026-10-07T08:00:00Z">
              <w:r>
                <w:rPr>
                  <w:rFonts w:hint="eastAsia"/>
                </w:rPr>
                <w:delText>9</w:delText>
              </w:r>
              <w:r>
                <w:delText>5</w:delText>
              </w:r>
            </w:del>
          </w:p>
        </w:tc>
        <w:tc>
          <w:tcPr>
            <w:tcW w:w="236" w:type="dxa"/>
            <w:gridSpan w:val="2"/>
            <w:tcBorders>
              <w:top w:val="nil"/>
              <w:left w:val="nil"/>
              <w:bottom w:val="single" w:sz="12" w:space="0" w:color="auto"/>
              <w:right w:val="nil"/>
            </w:tcBorders>
          </w:tcPr>
          <w:p w14:paraId="134B846F" w14:textId="77777777" w:rsidR="00181D6E" w:rsidRPr="00F0224A" w:rsidRDefault="00181D6E" w:rsidP="00695FCA">
            <w:pPr>
              <w:widowControl/>
              <w:jc w:val="center"/>
              <w:rPr>
                <w:del w:id="1532" w:author="Zhao Chunjiang" w:date="2026-10-07T08:00:00Z"/>
                <w:rFonts w:eastAsia="DengXian" w:cs="Times New Roman"/>
                <w:color w:val="000000"/>
                <w:kern w:val="0"/>
                <w:sz w:val="22"/>
              </w:rPr>
            </w:pPr>
          </w:p>
        </w:tc>
        <w:tc>
          <w:tcPr>
            <w:tcW w:w="815" w:type="dxa"/>
            <w:tcBorders>
              <w:top w:val="nil"/>
              <w:left w:val="nil"/>
              <w:bottom w:val="single" w:sz="12" w:space="0" w:color="auto"/>
              <w:right w:val="nil"/>
            </w:tcBorders>
          </w:tcPr>
          <w:p w14:paraId="53245C62" w14:textId="77777777" w:rsidR="00181D6E" w:rsidRPr="003A4932" w:rsidRDefault="00181D6E" w:rsidP="00695FCA">
            <w:pPr>
              <w:jc w:val="center"/>
              <w:rPr>
                <w:del w:id="1533" w:author="Zhao Chunjiang" w:date="2026-10-07T08:00:00Z"/>
              </w:rPr>
            </w:pPr>
            <w:del w:id="1534" w:author="Zhao Chunjiang" w:date="2026-10-07T08:00:00Z">
              <w:r>
                <w:delText>29</w:delText>
              </w:r>
            </w:del>
          </w:p>
        </w:tc>
        <w:tc>
          <w:tcPr>
            <w:tcW w:w="695" w:type="dxa"/>
            <w:tcBorders>
              <w:top w:val="nil"/>
              <w:left w:val="nil"/>
              <w:bottom w:val="single" w:sz="12" w:space="0" w:color="auto"/>
              <w:right w:val="nil"/>
            </w:tcBorders>
          </w:tcPr>
          <w:p w14:paraId="34F8EF13" w14:textId="77777777" w:rsidR="00181D6E" w:rsidRPr="003A4932" w:rsidRDefault="00181D6E" w:rsidP="00695FCA">
            <w:pPr>
              <w:jc w:val="center"/>
              <w:rPr>
                <w:del w:id="1535" w:author="Zhao Chunjiang" w:date="2026-10-07T08:00:00Z"/>
              </w:rPr>
            </w:pPr>
            <w:del w:id="1536" w:author="Zhao Chunjiang" w:date="2026-10-07T08:00:00Z">
              <w:r>
                <w:delText>94</w:delText>
              </w:r>
            </w:del>
          </w:p>
        </w:tc>
        <w:tc>
          <w:tcPr>
            <w:tcW w:w="531" w:type="dxa"/>
            <w:tcBorders>
              <w:top w:val="nil"/>
              <w:left w:val="nil"/>
              <w:bottom w:val="single" w:sz="12" w:space="0" w:color="auto"/>
              <w:right w:val="nil"/>
            </w:tcBorders>
          </w:tcPr>
          <w:p w14:paraId="4CF86CB7" w14:textId="77777777" w:rsidR="00181D6E" w:rsidRPr="003A4932" w:rsidRDefault="00181D6E" w:rsidP="00695FCA">
            <w:pPr>
              <w:jc w:val="center"/>
              <w:rPr>
                <w:del w:id="1537" w:author="Zhao Chunjiang" w:date="2026-10-07T08:00:00Z"/>
              </w:rPr>
            </w:pPr>
            <w:del w:id="1538" w:author="Zhao Chunjiang" w:date="2026-10-07T08:00:00Z">
              <w:r>
                <w:delText>1</w:delText>
              </w:r>
            </w:del>
          </w:p>
        </w:tc>
        <w:tc>
          <w:tcPr>
            <w:tcW w:w="700" w:type="dxa"/>
            <w:gridSpan w:val="2"/>
            <w:tcBorders>
              <w:top w:val="nil"/>
              <w:left w:val="nil"/>
              <w:bottom w:val="single" w:sz="12" w:space="0" w:color="auto"/>
              <w:right w:val="nil"/>
            </w:tcBorders>
          </w:tcPr>
          <w:p w14:paraId="716F86E3" w14:textId="77777777" w:rsidR="00181D6E" w:rsidRDefault="00181D6E" w:rsidP="00695FCA">
            <w:pPr>
              <w:jc w:val="center"/>
              <w:rPr>
                <w:del w:id="1539" w:author="Zhao Chunjiang" w:date="2026-10-07T08:00:00Z"/>
              </w:rPr>
            </w:pPr>
            <w:del w:id="1540" w:author="Zhao Chunjiang" w:date="2026-10-07T08:00:00Z">
              <w:r>
                <w:rPr>
                  <w:rFonts w:hint="eastAsia"/>
                </w:rPr>
                <w:delText>3</w:delText>
              </w:r>
            </w:del>
          </w:p>
        </w:tc>
        <w:tc>
          <w:tcPr>
            <w:tcW w:w="1850" w:type="dxa"/>
            <w:tcBorders>
              <w:top w:val="nil"/>
              <w:left w:val="nil"/>
              <w:bottom w:val="single" w:sz="12" w:space="0" w:color="auto"/>
              <w:right w:val="nil"/>
            </w:tcBorders>
          </w:tcPr>
          <w:p w14:paraId="5E96AD92" w14:textId="77777777" w:rsidR="00181D6E" w:rsidRDefault="00181D6E" w:rsidP="00695FCA">
            <w:pPr>
              <w:jc w:val="center"/>
              <w:rPr>
                <w:del w:id="1541" w:author="Zhao Chunjiang" w:date="2026-10-07T08:00:00Z"/>
              </w:rPr>
            </w:pPr>
            <w:del w:id="1542" w:author="Zhao Chunjiang" w:date="2026-10-07T08:00:00Z">
              <w:r>
                <w:delText>0.7194</w:delText>
              </w:r>
            </w:del>
          </w:p>
        </w:tc>
        <w:tc>
          <w:tcPr>
            <w:tcW w:w="701" w:type="dxa"/>
            <w:gridSpan w:val="2"/>
            <w:tcBorders>
              <w:top w:val="nil"/>
              <w:left w:val="nil"/>
              <w:bottom w:val="single" w:sz="12" w:space="0" w:color="auto"/>
              <w:right w:val="nil"/>
            </w:tcBorders>
          </w:tcPr>
          <w:p w14:paraId="558DA4A9" w14:textId="77777777" w:rsidR="00181D6E" w:rsidRDefault="00181D6E" w:rsidP="00695FCA">
            <w:pPr>
              <w:jc w:val="center"/>
              <w:rPr>
                <w:del w:id="1543" w:author="Zhao Chunjiang" w:date="2026-10-07T08:00:00Z"/>
              </w:rPr>
            </w:pPr>
          </w:p>
        </w:tc>
      </w:tr>
    </w:tbl>
    <w:p w14:paraId="3FA66D0B" w14:textId="77777777" w:rsidR="00181D6E" w:rsidRDefault="00181D6E" w:rsidP="002344E3">
      <w:pPr>
        <w:rPr>
          <w:del w:id="1544" w:author="Zhao Chunjiang" w:date="2026-10-07T08:00:00Z"/>
        </w:rPr>
      </w:pPr>
      <w:del w:id="1545" w:author="Zhao Chunjiang" w:date="2026-10-07T08:00:00Z">
        <w:r>
          <w:rPr>
            <w:vertAlign w:val="superscript"/>
          </w:rPr>
          <w:delText>a</w:delText>
        </w:r>
        <w:r>
          <w:rPr>
            <w:rFonts w:eastAsia="DengXian" w:cs="Times New Roman"/>
            <w:color w:val="000000"/>
            <w:kern w:val="0"/>
            <w:sz w:val="22"/>
          </w:rPr>
          <w:delText xml:space="preserve"> AMC: amoxicillin-clavulanic acid</w:delText>
        </w:r>
      </w:del>
    </w:p>
    <w:p w14:paraId="6EB21469" w14:textId="77777777" w:rsidR="00181D6E" w:rsidRDefault="00181D6E" w:rsidP="002344E3">
      <w:pPr>
        <w:rPr>
          <w:del w:id="1546" w:author="Zhao Chunjiang" w:date="2026-10-07T08:00:00Z"/>
          <w:rFonts w:eastAsia="DengXian" w:cs="Times New Roman"/>
          <w:color w:val="000000"/>
          <w:kern w:val="0"/>
          <w:sz w:val="22"/>
        </w:rPr>
      </w:pPr>
      <w:del w:id="1547" w:author="Zhao Chunjiang" w:date="2026-10-07T08:00:00Z">
        <w:r>
          <w:rPr>
            <w:vertAlign w:val="superscript"/>
          </w:rPr>
          <w:delText>b</w:delText>
        </w:r>
        <w:r>
          <w:rPr>
            <w:rFonts w:eastAsia="DengXian" w:cs="Times New Roman"/>
            <w:color w:val="000000"/>
            <w:kern w:val="0"/>
            <w:sz w:val="22"/>
          </w:rPr>
          <w:delText xml:space="preserve"> SXT: sulfamethoxazole-trimethoprim</w:delText>
        </w:r>
      </w:del>
    </w:p>
    <w:p w14:paraId="40C6030B" w14:textId="77777777" w:rsidR="00181D6E" w:rsidRDefault="00181D6E" w:rsidP="002344E3">
      <w:pPr>
        <w:rPr>
          <w:del w:id="1548" w:author="Zhao Chunjiang" w:date="2026-10-07T08:00:00Z"/>
          <w:rFonts w:eastAsia="DengXian" w:cs="Times New Roman"/>
          <w:color w:val="000000"/>
          <w:kern w:val="0"/>
          <w:sz w:val="22"/>
        </w:rPr>
      </w:pPr>
      <w:del w:id="1549" w:author="Zhao Chunjiang" w:date="2026-10-07T08:00:00Z">
        <w:r>
          <w:rPr>
            <w:rFonts w:eastAsia="DengXian" w:cs="Times New Roman"/>
            <w:color w:val="000000"/>
            <w:kern w:val="0"/>
            <w:sz w:val="22"/>
            <w:vertAlign w:val="superscript"/>
          </w:rPr>
          <w:delText>c</w:delText>
        </w:r>
        <w:r>
          <w:rPr>
            <w:rFonts w:eastAsia="DengXian" w:cs="Times New Roman"/>
            <w:color w:val="000000"/>
            <w:kern w:val="0"/>
            <w:sz w:val="22"/>
          </w:rPr>
          <w:delText xml:space="preserve"> S: sensitive</w:delText>
        </w:r>
      </w:del>
    </w:p>
    <w:p w14:paraId="076FA36D" w14:textId="77777777" w:rsidR="00181D6E" w:rsidRDefault="00181D6E" w:rsidP="002344E3">
      <w:pPr>
        <w:rPr>
          <w:del w:id="1550" w:author="Zhao Chunjiang" w:date="2026-10-07T08:00:00Z"/>
          <w:rFonts w:eastAsia="DengXian" w:cs="Times New Roman"/>
          <w:color w:val="000000"/>
          <w:kern w:val="0"/>
          <w:sz w:val="22"/>
        </w:rPr>
      </w:pPr>
      <w:del w:id="1551" w:author="Zhao Chunjiang" w:date="2026-10-07T08:00:00Z">
        <w:r>
          <w:rPr>
            <w:rFonts w:eastAsia="DengXian" w:cs="Times New Roman"/>
            <w:color w:val="000000"/>
            <w:kern w:val="0"/>
            <w:sz w:val="22"/>
            <w:vertAlign w:val="superscript"/>
          </w:rPr>
          <w:delText>d</w:delText>
        </w:r>
        <w:r>
          <w:rPr>
            <w:rFonts w:eastAsia="DengXian" w:cs="Times New Roman"/>
            <w:color w:val="000000"/>
            <w:kern w:val="0"/>
            <w:sz w:val="22"/>
          </w:rPr>
          <w:delText xml:space="preserve"> NS: non-sensitive</w:delText>
        </w:r>
      </w:del>
    </w:p>
    <w:p w14:paraId="60DD4BB0" w14:textId="77777777" w:rsidR="00181D6E" w:rsidRDefault="00181D6E" w:rsidP="002344E3">
      <w:pPr>
        <w:rPr>
          <w:del w:id="1552" w:author="Zhao Chunjiang" w:date="2026-10-07T08:00:00Z"/>
          <w:rFonts w:eastAsia="DengXian" w:cs="Times New Roman"/>
          <w:color w:val="000000"/>
          <w:kern w:val="0"/>
          <w:sz w:val="22"/>
        </w:rPr>
      </w:pPr>
      <w:del w:id="1553" w:author="Zhao Chunjiang" w:date="2026-10-07T08:00:00Z">
        <w:r>
          <w:rPr>
            <w:rFonts w:eastAsia="DengXian" w:cs="Times New Roman"/>
            <w:color w:val="000000"/>
            <w:kern w:val="0"/>
            <w:sz w:val="22"/>
            <w:vertAlign w:val="superscript"/>
          </w:rPr>
          <w:delText>e</w:delText>
        </w:r>
        <w:r>
          <w:rPr>
            <w:rFonts w:eastAsia="DengXian" w:cs="Times New Roman"/>
            <w:color w:val="000000"/>
            <w:kern w:val="0"/>
            <w:sz w:val="22"/>
          </w:rPr>
          <w:delText xml:space="preserve"> TS: true sensitive</w:delText>
        </w:r>
      </w:del>
    </w:p>
    <w:p w14:paraId="24AD7688" w14:textId="77777777" w:rsidR="00181D6E" w:rsidRDefault="00181D6E" w:rsidP="002344E3">
      <w:pPr>
        <w:rPr>
          <w:del w:id="1554" w:author="Zhao Chunjiang" w:date="2026-10-07T08:00:00Z"/>
          <w:rFonts w:eastAsia="DengXian" w:cs="Times New Roman"/>
          <w:color w:val="000000"/>
          <w:kern w:val="0"/>
          <w:sz w:val="22"/>
        </w:rPr>
      </w:pPr>
      <w:del w:id="1555" w:author="Zhao Chunjiang" w:date="2026-10-07T08:00:00Z">
        <w:r>
          <w:rPr>
            <w:rFonts w:eastAsia="DengXian" w:cs="Times New Roman"/>
            <w:color w:val="000000"/>
            <w:kern w:val="0"/>
            <w:sz w:val="22"/>
            <w:vertAlign w:val="superscript"/>
          </w:rPr>
          <w:delText>f</w:delText>
        </w:r>
        <w:r>
          <w:rPr>
            <w:rFonts w:eastAsia="DengXian" w:cs="Times New Roman"/>
            <w:color w:val="000000"/>
            <w:kern w:val="0"/>
            <w:sz w:val="22"/>
          </w:rPr>
          <w:delText xml:space="preserve"> TNS: true non-sensitive</w:delText>
        </w:r>
      </w:del>
    </w:p>
    <w:p w14:paraId="2DA8FFD9" w14:textId="77777777" w:rsidR="00181D6E" w:rsidRDefault="00181D6E" w:rsidP="002344E3">
      <w:pPr>
        <w:rPr>
          <w:del w:id="1556" w:author="Zhao Chunjiang" w:date="2026-10-07T08:00:00Z"/>
          <w:rFonts w:eastAsia="DengXian" w:cs="Times New Roman"/>
          <w:color w:val="000000"/>
          <w:kern w:val="0"/>
          <w:sz w:val="22"/>
        </w:rPr>
      </w:pPr>
      <w:del w:id="1557" w:author="Zhao Chunjiang" w:date="2026-10-07T08:00:00Z">
        <w:r>
          <w:rPr>
            <w:rFonts w:eastAsia="DengXian" w:cs="Times New Roman"/>
            <w:color w:val="000000"/>
            <w:kern w:val="0"/>
            <w:sz w:val="22"/>
            <w:vertAlign w:val="superscript"/>
          </w:rPr>
          <w:delText>g</w:delText>
        </w:r>
        <w:r>
          <w:rPr>
            <w:rFonts w:eastAsia="DengXian" w:cs="Times New Roman"/>
            <w:color w:val="000000"/>
            <w:kern w:val="0"/>
            <w:sz w:val="22"/>
          </w:rPr>
          <w:delText xml:space="preserve"> FS: false sensitive</w:delText>
        </w:r>
      </w:del>
    </w:p>
    <w:p w14:paraId="476BE366" w14:textId="77777777" w:rsidR="00181D6E" w:rsidRDefault="00181D6E" w:rsidP="002344E3">
      <w:pPr>
        <w:rPr>
          <w:del w:id="1558" w:author="Zhao Chunjiang" w:date="2026-10-07T08:00:00Z"/>
          <w:rFonts w:eastAsia="DengXian" w:cs="Times New Roman"/>
          <w:color w:val="000000"/>
          <w:kern w:val="0"/>
          <w:sz w:val="22"/>
        </w:rPr>
      </w:pPr>
      <w:del w:id="1559" w:author="Zhao Chunjiang" w:date="2026-10-07T08:00:00Z">
        <w:r>
          <w:rPr>
            <w:rFonts w:eastAsia="DengXian" w:cs="Times New Roman"/>
            <w:color w:val="000000"/>
            <w:kern w:val="0"/>
            <w:sz w:val="22"/>
            <w:vertAlign w:val="superscript"/>
          </w:rPr>
          <w:delText>h</w:delText>
        </w:r>
        <w:r>
          <w:rPr>
            <w:rFonts w:eastAsia="DengXian" w:cs="Times New Roman"/>
            <w:color w:val="000000"/>
            <w:kern w:val="0"/>
            <w:sz w:val="22"/>
          </w:rPr>
          <w:delText xml:space="preserve"> FNS: sensitive non-sensitive</w:delText>
        </w:r>
      </w:del>
    </w:p>
    <w:p w14:paraId="10FFA968" w14:textId="77777777" w:rsidR="00181D6E" w:rsidRDefault="00181D6E" w:rsidP="002344E3">
      <w:pPr>
        <w:rPr>
          <w:del w:id="1560" w:author="Zhao Chunjiang" w:date="2026-10-07T08:00:00Z"/>
        </w:rPr>
      </w:pPr>
    </w:p>
    <w:p w14:paraId="3B12BD18" w14:textId="77777777" w:rsidR="00181D6E" w:rsidRDefault="00181D6E" w:rsidP="002344E3">
      <w:pPr>
        <w:widowControl/>
        <w:jc w:val="left"/>
        <w:rPr>
          <w:del w:id="1561" w:author="Zhao Chunjiang" w:date="2026-10-07T08:00:00Z"/>
        </w:rPr>
      </w:pPr>
      <w:del w:id="1562" w:author="Zhao Chunjiang" w:date="2026-10-07T08:00:00Z">
        <w:r>
          <w:br w:type="page"/>
        </w:r>
      </w:del>
    </w:p>
    <w:p w14:paraId="58ED120A" w14:textId="77777777" w:rsidR="00181D6E" w:rsidRPr="00C7193B" w:rsidRDefault="00181D6E" w:rsidP="00C7193B">
      <w:pPr>
        <w:pStyle w:val="a1"/>
        <w:rPr>
          <w:del w:id="1563" w:author="Zhao Chunjiang" w:date="2026-10-07T08:00:00Z"/>
          <w:sz w:val="24"/>
          <w:szCs w:val="24"/>
        </w:rPr>
      </w:pPr>
      <w:del w:id="1564" w:author="Zhao Chunjiang" w:date="2026-10-07T08:00:00Z">
        <w:r>
          <w:rPr>
            <w:rFonts w:hint="eastAsia"/>
            <w:sz w:val="24"/>
            <w:szCs w:val="24"/>
          </w:rPr>
          <w:delText>T</w:delText>
        </w:r>
        <w:r>
          <w:rPr>
            <w:sz w:val="24"/>
            <w:szCs w:val="24"/>
          </w:rPr>
          <w:delText>able 3. The influence of hyperparameters before and after optimization on the prediction results of different antibacterial agents.</w:delText>
        </w:r>
      </w:del>
    </w:p>
    <w:p w14:paraId="19D9FF0C" w14:textId="77777777" w:rsidR="00181D6E" w:rsidRDefault="00181D6E" w:rsidP="002344E3">
      <w:pPr>
        <w:rPr>
          <w:del w:id="1565" w:author="Zhao Chunjiang" w:date="2026-10-07T08:00:00Z"/>
        </w:rPr>
      </w:pPr>
    </w:p>
    <w:tbl>
      <w:tblPr>
        <w:tblW w:w="5000" w:type="pct"/>
        <w:tblLook w:val="04A0" w:firstRow="1" w:lastRow="0" w:firstColumn="1" w:lastColumn="0" w:noHBand="0" w:noVBand="1"/>
      </w:tblPr>
      <w:tblGrid>
        <w:gridCol w:w="1550"/>
        <w:gridCol w:w="1116"/>
        <w:gridCol w:w="756"/>
        <w:gridCol w:w="768"/>
        <w:gridCol w:w="756"/>
        <w:gridCol w:w="1286"/>
        <w:gridCol w:w="1555"/>
        <w:gridCol w:w="223"/>
        <w:gridCol w:w="835"/>
        <w:gridCol w:w="757"/>
        <w:gridCol w:w="757"/>
        <w:gridCol w:w="757"/>
        <w:gridCol w:w="1287"/>
        <w:gridCol w:w="1555"/>
      </w:tblGrid>
      <w:tr w:rsidR="00181D6E" w:rsidRPr="00A17463" w14:paraId="375E95AC" w14:textId="77777777" w:rsidTr="00672DF2">
        <w:trPr>
          <w:trHeight w:val="330"/>
          <w:del w:id="1566" w:author="Zhao Chunjiang" w:date="2026-10-07T08:00:00Z"/>
        </w:trPr>
        <w:tc>
          <w:tcPr>
            <w:tcW w:w="555" w:type="pct"/>
            <w:vMerge w:val="restart"/>
            <w:tcBorders>
              <w:top w:val="single" w:sz="12" w:space="0" w:color="auto"/>
              <w:left w:val="nil"/>
              <w:bottom w:val="single" w:sz="12" w:space="0" w:color="000000"/>
              <w:right w:val="nil"/>
            </w:tcBorders>
            <w:noWrap/>
            <w:vAlign w:val="center"/>
            <w:hideMark/>
          </w:tcPr>
          <w:p w14:paraId="5B1A3B09" w14:textId="77777777" w:rsidR="00181D6E" w:rsidRPr="00A17463" w:rsidRDefault="00181D6E" w:rsidP="00672DF2">
            <w:pPr>
              <w:widowControl/>
              <w:jc w:val="center"/>
              <w:rPr>
                <w:del w:id="1567" w:author="Zhao Chunjiang" w:date="2026-10-07T08:00:00Z"/>
                <w:rFonts w:eastAsia="DengXian" w:cs="Times New Roman"/>
                <w:color w:val="000000"/>
                <w:kern w:val="0"/>
                <w:sz w:val="22"/>
              </w:rPr>
            </w:pPr>
            <w:del w:id="1568" w:author="Zhao Chunjiang" w:date="2026-10-07T08:00:00Z">
              <w:r>
                <w:rPr>
                  <w:rFonts w:eastAsia="DengXian" w:cs="Times New Roman"/>
                  <w:color w:val="000000"/>
                  <w:kern w:val="0"/>
                  <w:sz w:val="22"/>
                </w:rPr>
                <w:delText>Antibiotics</w:delText>
              </w:r>
            </w:del>
          </w:p>
        </w:tc>
        <w:tc>
          <w:tcPr>
            <w:tcW w:w="2234" w:type="pct"/>
            <w:gridSpan w:val="6"/>
            <w:tcBorders>
              <w:top w:val="single" w:sz="12" w:space="0" w:color="auto"/>
              <w:left w:val="nil"/>
              <w:bottom w:val="single" w:sz="12" w:space="0" w:color="auto"/>
              <w:right w:val="nil"/>
            </w:tcBorders>
            <w:noWrap/>
            <w:vAlign w:val="bottom"/>
            <w:hideMark/>
          </w:tcPr>
          <w:p w14:paraId="1857B3A5" w14:textId="77777777" w:rsidR="00181D6E" w:rsidRPr="00A17463" w:rsidRDefault="00181D6E" w:rsidP="00672DF2">
            <w:pPr>
              <w:widowControl/>
              <w:jc w:val="center"/>
              <w:rPr>
                <w:del w:id="1569" w:author="Zhao Chunjiang" w:date="2026-10-07T08:00:00Z"/>
                <w:rFonts w:eastAsia="DengXian" w:cs="Times New Roman"/>
                <w:color w:val="000000"/>
                <w:kern w:val="0"/>
                <w:sz w:val="22"/>
              </w:rPr>
            </w:pPr>
            <w:del w:id="1570" w:author="Zhao Chunjiang" w:date="2026-10-07T08:00:00Z">
              <w:r>
                <w:rPr>
                  <w:rFonts w:eastAsia="DengXian" w:cs="Times New Roman"/>
                  <w:color w:val="000000"/>
                  <w:kern w:val="0"/>
                  <w:sz w:val="22"/>
                </w:rPr>
                <w:delText>Before optimization (%)</w:delText>
              </w:r>
            </w:del>
          </w:p>
        </w:tc>
        <w:tc>
          <w:tcPr>
            <w:tcW w:w="80" w:type="pct"/>
            <w:tcBorders>
              <w:top w:val="single" w:sz="12" w:space="0" w:color="auto"/>
              <w:left w:val="nil"/>
              <w:bottom w:val="nil"/>
              <w:right w:val="nil"/>
            </w:tcBorders>
            <w:noWrap/>
            <w:vAlign w:val="bottom"/>
          </w:tcPr>
          <w:p w14:paraId="77937F94" w14:textId="77777777" w:rsidR="00181D6E" w:rsidRPr="00A17463" w:rsidRDefault="00181D6E" w:rsidP="00672DF2">
            <w:pPr>
              <w:widowControl/>
              <w:jc w:val="left"/>
              <w:rPr>
                <w:del w:id="1571" w:author="Zhao Chunjiang" w:date="2026-10-07T08:00:00Z"/>
                <w:rFonts w:eastAsia="DengXian" w:cs="Times New Roman"/>
                <w:color w:val="000000"/>
                <w:kern w:val="0"/>
                <w:sz w:val="22"/>
              </w:rPr>
            </w:pPr>
          </w:p>
        </w:tc>
        <w:tc>
          <w:tcPr>
            <w:tcW w:w="2131" w:type="pct"/>
            <w:gridSpan w:val="6"/>
            <w:tcBorders>
              <w:top w:val="single" w:sz="12" w:space="0" w:color="auto"/>
              <w:left w:val="nil"/>
              <w:bottom w:val="single" w:sz="12" w:space="0" w:color="auto"/>
              <w:right w:val="nil"/>
            </w:tcBorders>
            <w:noWrap/>
            <w:vAlign w:val="center"/>
            <w:hideMark/>
          </w:tcPr>
          <w:p w14:paraId="70924B45" w14:textId="77777777" w:rsidR="00181D6E" w:rsidRPr="00A17463" w:rsidRDefault="00181D6E" w:rsidP="00672DF2">
            <w:pPr>
              <w:widowControl/>
              <w:jc w:val="center"/>
              <w:rPr>
                <w:del w:id="1572" w:author="Zhao Chunjiang" w:date="2026-10-07T08:00:00Z"/>
                <w:rFonts w:eastAsia="DengXian" w:cs="Times New Roman"/>
                <w:color w:val="000000"/>
                <w:kern w:val="0"/>
                <w:sz w:val="22"/>
              </w:rPr>
            </w:pPr>
            <w:del w:id="1573" w:author="Zhao Chunjiang" w:date="2026-10-07T08:00:00Z">
              <w:r>
                <w:rPr>
                  <w:rFonts w:eastAsia="DengXian" w:cs="Times New Roman"/>
                  <w:color w:val="000000"/>
                  <w:kern w:val="0"/>
                  <w:sz w:val="22"/>
                </w:rPr>
                <w:delText>After optimization (%)</w:delText>
              </w:r>
            </w:del>
          </w:p>
        </w:tc>
      </w:tr>
      <w:tr w:rsidR="00181D6E" w:rsidRPr="00A17463" w14:paraId="74CE6D2B" w14:textId="77777777" w:rsidTr="00672DF2">
        <w:trPr>
          <w:trHeight w:val="330"/>
          <w:del w:id="1574" w:author="Zhao Chunjiang" w:date="2026-10-07T08:00:00Z"/>
        </w:trPr>
        <w:tc>
          <w:tcPr>
            <w:tcW w:w="555" w:type="pct"/>
            <w:vMerge/>
            <w:tcBorders>
              <w:top w:val="single" w:sz="12" w:space="0" w:color="auto"/>
              <w:left w:val="nil"/>
              <w:bottom w:val="single" w:sz="12" w:space="0" w:color="000000"/>
              <w:right w:val="nil"/>
            </w:tcBorders>
            <w:vAlign w:val="center"/>
            <w:hideMark/>
          </w:tcPr>
          <w:p w14:paraId="42A0A7D9" w14:textId="77777777" w:rsidR="00181D6E" w:rsidRPr="00A17463" w:rsidRDefault="00181D6E" w:rsidP="00672DF2">
            <w:pPr>
              <w:widowControl/>
              <w:jc w:val="left"/>
              <w:rPr>
                <w:del w:id="1575" w:author="Zhao Chunjiang" w:date="2026-10-07T08:00:00Z"/>
                <w:rFonts w:eastAsia="DengXian" w:cs="Times New Roman"/>
                <w:color w:val="000000"/>
                <w:kern w:val="0"/>
                <w:sz w:val="22"/>
              </w:rPr>
            </w:pPr>
          </w:p>
        </w:tc>
        <w:tc>
          <w:tcPr>
            <w:tcW w:w="400" w:type="pct"/>
            <w:tcBorders>
              <w:top w:val="nil"/>
              <w:left w:val="nil"/>
              <w:bottom w:val="single" w:sz="12" w:space="0" w:color="auto"/>
              <w:right w:val="nil"/>
            </w:tcBorders>
            <w:noWrap/>
            <w:vAlign w:val="center"/>
            <w:hideMark/>
          </w:tcPr>
          <w:p w14:paraId="28540ACC" w14:textId="77777777" w:rsidR="00181D6E" w:rsidRPr="00A17463" w:rsidRDefault="00181D6E" w:rsidP="00672DF2">
            <w:pPr>
              <w:widowControl/>
              <w:jc w:val="center"/>
              <w:rPr>
                <w:del w:id="1576" w:author="Zhao Chunjiang" w:date="2026-10-07T08:00:00Z"/>
                <w:rFonts w:eastAsia="DengXian" w:cs="Times New Roman"/>
                <w:color w:val="000000"/>
                <w:kern w:val="0"/>
                <w:sz w:val="22"/>
              </w:rPr>
            </w:pPr>
            <w:del w:id="1577" w:author="Zhao Chunjiang" w:date="2026-10-07T08:00:00Z">
              <w:r>
                <w:rPr>
                  <w:rFonts w:eastAsia="DengXian" w:cs="Times New Roman"/>
                  <w:color w:val="000000"/>
                  <w:kern w:val="0"/>
                  <w:sz w:val="22"/>
                </w:rPr>
                <w:delText>EA</w:delText>
              </w:r>
              <w:r>
                <w:rPr>
                  <w:rFonts w:eastAsia="DengXian" w:cs="Times New Roman"/>
                  <w:color w:val="000000"/>
                  <w:kern w:val="0"/>
                  <w:sz w:val="22"/>
                  <w:vertAlign w:val="superscript"/>
                </w:rPr>
                <w:delText>c</w:delText>
              </w:r>
            </w:del>
          </w:p>
        </w:tc>
        <w:tc>
          <w:tcPr>
            <w:tcW w:w="271" w:type="pct"/>
            <w:tcBorders>
              <w:top w:val="nil"/>
              <w:left w:val="nil"/>
              <w:bottom w:val="single" w:sz="12" w:space="0" w:color="auto"/>
              <w:right w:val="nil"/>
            </w:tcBorders>
            <w:noWrap/>
            <w:vAlign w:val="center"/>
            <w:hideMark/>
          </w:tcPr>
          <w:p w14:paraId="3B2EFB38" w14:textId="77777777" w:rsidR="00181D6E" w:rsidRPr="00A17463" w:rsidRDefault="00181D6E" w:rsidP="00672DF2">
            <w:pPr>
              <w:widowControl/>
              <w:jc w:val="center"/>
              <w:rPr>
                <w:del w:id="1578" w:author="Zhao Chunjiang" w:date="2026-10-07T08:00:00Z"/>
                <w:rFonts w:eastAsia="DengXian" w:cs="Times New Roman"/>
                <w:color w:val="000000"/>
                <w:kern w:val="0"/>
                <w:sz w:val="22"/>
              </w:rPr>
            </w:pPr>
            <w:del w:id="1579" w:author="Zhao Chunjiang" w:date="2026-10-07T08:00:00Z">
              <w:r>
                <w:rPr>
                  <w:rFonts w:eastAsia="DengXian" w:cs="Times New Roman"/>
                  <w:color w:val="000000"/>
                  <w:kern w:val="0"/>
                  <w:sz w:val="22"/>
                </w:rPr>
                <w:delText>CA</w:delText>
              </w:r>
              <w:r>
                <w:rPr>
                  <w:rFonts w:eastAsia="DengXian" w:cs="Times New Roman"/>
                  <w:color w:val="000000"/>
                  <w:kern w:val="0"/>
                  <w:sz w:val="22"/>
                  <w:vertAlign w:val="superscript"/>
                </w:rPr>
                <w:delText>d</w:delText>
              </w:r>
            </w:del>
          </w:p>
        </w:tc>
        <w:tc>
          <w:tcPr>
            <w:tcW w:w="275" w:type="pct"/>
            <w:tcBorders>
              <w:top w:val="nil"/>
              <w:left w:val="nil"/>
              <w:bottom w:val="single" w:sz="12" w:space="0" w:color="auto"/>
              <w:right w:val="nil"/>
            </w:tcBorders>
            <w:noWrap/>
            <w:vAlign w:val="center"/>
            <w:hideMark/>
          </w:tcPr>
          <w:p w14:paraId="14685549" w14:textId="77777777" w:rsidR="00181D6E" w:rsidRPr="00A17463" w:rsidRDefault="00181D6E" w:rsidP="00672DF2">
            <w:pPr>
              <w:widowControl/>
              <w:jc w:val="center"/>
              <w:rPr>
                <w:del w:id="1580" w:author="Zhao Chunjiang" w:date="2026-10-07T08:00:00Z"/>
                <w:rFonts w:eastAsia="DengXian" w:cs="Times New Roman"/>
                <w:color w:val="000000"/>
                <w:kern w:val="0"/>
                <w:sz w:val="22"/>
              </w:rPr>
            </w:pPr>
            <w:del w:id="1581" w:author="Zhao Chunjiang" w:date="2026-10-07T08:00:00Z">
              <w:r>
                <w:rPr>
                  <w:rFonts w:eastAsia="DengXian" w:cs="Times New Roman"/>
                  <w:color w:val="000000"/>
                  <w:kern w:val="0"/>
                  <w:sz w:val="22"/>
                </w:rPr>
                <w:delText>VME</w:delText>
              </w:r>
              <w:r>
                <w:rPr>
                  <w:rFonts w:eastAsia="DengXian" w:cs="Times New Roman"/>
                  <w:color w:val="000000"/>
                  <w:kern w:val="0"/>
                  <w:sz w:val="22"/>
                  <w:vertAlign w:val="superscript"/>
                </w:rPr>
                <w:delText>e</w:delText>
              </w:r>
            </w:del>
          </w:p>
        </w:tc>
        <w:tc>
          <w:tcPr>
            <w:tcW w:w="271" w:type="pct"/>
            <w:tcBorders>
              <w:top w:val="nil"/>
              <w:left w:val="nil"/>
              <w:bottom w:val="single" w:sz="12" w:space="0" w:color="auto"/>
              <w:right w:val="nil"/>
            </w:tcBorders>
            <w:noWrap/>
            <w:vAlign w:val="center"/>
            <w:hideMark/>
          </w:tcPr>
          <w:p w14:paraId="019C7F01" w14:textId="77777777" w:rsidR="00181D6E" w:rsidRPr="00A17463" w:rsidRDefault="00181D6E" w:rsidP="00672DF2">
            <w:pPr>
              <w:widowControl/>
              <w:jc w:val="center"/>
              <w:rPr>
                <w:del w:id="1582" w:author="Zhao Chunjiang" w:date="2026-10-07T08:00:00Z"/>
                <w:rFonts w:eastAsia="DengXian" w:cs="Times New Roman"/>
                <w:color w:val="000000"/>
                <w:kern w:val="0"/>
                <w:sz w:val="22"/>
              </w:rPr>
            </w:pPr>
            <w:del w:id="1583" w:author="Zhao Chunjiang" w:date="2026-10-07T08:00:00Z">
              <w:r>
                <w:rPr>
                  <w:rFonts w:eastAsia="DengXian" w:cs="Times New Roman"/>
                  <w:color w:val="000000"/>
                  <w:kern w:val="0"/>
                  <w:sz w:val="22"/>
                </w:rPr>
                <w:delText>ME</w:delText>
              </w:r>
              <w:r>
                <w:rPr>
                  <w:rFonts w:eastAsia="DengXian" w:cs="Times New Roman"/>
                  <w:color w:val="000000"/>
                  <w:kern w:val="0"/>
                  <w:sz w:val="22"/>
                  <w:vertAlign w:val="superscript"/>
                </w:rPr>
                <w:delText>f</w:delText>
              </w:r>
            </w:del>
          </w:p>
        </w:tc>
        <w:tc>
          <w:tcPr>
            <w:tcW w:w="461" w:type="pct"/>
            <w:tcBorders>
              <w:top w:val="nil"/>
              <w:left w:val="nil"/>
              <w:bottom w:val="single" w:sz="12" w:space="0" w:color="auto"/>
              <w:right w:val="nil"/>
            </w:tcBorders>
            <w:noWrap/>
            <w:vAlign w:val="center"/>
            <w:hideMark/>
          </w:tcPr>
          <w:p w14:paraId="6BC106A7" w14:textId="77777777" w:rsidR="00181D6E" w:rsidRPr="00A17463" w:rsidRDefault="00181D6E" w:rsidP="00672DF2">
            <w:pPr>
              <w:widowControl/>
              <w:jc w:val="center"/>
              <w:rPr>
                <w:del w:id="1584" w:author="Zhao Chunjiang" w:date="2026-10-07T08:00:00Z"/>
                <w:rFonts w:eastAsia="DengXian" w:cs="Times New Roman"/>
                <w:color w:val="000000"/>
                <w:kern w:val="0"/>
                <w:sz w:val="22"/>
              </w:rPr>
            </w:pPr>
            <w:del w:id="1585" w:author="Zhao Chunjiang" w:date="2026-10-07T08:00:00Z">
              <w:r>
                <w:rPr>
                  <w:rFonts w:eastAsia="DengXian" w:cs="Times New Roman"/>
                  <w:color w:val="000000"/>
                  <w:kern w:val="0"/>
                  <w:sz w:val="22"/>
                </w:rPr>
                <w:delText>Minor Error</w:delText>
              </w:r>
            </w:del>
          </w:p>
        </w:tc>
        <w:tc>
          <w:tcPr>
            <w:tcW w:w="557" w:type="pct"/>
            <w:tcBorders>
              <w:top w:val="nil"/>
              <w:left w:val="nil"/>
              <w:bottom w:val="single" w:sz="12" w:space="0" w:color="auto"/>
              <w:right w:val="nil"/>
            </w:tcBorders>
            <w:noWrap/>
            <w:vAlign w:val="center"/>
            <w:hideMark/>
          </w:tcPr>
          <w:p w14:paraId="672924D6" w14:textId="77777777" w:rsidR="00181D6E" w:rsidRPr="00A17463" w:rsidRDefault="00181D6E" w:rsidP="00672DF2">
            <w:pPr>
              <w:widowControl/>
              <w:jc w:val="center"/>
              <w:rPr>
                <w:del w:id="1586" w:author="Zhao Chunjiang" w:date="2026-10-07T08:00:00Z"/>
                <w:rFonts w:eastAsia="DengXian" w:cs="Times New Roman"/>
                <w:color w:val="000000"/>
                <w:kern w:val="0"/>
                <w:sz w:val="22"/>
              </w:rPr>
            </w:pPr>
            <w:del w:id="1587" w:author="Zhao Chunjiang" w:date="2026-10-07T08:00:00Z">
              <w:r>
                <w:rPr>
                  <w:rFonts w:eastAsia="DengXian" w:cs="Times New Roman"/>
                  <w:color w:val="000000"/>
                  <w:kern w:val="0"/>
                  <w:sz w:val="22"/>
                </w:rPr>
                <w:delText>time consumed</w:delText>
              </w:r>
            </w:del>
          </w:p>
        </w:tc>
        <w:tc>
          <w:tcPr>
            <w:tcW w:w="80" w:type="pct"/>
            <w:tcBorders>
              <w:top w:val="nil"/>
              <w:left w:val="nil"/>
              <w:bottom w:val="single" w:sz="12" w:space="0" w:color="auto"/>
              <w:right w:val="nil"/>
            </w:tcBorders>
            <w:noWrap/>
            <w:vAlign w:val="bottom"/>
            <w:hideMark/>
          </w:tcPr>
          <w:p w14:paraId="307707D3" w14:textId="77777777" w:rsidR="00181D6E" w:rsidRPr="00A17463" w:rsidRDefault="00181D6E" w:rsidP="00672DF2">
            <w:pPr>
              <w:widowControl/>
              <w:jc w:val="left"/>
              <w:rPr>
                <w:del w:id="1588" w:author="Zhao Chunjiang" w:date="2026-10-07T08:00:00Z"/>
                <w:rFonts w:ascii="DengXian" w:eastAsia="DengXian" w:hAnsi="DengXian" w:cs="SimSun"/>
                <w:color w:val="000000"/>
                <w:kern w:val="0"/>
                <w:sz w:val="22"/>
              </w:rPr>
            </w:pPr>
          </w:p>
        </w:tc>
        <w:tc>
          <w:tcPr>
            <w:tcW w:w="299" w:type="pct"/>
            <w:tcBorders>
              <w:top w:val="nil"/>
              <w:left w:val="nil"/>
              <w:bottom w:val="single" w:sz="12" w:space="0" w:color="auto"/>
              <w:right w:val="nil"/>
            </w:tcBorders>
            <w:noWrap/>
            <w:vAlign w:val="center"/>
            <w:hideMark/>
          </w:tcPr>
          <w:p w14:paraId="6173FA93" w14:textId="77777777" w:rsidR="00181D6E" w:rsidRPr="00A17463" w:rsidRDefault="00181D6E" w:rsidP="00672DF2">
            <w:pPr>
              <w:widowControl/>
              <w:jc w:val="left"/>
              <w:rPr>
                <w:del w:id="1589" w:author="Zhao Chunjiang" w:date="2026-10-07T08:00:00Z"/>
                <w:rFonts w:eastAsia="DengXian" w:cs="Times New Roman"/>
                <w:color w:val="000000"/>
                <w:kern w:val="0"/>
                <w:sz w:val="22"/>
              </w:rPr>
            </w:pPr>
            <w:del w:id="1590" w:author="Zhao Chunjiang" w:date="2026-10-07T08:00:00Z">
              <w:r>
                <w:rPr>
                  <w:rFonts w:eastAsia="DengXian" w:cs="Times New Roman"/>
                  <w:color w:val="000000"/>
                  <w:kern w:val="0"/>
                  <w:sz w:val="22"/>
                </w:rPr>
                <w:delText>EA</w:delText>
              </w:r>
            </w:del>
          </w:p>
        </w:tc>
        <w:tc>
          <w:tcPr>
            <w:tcW w:w="271" w:type="pct"/>
            <w:tcBorders>
              <w:top w:val="nil"/>
              <w:left w:val="nil"/>
              <w:bottom w:val="single" w:sz="12" w:space="0" w:color="auto"/>
              <w:right w:val="nil"/>
            </w:tcBorders>
            <w:noWrap/>
            <w:vAlign w:val="center"/>
            <w:hideMark/>
          </w:tcPr>
          <w:p w14:paraId="3960B9D6" w14:textId="77777777" w:rsidR="00181D6E" w:rsidRPr="00A17463" w:rsidRDefault="00181D6E" w:rsidP="00672DF2">
            <w:pPr>
              <w:widowControl/>
              <w:jc w:val="left"/>
              <w:rPr>
                <w:del w:id="1591" w:author="Zhao Chunjiang" w:date="2026-10-07T08:00:00Z"/>
                <w:rFonts w:eastAsia="DengXian" w:cs="Times New Roman"/>
                <w:color w:val="000000"/>
                <w:kern w:val="0"/>
                <w:sz w:val="22"/>
              </w:rPr>
            </w:pPr>
            <w:del w:id="1592" w:author="Zhao Chunjiang" w:date="2026-10-07T08:00:00Z">
              <w:r>
                <w:rPr>
                  <w:rFonts w:eastAsia="DengXian" w:cs="Times New Roman"/>
                  <w:color w:val="000000"/>
                  <w:kern w:val="0"/>
                  <w:sz w:val="22"/>
                </w:rPr>
                <w:delText>CA</w:delText>
              </w:r>
            </w:del>
          </w:p>
        </w:tc>
        <w:tc>
          <w:tcPr>
            <w:tcW w:w="271" w:type="pct"/>
            <w:tcBorders>
              <w:top w:val="nil"/>
              <w:left w:val="nil"/>
              <w:bottom w:val="single" w:sz="12" w:space="0" w:color="auto"/>
              <w:right w:val="nil"/>
            </w:tcBorders>
            <w:noWrap/>
            <w:vAlign w:val="center"/>
            <w:hideMark/>
          </w:tcPr>
          <w:p w14:paraId="4EC617D0" w14:textId="77777777" w:rsidR="00181D6E" w:rsidRPr="00A17463" w:rsidRDefault="00181D6E" w:rsidP="00672DF2">
            <w:pPr>
              <w:widowControl/>
              <w:jc w:val="left"/>
              <w:rPr>
                <w:del w:id="1593" w:author="Zhao Chunjiang" w:date="2026-10-07T08:00:00Z"/>
                <w:rFonts w:eastAsia="DengXian" w:cs="Times New Roman"/>
                <w:color w:val="000000"/>
                <w:kern w:val="0"/>
                <w:sz w:val="22"/>
              </w:rPr>
            </w:pPr>
            <w:del w:id="1594" w:author="Zhao Chunjiang" w:date="2026-10-07T08:00:00Z">
              <w:r>
                <w:rPr>
                  <w:rFonts w:eastAsia="DengXian" w:cs="Times New Roman"/>
                  <w:color w:val="000000"/>
                  <w:kern w:val="0"/>
                  <w:sz w:val="22"/>
                </w:rPr>
                <w:delText>VME</w:delText>
              </w:r>
            </w:del>
          </w:p>
        </w:tc>
        <w:tc>
          <w:tcPr>
            <w:tcW w:w="271" w:type="pct"/>
            <w:tcBorders>
              <w:top w:val="nil"/>
              <w:left w:val="nil"/>
              <w:bottom w:val="single" w:sz="12" w:space="0" w:color="auto"/>
              <w:right w:val="nil"/>
            </w:tcBorders>
            <w:noWrap/>
            <w:vAlign w:val="center"/>
            <w:hideMark/>
          </w:tcPr>
          <w:p w14:paraId="208C74EF" w14:textId="77777777" w:rsidR="00181D6E" w:rsidRPr="00A17463" w:rsidRDefault="00181D6E" w:rsidP="00672DF2">
            <w:pPr>
              <w:widowControl/>
              <w:jc w:val="left"/>
              <w:rPr>
                <w:del w:id="1595" w:author="Zhao Chunjiang" w:date="2026-10-07T08:00:00Z"/>
                <w:rFonts w:eastAsia="DengXian" w:cs="Times New Roman"/>
                <w:color w:val="000000"/>
                <w:kern w:val="0"/>
                <w:sz w:val="22"/>
              </w:rPr>
            </w:pPr>
            <w:del w:id="1596" w:author="Zhao Chunjiang" w:date="2026-10-07T08:00:00Z">
              <w:r>
                <w:rPr>
                  <w:rFonts w:eastAsia="DengXian" w:cs="Times New Roman"/>
                  <w:color w:val="000000"/>
                  <w:kern w:val="0"/>
                  <w:sz w:val="22"/>
                </w:rPr>
                <w:delText>ME</w:delText>
              </w:r>
            </w:del>
          </w:p>
        </w:tc>
        <w:tc>
          <w:tcPr>
            <w:tcW w:w="461" w:type="pct"/>
            <w:tcBorders>
              <w:top w:val="nil"/>
              <w:left w:val="nil"/>
              <w:bottom w:val="single" w:sz="12" w:space="0" w:color="auto"/>
              <w:right w:val="nil"/>
            </w:tcBorders>
            <w:noWrap/>
            <w:vAlign w:val="center"/>
            <w:hideMark/>
          </w:tcPr>
          <w:p w14:paraId="476EBDA8" w14:textId="77777777" w:rsidR="00181D6E" w:rsidRPr="00A17463" w:rsidRDefault="00181D6E" w:rsidP="00672DF2">
            <w:pPr>
              <w:widowControl/>
              <w:jc w:val="left"/>
              <w:rPr>
                <w:del w:id="1597" w:author="Zhao Chunjiang" w:date="2026-10-07T08:00:00Z"/>
                <w:rFonts w:eastAsia="DengXian" w:cs="Times New Roman"/>
                <w:color w:val="000000"/>
                <w:kern w:val="0"/>
                <w:sz w:val="22"/>
              </w:rPr>
            </w:pPr>
            <w:del w:id="1598" w:author="Zhao Chunjiang" w:date="2026-10-07T08:00:00Z">
              <w:r>
                <w:rPr>
                  <w:rFonts w:eastAsia="DengXian" w:cs="Times New Roman"/>
                  <w:color w:val="000000"/>
                  <w:kern w:val="0"/>
                  <w:sz w:val="22"/>
                </w:rPr>
                <w:delText>Minor Error</w:delText>
              </w:r>
            </w:del>
          </w:p>
        </w:tc>
        <w:tc>
          <w:tcPr>
            <w:tcW w:w="557" w:type="pct"/>
            <w:tcBorders>
              <w:top w:val="nil"/>
              <w:left w:val="nil"/>
              <w:bottom w:val="single" w:sz="12" w:space="0" w:color="auto"/>
              <w:right w:val="nil"/>
            </w:tcBorders>
            <w:noWrap/>
            <w:vAlign w:val="center"/>
            <w:hideMark/>
          </w:tcPr>
          <w:p w14:paraId="7E6E9EC8" w14:textId="77777777" w:rsidR="00181D6E" w:rsidRPr="00A17463" w:rsidRDefault="00181D6E" w:rsidP="00672DF2">
            <w:pPr>
              <w:widowControl/>
              <w:jc w:val="left"/>
              <w:rPr>
                <w:del w:id="1599" w:author="Zhao Chunjiang" w:date="2026-10-07T08:00:00Z"/>
                <w:rFonts w:eastAsia="DengXian" w:cs="Times New Roman"/>
                <w:color w:val="000000"/>
                <w:kern w:val="0"/>
                <w:sz w:val="22"/>
              </w:rPr>
            </w:pPr>
            <w:del w:id="1600" w:author="Zhao Chunjiang" w:date="2026-10-07T08:00:00Z">
              <w:r>
                <w:rPr>
                  <w:rFonts w:eastAsia="DengXian" w:cs="Times New Roman"/>
                  <w:color w:val="000000"/>
                  <w:kern w:val="0"/>
                  <w:sz w:val="22"/>
                </w:rPr>
                <w:delText>time consumed</w:delText>
              </w:r>
            </w:del>
          </w:p>
        </w:tc>
      </w:tr>
      <w:tr w:rsidR="00181D6E" w:rsidRPr="00A17463" w14:paraId="3E44D6E2" w14:textId="77777777" w:rsidTr="00672DF2">
        <w:trPr>
          <w:trHeight w:val="330"/>
          <w:del w:id="1601" w:author="Zhao Chunjiang" w:date="2026-10-07T08:00:00Z"/>
        </w:trPr>
        <w:tc>
          <w:tcPr>
            <w:tcW w:w="555" w:type="pct"/>
            <w:tcBorders>
              <w:top w:val="nil"/>
              <w:left w:val="nil"/>
              <w:bottom w:val="nil"/>
              <w:right w:val="nil"/>
            </w:tcBorders>
            <w:noWrap/>
            <w:vAlign w:val="center"/>
            <w:hideMark/>
          </w:tcPr>
          <w:p w14:paraId="2E3EF6E5" w14:textId="77777777" w:rsidR="00181D6E" w:rsidRPr="00A17463" w:rsidRDefault="00181D6E" w:rsidP="00672DF2">
            <w:pPr>
              <w:widowControl/>
              <w:jc w:val="left"/>
              <w:rPr>
                <w:del w:id="1602" w:author="Zhao Chunjiang" w:date="2026-10-07T08:00:00Z"/>
                <w:rFonts w:eastAsia="DengXian" w:cs="Times New Roman"/>
                <w:color w:val="000000"/>
                <w:kern w:val="0"/>
                <w:szCs w:val="24"/>
              </w:rPr>
            </w:pPr>
            <w:del w:id="1603" w:author="Zhao Chunjiang" w:date="2026-10-07T08:00:00Z">
              <w:r>
                <w:rPr>
                  <w:rFonts w:eastAsia="DengXian" w:cs="Times New Roman"/>
                  <w:color w:val="000000"/>
                  <w:kern w:val="0"/>
                  <w:szCs w:val="24"/>
                </w:rPr>
                <w:delText>Penicillin</w:delText>
              </w:r>
            </w:del>
          </w:p>
        </w:tc>
        <w:tc>
          <w:tcPr>
            <w:tcW w:w="400" w:type="pct"/>
            <w:tcBorders>
              <w:top w:val="nil"/>
              <w:left w:val="nil"/>
              <w:bottom w:val="nil"/>
              <w:right w:val="nil"/>
            </w:tcBorders>
            <w:noWrap/>
            <w:hideMark/>
          </w:tcPr>
          <w:p w14:paraId="409274CD" w14:textId="77777777" w:rsidR="00181D6E" w:rsidRPr="001C631D" w:rsidRDefault="00181D6E" w:rsidP="00672DF2">
            <w:pPr>
              <w:jc w:val="center"/>
              <w:rPr>
                <w:del w:id="1604" w:author="Zhao Chunjiang" w:date="2026-10-07T08:00:00Z"/>
              </w:rPr>
            </w:pPr>
            <w:del w:id="1605" w:author="Zhao Chunjiang" w:date="2026-10-07T08:00:00Z">
              <w:r>
                <w:delText>96.1</w:delText>
              </w:r>
            </w:del>
          </w:p>
        </w:tc>
        <w:tc>
          <w:tcPr>
            <w:tcW w:w="271" w:type="pct"/>
            <w:tcBorders>
              <w:top w:val="nil"/>
              <w:left w:val="nil"/>
              <w:bottom w:val="nil"/>
              <w:right w:val="nil"/>
            </w:tcBorders>
            <w:noWrap/>
            <w:hideMark/>
          </w:tcPr>
          <w:p w14:paraId="4D97AC7F" w14:textId="77777777" w:rsidR="00181D6E" w:rsidRPr="001C631D" w:rsidRDefault="00181D6E" w:rsidP="00672DF2">
            <w:pPr>
              <w:jc w:val="center"/>
              <w:rPr>
                <w:del w:id="1606" w:author="Zhao Chunjiang" w:date="2026-10-07T08:00:00Z"/>
              </w:rPr>
            </w:pPr>
            <w:del w:id="1607" w:author="Zhao Chunjiang" w:date="2026-10-07T08:00:00Z">
              <w:r>
                <w:delText>97.6</w:delText>
              </w:r>
            </w:del>
          </w:p>
        </w:tc>
        <w:tc>
          <w:tcPr>
            <w:tcW w:w="275" w:type="pct"/>
            <w:tcBorders>
              <w:top w:val="nil"/>
              <w:left w:val="nil"/>
              <w:bottom w:val="nil"/>
              <w:right w:val="nil"/>
            </w:tcBorders>
            <w:noWrap/>
            <w:hideMark/>
          </w:tcPr>
          <w:p w14:paraId="4EC15DAD" w14:textId="77777777" w:rsidR="00181D6E" w:rsidRPr="001C631D" w:rsidRDefault="00181D6E" w:rsidP="00672DF2">
            <w:pPr>
              <w:jc w:val="center"/>
              <w:rPr>
                <w:del w:id="1608" w:author="Zhao Chunjiang" w:date="2026-10-07T08:00:00Z"/>
              </w:rPr>
            </w:pPr>
            <w:del w:id="1609" w:author="Zhao Chunjiang" w:date="2026-10-07T08:00:00Z">
              <w:r>
                <w:delText>0.0</w:delText>
              </w:r>
            </w:del>
          </w:p>
        </w:tc>
        <w:tc>
          <w:tcPr>
            <w:tcW w:w="271" w:type="pct"/>
            <w:tcBorders>
              <w:top w:val="nil"/>
              <w:left w:val="nil"/>
              <w:bottom w:val="nil"/>
              <w:right w:val="nil"/>
            </w:tcBorders>
            <w:noWrap/>
            <w:hideMark/>
          </w:tcPr>
          <w:p w14:paraId="6B339202" w14:textId="77777777" w:rsidR="00181D6E" w:rsidRPr="001C631D" w:rsidRDefault="00181D6E" w:rsidP="00672DF2">
            <w:pPr>
              <w:jc w:val="center"/>
              <w:rPr>
                <w:del w:id="1610" w:author="Zhao Chunjiang" w:date="2026-10-07T08:00:00Z"/>
              </w:rPr>
            </w:pPr>
            <w:del w:id="1611" w:author="Zhao Chunjiang" w:date="2026-10-07T08:00:00Z">
              <w:r>
                <w:delText>0.0</w:delText>
              </w:r>
            </w:del>
          </w:p>
        </w:tc>
        <w:tc>
          <w:tcPr>
            <w:tcW w:w="461" w:type="pct"/>
            <w:tcBorders>
              <w:top w:val="nil"/>
              <w:left w:val="nil"/>
              <w:bottom w:val="nil"/>
              <w:right w:val="nil"/>
            </w:tcBorders>
            <w:noWrap/>
            <w:hideMark/>
          </w:tcPr>
          <w:p w14:paraId="3475409A" w14:textId="77777777" w:rsidR="00181D6E" w:rsidRDefault="00181D6E" w:rsidP="00672DF2">
            <w:pPr>
              <w:jc w:val="center"/>
              <w:rPr>
                <w:del w:id="1612" w:author="Zhao Chunjiang" w:date="2026-10-07T08:00:00Z"/>
              </w:rPr>
            </w:pPr>
            <w:del w:id="1613" w:author="Zhao Chunjiang" w:date="2026-10-07T08:00:00Z">
              <w:r>
                <w:delText>2.4</w:delText>
              </w:r>
            </w:del>
          </w:p>
        </w:tc>
        <w:tc>
          <w:tcPr>
            <w:tcW w:w="557" w:type="pct"/>
            <w:tcBorders>
              <w:top w:val="nil"/>
              <w:left w:val="nil"/>
              <w:bottom w:val="nil"/>
              <w:right w:val="nil"/>
            </w:tcBorders>
            <w:noWrap/>
            <w:vAlign w:val="bottom"/>
            <w:hideMark/>
          </w:tcPr>
          <w:p w14:paraId="113C20C0" w14:textId="77777777" w:rsidR="00181D6E" w:rsidRPr="00A17463" w:rsidRDefault="00181D6E" w:rsidP="00672DF2">
            <w:pPr>
              <w:widowControl/>
              <w:jc w:val="center"/>
              <w:rPr>
                <w:del w:id="1614" w:author="Zhao Chunjiang" w:date="2026-10-07T08:00:00Z"/>
                <w:rFonts w:eastAsia="DengXian" w:cs="Times New Roman"/>
                <w:color w:val="000000"/>
                <w:kern w:val="0"/>
                <w:sz w:val="22"/>
              </w:rPr>
            </w:pPr>
            <w:del w:id="1615" w:author="Zhao Chunjiang" w:date="2026-10-07T08:00:00Z">
              <w:r>
                <w:rPr>
                  <w:rFonts w:eastAsia="DengXian" w:cs="Times New Roman"/>
                  <w:color w:val="000000"/>
                  <w:kern w:val="0"/>
                  <w:sz w:val="22"/>
                </w:rPr>
                <w:delText>15min</w:delText>
              </w:r>
            </w:del>
          </w:p>
        </w:tc>
        <w:tc>
          <w:tcPr>
            <w:tcW w:w="80" w:type="pct"/>
            <w:tcBorders>
              <w:top w:val="nil"/>
              <w:left w:val="nil"/>
              <w:bottom w:val="nil"/>
              <w:right w:val="nil"/>
            </w:tcBorders>
            <w:noWrap/>
            <w:vAlign w:val="bottom"/>
            <w:hideMark/>
          </w:tcPr>
          <w:p w14:paraId="4AC12032" w14:textId="77777777" w:rsidR="00181D6E" w:rsidRPr="00A17463" w:rsidRDefault="00181D6E" w:rsidP="00672DF2">
            <w:pPr>
              <w:widowControl/>
              <w:jc w:val="center"/>
              <w:rPr>
                <w:del w:id="1616" w:author="Zhao Chunjiang" w:date="2026-10-07T08:00:00Z"/>
                <w:rFonts w:eastAsia="DengXian" w:cs="Times New Roman"/>
                <w:color w:val="000000"/>
                <w:kern w:val="0"/>
                <w:sz w:val="22"/>
              </w:rPr>
            </w:pPr>
          </w:p>
        </w:tc>
        <w:tc>
          <w:tcPr>
            <w:tcW w:w="299" w:type="pct"/>
            <w:tcBorders>
              <w:top w:val="nil"/>
              <w:left w:val="nil"/>
              <w:bottom w:val="nil"/>
              <w:right w:val="nil"/>
            </w:tcBorders>
            <w:noWrap/>
            <w:hideMark/>
          </w:tcPr>
          <w:p w14:paraId="6DFCEBB6" w14:textId="77777777" w:rsidR="00181D6E" w:rsidRPr="008F3E5B" w:rsidRDefault="00181D6E" w:rsidP="00672DF2">
            <w:pPr>
              <w:jc w:val="center"/>
              <w:rPr>
                <w:del w:id="1617" w:author="Zhao Chunjiang" w:date="2026-10-07T08:00:00Z"/>
              </w:rPr>
            </w:pPr>
            <w:del w:id="1618" w:author="Zhao Chunjiang" w:date="2026-10-07T08:00:00Z">
              <w:r>
                <w:delText>96.9</w:delText>
              </w:r>
            </w:del>
          </w:p>
        </w:tc>
        <w:tc>
          <w:tcPr>
            <w:tcW w:w="271" w:type="pct"/>
            <w:tcBorders>
              <w:top w:val="nil"/>
              <w:left w:val="nil"/>
              <w:bottom w:val="nil"/>
              <w:right w:val="nil"/>
            </w:tcBorders>
            <w:noWrap/>
            <w:hideMark/>
          </w:tcPr>
          <w:p w14:paraId="1AEBA53F" w14:textId="77777777" w:rsidR="00181D6E" w:rsidRPr="008F3E5B" w:rsidRDefault="00181D6E" w:rsidP="00672DF2">
            <w:pPr>
              <w:jc w:val="center"/>
              <w:rPr>
                <w:del w:id="1619" w:author="Zhao Chunjiang" w:date="2026-10-07T08:00:00Z"/>
              </w:rPr>
            </w:pPr>
            <w:del w:id="1620" w:author="Zhao Chunjiang" w:date="2026-10-07T08:00:00Z">
              <w:r>
                <w:delText>93.7</w:delText>
              </w:r>
            </w:del>
          </w:p>
        </w:tc>
        <w:tc>
          <w:tcPr>
            <w:tcW w:w="271" w:type="pct"/>
            <w:tcBorders>
              <w:top w:val="nil"/>
              <w:left w:val="nil"/>
              <w:bottom w:val="nil"/>
              <w:right w:val="nil"/>
            </w:tcBorders>
            <w:noWrap/>
            <w:hideMark/>
          </w:tcPr>
          <w:p w14:paraId="5D2F2C97" w14:textId="77777777" w:rsidR="00181D6E" w:rsidRPr="008F3E5B" w:rsidRDefault="00181D6E" w:rsidP="00672DF2">
            <w:pPr>
              <w:jc w:val="center"/>
              <w:rPr>
                <w:del w:id="1621" w:author="Zhao Chunjiang" w:date="2026-10-07T08:00:00Z"/>
              </w:rPr>
            </w:pPr>
            <w:del w:id="1622" w:author="Zhao Chunjiang" w:date="2026-10-07T08:00:00Z">
              <w:r>
                <w:delText>0</w:delText>
              </w:r>
            </w:del>
          </w:p>
        </w:tc>
        <w:tc>
          <w:tcPr>
            <w:tcW w:w="271" w:type="pct"/>
            <w:tcBorders>
              <w:top w:val="nil"/>
              <w:left w:val="nil"/>
              <w:bottom w:val="nil"/>
              <w:right w:val="nil"/>
            </w:tcBorders>
            <w:noWrap/>
            <w:hideMark/>
          </w:tcPr>
          <w:p w14:paraId="75CE7A5D" w14:textId="77777777" w:rsidR="00181D6E" w:rsidRPr="008F3E5B" w:rsidRDefault="00181D6E" w:rsidP="00672DF2">
            <w:pPr>
              <w:jc w:val="center"/>
              <w:rPr>
                <w:del w:id="1623" w:author="Zhao Chunjiang" w:date="2026-10-07T08:00:00Z"/>
              </w:rPr>
            </w:pPr>
            <w:del w:id="1624" w:author="Zhao Chunjiang" w:date="2026-10-07T08:00:00Z">
              <w:r>
                <w:delText>0</w:delText>
              </w:r>
            </w:del>
          </w:p>
        </w:tc>
        <w:tc>
          <w:tcPr>
            <w:tcW w:w="461" w:type="pct"/>
            <w:tcBorders>
              <w:top w:val="nil"/>
              <w:left w:val="nil"/>
              <w:bottom w:val="nil"/>
              <w:right w:val="nil"/>
            </w:tcBorders>
            <w:noWrap/>
            <w:hideMark/>
          </w:tcPr>
          <w:p w14:paraId="0D393601" w14:textId="77777777" w:rsidR="00181D6E" w:rsidRPr="008F3E5B" w:rsidRDefault="00181D6E" w:rsidP="00672DF2">
            <w:pPr>
              <w:jc w:val="center"/>
              <w:rPr>
                <w:del w:id="1625" w:author="Zhao Chunjiang" w:date="2026-10-07T08:00:00Z"/>
              </w:rPr>
            </w:pPr>
            <w:del w:id="1626" w:author="Zhao Chunjiang" w:date="2026-10-07T08:00:00Z">
              <w:r>
                <w:delText>6.3</w:delText>
              </w:r>
            </w:del>
          </w:p>
        </w:tc>
        <w:tc>
          <w:tcPr>
            <w:tcW w:w="557" w:type="pct"/>
            <w:tcBorders>
              <w:top w:val="nil"/>
              <w:left w:val="nil"/>
              <w:bottom w:val="nil"/>
              <w:right w:val="nil"/>
            </w:tcBorders>
            <w:noWrap/>
            <w:vAlign w:val="bottom"/>
            <w:hideMark/>
          </w:tcPr>
          <w:p w14:paraId="66D96D59" w14:textId="77777777" w:rsidR="00181D6E" w:rsidRPr="00A17463" w:rsidRDefault="00181D6E" w:rsidP="00672DF2">
            <w:pPr>
              <w:widowControl/>
              <w:jc w:val="center"/>
              <w:rPr>
                <w:del w:id="1627" w:author="Zhao Chunjiang" w:date="2026-10-07T08:00:00Z"/>
                <w:rFonts w:eastAsia="DengXian" w:cs="Times New Roman"/>
                <w:color w:val="000000"/>
                <w:kern w:val="0"/>
                <w:sz w:val="22"/>
              </w:rPr>
            </w:pPr>
            <w:del w:id="1628" w:author="Zhao Chunjiang" w:date="2026-10-07T08:00:00Z">
              <w:r>
                <w:rPr>
                  <w:rFonts w:eastAsia="DengXian" w:cs="Times New Roman"/>
                  <w:color w:val="000000"/>
                  <w:kern w:val="0"/>
                  <w:sz w:val="22"/>
                </w:rPr>
                <w:delText>43min</w:delText>
              </w:r>
            </w:del>
          </w:p>
        </w:tc>
      </w:tr>
      <w:tr w:rsidR="00181D6E" w:rsidRPr="00A17463" w14:paraId="4FCF7455" w14:textId="77777777" w:rsidTr="00672DF2">
        <w:trPr>
          <w:trHeight w:val="315"/>
          <w:del w:id="1629" w:author="Zhao Chunjiang" w:date="2026-10-07T08:00:00Z"/>
        </w:trPr>
        <w:tc>
          <w:tcPr>
            <w:tcW w:w="555" w:type="pct"/>
            <w:tcBorders>
              <w:top w:val="nil"/>
              <w:left w:val="nil"/>
              <w:bottom w:val="nil"/>
              <w:right w:val="nil"/>
            </w:tcBorders>
            <w:noWrap/>
            <w:vAlign w:val="center"/>
            <w:hideMark/>
          </w:tcPr>
          <w:p w14:paraId="71F476FD" w14:textId="77777777" w:rsidR="00181D6E" w:rsidRPr="00A17463" w:rsidRDefault="00181D6E" w:rsidP="00672DF2">
            <w:pPr>
              <w:widowControl/>
              <w:jc w:val="left"/>
              <w:rPr>
                <w:del w:id="1630" w:author="Zhao Chunjiang" w:date="2026-10-07T08:00:00Z"/>
                <w:rFonts w:eastAsia="DengXian" w:cs="Times New Roman"/>
                <w:color w:val="000000"/>
                <w:kern w:val="0"/>
                <w:szCs w:val="24"/>
              </w:rPr>
            </w:pPr>
            <w:del w:id="1631" w:author="Zhao Chunjiang" w:date="2026-10-07T08:00:00Z">
              <w:r>
                <w:rPr>
                  <w:rFonts w:eastAsia="DengXian" w:cs="Times New Roman"/>
                  <w:color w:val="000000"/>
                  <w:kern w:val="0"/>
                  <w:szCs w:val="24"/>
                </w:rPr>
                <w:delText>AMC</w:delText>
              </w:r>
              <w:r>
                <w:rPr>
                  <w:rFonts w:eastAsia="DengXian" w:cs="Times New Roman"/>
                  <w:color w:val="000000"/>
                  <w:kern w:val="0"/>
                  <w:szCs w:val="24"/>
                  <w:vertAlign w:val="superscript"/>
                </w:rPr>
                <w:delText>a</w:delText>
              </w:r>
            </w:del>
          </w:p>
        </w:tc>
        <w:tc>
          <w:tcPr>
            <w:tcW w:w="400" w:type="pct"/>
            <w:tcBorders>
              <w:top w:val="nil"/>
              <w:left w:val="nil"/>
              <w:bottom w:val="nil"/>
              <w:right w:val="nil"/>
            </w:tcBorders>
            <w:noWrap/>
            <w:hideMark/>
          </w:tcPr>
          <w:p w14:paraId="4A85AE69" w14:textId="77777777" w:rsidR="00181D6E" w:rsidRPr="00781801" w:rsidRDefault="00181D6E" w:rsidP="00672DF2">
            <w:pPr>
              <w:jc w:val="center"/>
              <w:rPr>
                <w:del w:id="1632" w:author="Zhao Chunjiang" w:date="2026-10-07T08:00:00Z"/>
              </w:rPr>
            </w:pPr>
            <w:del w:id="1633" w:author="Zhao Chunjiang" w:date="2026-10-07T08:00:00Z">
              <w:r>
                <w:delText>96.9</w:delText>
              </w:r>
            </w:del>
          </w:p>
        </w:tc>
        <w:tc>
          <w:tcPr>
            <w:tcW w:w="271" w:type="pct"/>
            <w:tcBorders>
              <w:top w:val="nil"/>
              <w:left w:val="nil"/>
              <w:bottom w:val="nil"/>
              <w:right w:val="nil"/>
            </w:tcBorders>
            <w:noWrap/>
            <w:hideMark/>
          </w:tcPr>
          <w:p w14:paraId="0580DE92" w14:textId="77777777" w:rsidR="00181D6E" w:rsidRPr="00781801" w:rsidRDefault="00181D6E" w:rsidP="00672DF2">
            <w:pPr>
              <w:jc w:val="center"/>
              <w:rPr>
                <w:del w:id="1634" w:author="Zhao Chunjiang" w:date="2026-10-07T08:00:00Z"/>
              </w:rPr>
            </w:pPr>
            <w:del w:id="1635" w:author="Zhao Chunjiang" w:date="2026-10-07T08:00:00Z">
              <w:r>
                <w:delText>95.3</w:delText>
              </w:r>
            </w:del>
          </w:p>
        </w:tc>
        <w:tc>
          <w:tcPr>
            <w:tcW w:w="275" w:type="pct"/>
            <w:tcBorders>
              <w:top w:val="nil"/>
              <w:left w:val="nil"/>
              <w:bottom w:val="nil"/>
              <w:right w:val="nil"/>
            </w:tcBorders>
            <w:noWrap/>
            <w:hideMark/>
          </w:tcPr>
          <w:p w14:paraId="3BE73425" w14:textId="77777777" w:rsidR="00181D6E" w:rsidRPr="00781801" w:rsidRDefault="00181D6E" w:rsidP="00672DF2">
            <w:pPr>
              <w:jc w:val="center"/>
              <w:rPr>
                <w:del w:id="1636" w:author="Zhao Chunjiang" w:date="2026-10-07T08:00:00Z"/>
              </w:rPr>
            </w:pPr>
            <w:del w:id="1637" w:author="Zhao Chunjiang" w:date="2026-10-07T08:00:00Z">
              <w:r>
                <w:delText>0.8</w:delText>
              </w:r>
            </w:del>
          </w:p>
        </w:tc>
        <w:tc>
          <w:tcPr>
            <w:tcW w:w="271" w:type="pct"/>
            <w:tcBorders>
              <w:top w:val="nil"/>
              <w:left w:val="nil"/>
              <w:bottom w:val="nil"/>
              <w:right w:val="nil"/>
            </w:tcBorders>
            <w:noWrap/>
            <w:hideMark/>
          </w:tcPr>
          <w:p w14:paraId="2FC8569E" w14:textId="77777777" w:rsidR="00181D6E" w:rsidRPr="00781801" w:rsidRDefault="00181D6E" w:rsidP="00672DF2">
            <w:pPr>
              <w:jc w:val="center"/>
              <w:rPr>
                <w:del w:id="1638" w:author="Zhao Chunjiang" w:date="2026-10-07T08:00:00Z"/>
              </w:rPr>
            </w:pPr>
            <w:del w:id="1639" w:author="Zhao Chunjiang" w:date="2026-10-07T08:00:00Z">
              <w:r>
                <w:delText>0.0</w:delText>
              </w:r>
            </w:del>
          </w:p>
        </w:tc>
        <w:tc>
          <w:tcPr>
            <w:tcW w:w="461" w:type="pct"/>
            <w:tcBorders>
              <w:top w:val="nil"/>
              <w:left w:val="nil"/>
              <w:bottom w:val="nil"/>
              <w:right w:val="nil"/>
            </w:tcBorders>
            <w:noWrap/>
            <w:hideMark/>
          </w:tcPr>
          <w:p w14:paraId="33AFC9CF" w14:textId="77777777" w:rsidR="00181D6E" w:rsidRPr="00781801" w:rsidRDefault="00181D6E" w:rsidP="00672DF2">
            <w:pPr>
              <w:jc w:val="center"/>
              <w:rPr>
                <w:del w:id="1640" w:author="Zhao Chunjiang" w:date="2026-10-07T08:00:00Z"/>
              </w:rPr>
            </w:pPr>
            <w:del w:id="1641" w:author="Zhao Chunjiang" w:date="2026-10-07T08:00:00Z">
              <w:r>
                <w:delText>3.9</w:delText>
              </w:r>
            </w:del>
          </w:p>
        </w:tc>
        <w:tc>
          <w:tcPr>
            <w:tcW w:w="557" w:type="pct"/>
            <w:tcBorders>
              <w:top w:val="nil"/>
              <w:left w:val="nil"/>
              <w:bottom w:val="nil"/>
              <w:right w:val="nil"/>
            </w:tcBorders>
            <w:noWrap/>
            <w:vAlign w:val="bottom"/>
            <w:hideMark/>
          </w:tcPr>
          <w:p w14:paraId="79DDDEF1" w14:textId="77777777" w:rsidR="00181D6E" w:rsidRPr="00A17463" w:rsidRDefault="00181D6E" w:rsidP="00672DF2">
            <w:pPr>
              <w:widowControl/>
              <w:jc w:val="center"/>
              <w:rPr>
                <w:del w:id="1642" w:author="Zhao Chunjiang" w:date="2026-10-07T08:00:00Z"/>
                <w:rFonts w:eastAsia="DengXian" w:cs="Times New Roman"/>
                <w:color w:val="000000"/>
                <w:kern w:val="0"/>
                <w:sz w:val="22"/>
              </w:rPr>
            </w:pPr>
            <w:del w:id="1643" w:author="Zhao Chunjiang" w:date="2026-10-07T08:00:00Z">
              <w:r>
                <w:rPr>
                  <w:rFonts w:eastAsia="DengXian" w:cs="Times New Roman"/>
                  <w:color w:val="000000"/>
                  <w:kern w:val="0"/>
                  <w:sz w:val="22"/>
                </w:rPr>
                <w:delText>15min</w:delText>
              </w:r>
            </w:del>
          </w:p>
        </w:tc>
        <w:tc>
          <w:tcPr>
            <w:tcW w:w="80" w:type="pct"/>
            <w:tcBorders>
              <w:top w:val="nil"/>
              <w:left w:val="nil"/>
              <w:bottom w:val="nil"/>
              <w:right w:val="nil"/>
            </w:tcBorders>
            <w:noWrap/>
            <w:vAlign w:val="bottom"/>
            <w:hideMark/>
          </w:tcPr>
          <w:p w14:paraId="4FBEAE19" w14:textId="77777777" w:rsidR="00181D6E" w:rsidRPr="00A17463" w:rsidRDefault="00181D6E" w:rsidP="00672DF2">
            <w:pPr>
              <w:widowControl/>
              <w:jc w:val="center"/>
              <w:rPr>
                <w:del w:id="1644" w:author="Zhao Chunjiang" w:date="2026-10-07T08:00:00Z"/>
                <w:rFonts w:eastAsia="DengXian" w:cs="Times New Roman"/>
                <w:color w:val="000000"/>
                <w:kern w:val="0"/>
                <w:sz w:val="22"/>
              </w:rPr>
            </w:pPr>
          </w:p>
        </w:tc>
        <w:tc>
          <w:tcPr>
            <w:tcW w:w="299" w:type="pct"/>
            <w:tcBorders>
              <w:top w:val="nil"/>
              <w:left w:val="nil"/>
              <w:bottom w:val="nil"/>
              <w:right w:val="nil"/>
            </w:tcBorders>
            <w:noWrap/>
            <w:hideMark/>
          </w:tcPr>
          <w:p w14:paraId="6129DA29" w14:textId="77777777" w:rsidR="00181D6E" w:rsidRPr="008F3E5B" w:rsidRDefault="00181D6E" w:rsidP="00672DF2">
            <w:pPr>
              <w:jc w:val="center"/>
              <w:rPr>
                <w:del w:id="1645" w:author="Zhao Chunjiang" w:date="2026-10-07T08:00:00Z"/>
              </w:rPr>
            </w:pPr>
            <w:del w:id="1646" w:author="Zhao Chunjiang" w:date="2026-10-07T08:00:00Z">
              <w:r>
                <w:delText>99.2</w:delText>
              </w:r>
            </w:del>
          </w:p>
        </w:tc>
        <w:tc>
          <w:tcPr>
            <w:tcW w:w="271" w:type="pct"/>
            <w:tcBorders>
              <w:top w:val="nil"/>
              <w:left w:val="nil"/>
              <w:bottom w:val="nil"/>
              <w:right w:val="nil"/>
            </w:tcBorders>
            <w:noWrap/>
            <w:hideMark/>
          </w:tcPr>
          <w:p w14:paraId="1DA33202" w14:textId="77777777" w:rsidR="00181D6E" w:rsidRPr="008F3E5B" w:rsidRDefault="00181D6E" w:rsidP="00672DF2">
            <w:pPr>
              <w:jc w:val="center"/>
              <w:rPr>
                <w:del w:id="1647" w:author="Zhao Chunjiang" w:date="2026-10-07T08:00:00Z"/>
              </w:rPr>
            </w:pPr>
            <w:del w:id="1648" w:author="Zhao Chunjiang" w:date="2026-10-07T08:00:00Z">
              <w:r>
                <w:delText>94.5</w:delText>
              </w:r>
            </w:del>
          </w:p>
        </w:tc>
        <w:tc>
          <w:tcPr>
            <w:tcW w:w="271" w:type="pct"/>
            <w:tcBorders>
              <w:top w:val="nil"/>
              <w:left w:val="nil"/>
              <w:bottom w:val="nil"/>
              <w:right w:val="nil"/>
            </w:tcBorders>
            <w:noWrap/>
            <w:hideMark/>
          </w:tcPr>
          <w:p w14:paraId="18C24BC6" w14:textId="77777777" w:rsidR="00181D6E" w:rsidRPr="008F3E5B" w:rsidRDefault="00181D6E" w:rsidP="00672DF2">
            <w:pPr>
              <w:jc w:val="center"/>
              <w:rPr>
                <w:del w:id="1649" w:author="Zhao Chunjiang" w:date="2026-10-07T08:00:00Z"/>
              </w:rPr>
            </w:pPr>
            <w:del w:id="1650" w:author="Zhao Chunjiang" w:date="2026-10-07T08:00:00Z">
              <w:r>
                <w:delText>0</w:delText>
              </w:r>
            </w:del>
          </w:p>
        </w:tc>
        <w:tc>
          <w:tcPr>
            <w:tcW w:w="271" w:type="pct"/>
            <w:tcBorders>
              <w:top w:val="nil"/>
              <w:left w:val="nil"/>
              <w:bottom w:val="nil"/>
              <w:right w:val="nil"/>
            </w:tcBorders>
            <w:noWrap/>
            <w:hideMark/>
          </w:tcPr>
          <w:p w14:paraId="70E1A49F" w14:textId="77777777" w:rsidR="00181D6E" w:rsidRPr="008F3E5B" w:rsidRDefault="00181D6E" w:rsidP="00672DF2">
            <w:pPr>
              <w:jc w:val="center"/>
              <w:rPr>
                <w:del w:id="1651" w:author="Zhao Chunjiang" w:date="2026-10-07T08:00:00Z"/>
              </w:rPr>
            </w:pPr>
            <w:del w:id="1652" w:author="Zhao Chunjiang" w:date="2026-10-07T08:00:00Z">
              <w:r>
                <w:delText>0</w:delText>
              </w:r>
            </w:del>
          </w:p>
        </w:tc>
        <w:tc>
          <w:tcPr>
            <w:tcW w:w="461" w:type="pct"/>
            <w:tcBorders>
              <w:top w:val="nil"/>
              <w:left w:val="nil"/>
              <w:bottom w:val="nil"/>
              <w:right w:val="nil"/>
            </w:tcBorders>
            <w:noWrap/>
            <w:hideMark/>
          </w:tcPr>
          <w:p w14:paraId="1B7562B9" w14:textId="77777777" w:rsidR="00181D6E" w:rsidRPr="008F3E5B" w:rsidRDefault="00181D6E" w:rsidP="00672DF2">
            <w:pPr>
              <w:jc w:val="center"/>
              <w:rPr>
                <w:del w:id="1653" w:author="Zhao Chunjiang" w:date="2026-10-07T08:00:00Z"/>
              </w:rPr>
            </w:pPr>
            <w:del w:id="1654" w:author="Zhao Chunjiang" w:date="2026-10-07T08:00:00Z">
              <w:r>
                <w:delText>5.5</w:delText>
              </w:r>
            </w:del>
          </w:p>
        </w:tc>
        <w:tc>
          <w:tcPr>
            <w:tcW w:w="557" w:type="pct"/>
            <w:tcBorders>
              <w:top w:val="nil"/>
              <w:left w:val="nil"/>
              <w:bottom w:val="nil"/>
              <w:right w:val="nil"/>
            </w:tcBorders>
            <w:noWrap/>
            <w:vAlign w:val="bottom"/>
            <w:hideMark/>
          </w:tcPr>
          <w:p w14:paraId="01590989" w14:textId="77777777" w:rsidR="00181D6E" w:rsidRPr="00A17463" w:rsidRDefault="00181D6E" w:rsidP="00672DF2">
            <w:pPr>
              <w:widowControl/>
              <w:jc w:val="center"/>
              <w:rPr>
                <w:del w:id="1655" w:author="Zhao Chunjiang" w:date="2026-10-07T08:00:00Z"/>
                <w:rFonts w:eastAsia="DengXian" w:cs="Times New Roman"/>
                <w:color w:val="000000"/>
                <w:kern w:val="0"/>
                <w:sz w:val="22"/>
              </w:rPr>
            </w:pPr>
            <w:del w:id="1656" w:author="Zhao Chunjiang" w:date="2026-10-07T08:00:00Z">
              <w:r>
                <w:rPr>
                  <w:rFonts w:eastAsia="DengXian" w:cs="Times New Roman"/>
                  <w:color w:val="000000"/>
                  <w:kern w:val="0"/>
                  <w:sz w:val="22"/>
                </w:rPr>
                <w:delText>45min</w:delText>
              </w:r>
            </w:del>
          </w:p>
        </w:tc>
      </w:tr>
      <w:tr w:rsidR="00181D6E" w:rsidRPr="00A17463" w14:paraId="561CB99D" w14:textId="77777777" w:rsidTr="00672DF2">
        <w:trPr>
          <w:trHeight w:val="315"/>
          <w:del w:id="1657" w:author="Zhao Chunjiang" w:date="2026-10-07T08:00:00Z"/>
        </w:trPr>
        <w:tc>
          <w:tcPr>
            <w:tcW w:w="555" w:type="pct"/>
            <w:tcBorders>
              <w:top w:val="nil"/>
              <w:left w:val="nil"/>
              <w:bottom w:val="nil"/>
              <w:right w:val="nil"/>
            </w:tcBorders>
            <w:noWrap/>
            <w:vAlign w:val="center"/>
            <w:hideMark/>
          </w:tcPr>
          <w:p w14:paraId="64AEB71F" w14:textId="77777777" w:rsidR="00181D6E" w:rsidRPr="00A17463" w:rsidRDefault="00181D6E" w:rsidP="00672DF2">
            <w:pPr>
              <w:widowControl/>
              <w:jc w:val="left"/>
              <w:rPr>
                <w:del w:id="1658" w:author="Zhao Chunjiang" w:date="2026-10-07T08:00:00Z"/>
                <w:rFonts w:eastAsia="DengXian" w:cs="Times New Roman"/>
                <w:color w:val="000000"/>
                <w:kern w:val="0"/>
                <w:szCs w:val="24"/>
              </w:rPr>
            </w:pPr>
            <w:del w:id="1659" w:author="Zhao Chunjiang" w:date="2026-10-07T08:00:00Z">
              <w:r>
                <w:rPr>
                  <w:rFonts w:eastAsia="DengXian" w:cs="Times New Roman"/>
                  <w:color w:val="000000"/>
                  <w:kern w:val="0"/>
                  <w:szCs w:val="24"/>
                </w:rPr>
                <w:delText>Ceftriaxone</w:delText>
              </w:r>
            </w:del>
          </w:p>
        </w:tc>
        <w:tc>
          <w:tcPr>
            <w:tcW w:w="400" w:type="pct"/>
            <w:tcBorders>
              <w:top w:val="nil"/>
              <w:left w:val="nil"/>
              <w:bottom w:val="nil"/>
              <w:right w:val="nil"/>
            </w:tcBorders>
            <w:noWrap/>
            <w:hideMark/>
          </w:tcPr>
          <w:p w14:paraId="1DB40831" w14:textId="77777777" w:rsidR="00181D6E" w:rsidRPr="00781801" w:rsidRDefault="00181D6E" w:rsidP="00672DF2">
            <w:pPr>
              <w:jc w:val="center"/>
              <w:rPr>
                <w:del w:id="1660" w:author="Zhao Chunjiang" w:date="2026-10-07T08:00:00Z"/>
              </w:rPr>
            </w:pPr>
            <w:del w:id="1661" w:author="Zhao Chunjiang" w:date="2026-10-07T08:00:00Z">
              <w:r>
                <w:delText>93.7</w:delText>
              </w:r>
            </w:del>
          </w:p>
        </w:tc>
        <w:tc>
          <w:tcPr>
            <w:tcW w:w="271" w:type="pct"/>
            <w:tcBorders>
              <w:top w:val="nil"/>
              <w:left w:val="nil"/>
              <w:bottom w:val="nil"/>
              <w:right w:val="nil"/>
            </w:tcBorders>
            <w:noWrap/>
            <w:hideMark/>
          </w:tcPr>
          <w:p w14:paraId="1EAAF0CE" w14:textId="77777777" w:rsidR="00181D6E" w:rsidRPr="00781801" w:rsidRDefault="00181D6E" w:rsidP="00672DF2">
            <w:pPr>
              <w:jc w:val="center"/>
              <w:rPr>
                <w:del w:id="1662" w:author="Zhao Chunjiang" w:date="2026-10-07T08:00:00Z"/>
              </w:rPr>
            </w:pPr>
            <w:del w:id="1663" w:author="Zhao Chunjiang" w:date="2026-10-07T08:00:00Z">
              <w:r>
                <w:delText>91.3</w:delText>
              </w:r>
            </w:del>
          </w:p>
        </w:tc>
        <w:tc>
          <w:tcPr>
            <w:tcW w:w="275" w:type="pct"/>
            <w:tcBorders>
              <w:top w:val="nil"/>
              <w:left w:val="nil"/>
              <w:bottom w:val="nil"/>
              <w:right w:val="nil"/>
            </w:tcBorders>
            <w:noWrap/>
            <w:hideMark/>
          </w:tcPr>
          <w:p w14:paraId="1EE4E0BC" w14:textId="77777777" w:rsidR="00181D6E" w:rsidRPr="00781801" w:rsidRDefault="00181D6E" w:rsidP="00672DF2">
            <w:pPr>
              <w:jc w:val="center"/>
              <w:rPr>
                <w:del w:id="1664" w:author="Zhao Chunjiang" w:date="2026-10-07T08:00:00Z"/>
              </w:rPr>
            </w:pPr>
            <w:del w:id="1665" w:author="Zhao Chunjiang" w:date="2026-10-07T08:00:00Z">
              <w:r>
                <w:delText>1.6</w:delText>
              </w:r>
            </w:del>
          </w:p>
        </w:tc>
        <w:tc>
          <w:tcPr>
            <w:tcW w:w="271" w:type="pct"/>
            <w:tcBorders>
              <w:top w:val="nil"/>
              <w:left w:val="nil"/>
              <w:bottom w:val="nil"/>
              <w:right w:val="nil"/>
            </w:tcBorders>
            <w:noWrap/>
            <w:hideMark/>
          </w:tcPr>
          <w:p w14:paraId="4D8E543A" w14:textId="77777777" w:rsidR="00181D6E" w:rsidRPr="00781801" w:rsidRDefault="00181D6E" w:rsidP="00672DF2">
            <w:pPr>
              <w:jc w:val="center"/>
              <w:rPr>
                <w:del w:id="1666" w:author="Zhao Chunjiang" w:date="2026-10-07T08:00:00Z"/>
              </w:rPr>
            </w:pPr>
            <w:del w:id="1667" w:author="Zhao Chunjiang" w:date="2026-10-07T08:00:00Z">
              <w:r>
                <w:delText>3.1</w:delText>
              </w:r>
            </w:del>
          </w:p>
        </w:tc>
        <w:tc>
          <w:tcPr>
            <w:tcW w:w="461" w:type="pct"/>
            <w:tcBorders>
              <w:top w:val="nil"/>
              <w:left w:val="nil"/>
              <w:bottom w:val="nil"/>
              <w:right w:val="nil"/>
            </w:tcBorders>
            <w:noWrap/>
            <w:hideMark/>
          </w:tcPr>
          <w:p w14:paraId="68421D4B" w14:textId="77777777" w:rsidR="00181D6E" w:rsidRPr="00781801" w:rsidRDefault="00181D6E" w:rsidP="00672DF2">
            <w:pPr>
              <w:jc w:val="center"/>
              <w:rPr>
                <w:del w:id="1668" w:author="Zhao Chunjiang" w:date="2026-10-07T08:00:00Z"/>
              </w:rPr>
            </w:pPr>
            <w:del w:id="1669" w:author="Zhao Chunjiang" w:date="2026-10-07T08:00:00Z">
              <w:r>
                <w:delText>3.9</w:delText>
              </w:r>
            </w:del>
          </w:p>
        </w:tc>
        <w:tc>
          <w:tcPr>
            <w:tcW w:w="557" w:type="pct"/>
            <w:tcBorders>
              <w:top w:val="nil"/>
              <w:left w:val="nil"/>
              <w:bottom w:val="nil"/>
              <w:right w:val="nil"/>
            </w:tcBorders>
            <w:noWrap/>
            <w:vAlign w:val="bottom"/>
            <w:hideMark/>
          </w:tcPr>
          <w:p w14:paraId="4B6AB97C" w14:textId="77777777" w:rsidR="00181D6E" w:rsidRPr="00A17463" w:rsidRDefault="00181D6E" w:rsidP="00672DF2">
            <w:pPr>
              <w:widowControl/>
              <w:jc w:val="center"/>
              <w:rPr>
                <w:del w:id="1670" w:author="Zhao Chunjiang" w:date="2026-10-07T08:00:00Z"/>
                <w:rFonts w:eastAsia="DengXian" w:cs="Times New Roman"/>
                <w:color w:val="000000"/>
                <w:kern w:val="0"/>
                <w:sz w:val="22"/>
              </w:rPr>
            </w:pPr>
            <w:del w:id="1671" w:author="Zhao Chunjiang" w:date="2026-10-07T08:00:00Z">
              <w:r>
                <w:rPr>
                  <w:rFonts w:eastAsia="DengXian" w:cs="Times New Roman"/>
                  <w:color w:val="000000"/>
                  <w:kern w:val="0"/>
                  <w:sz w:val="22"/>
                </w:rPr>
                <w:delText>16min</w:delText>
              </w:r>
            </w:del>
          </w:p>
        </w:tc>
        <w:tc>
          <w:tcPr>
            <w:tcW w:w="80" w:type="pct"/>
            <w:tcBorders>
              <w:top w:val="nil"/>
              <w:left w:val="nil"/>
              <w:bottom w:val="nil"/>
              <w:right w:val="nil"/>
            </w:tcBorders>
            <w:noWrap/>
            <w:vAlign w:val="bottom"/>
            <w:hideMark/>
          </w:tcPr>
          <w:p w14:paraId="585AB1D2" w14:textId="77777777" w:rsidR="00181D6E" w:rsidRPr="00A17463" w:rsidRDefault="00181D6E" w:rsidP="00672DF2">
            <w:pPr>
              <w:widowControl/>
              <w:jc w:val="center"/>
              <w:rPr>
                <w:del w:id="1672" w:author="Zhao Chunjiang" w:date="2026-10-07T08:00:00Z"/>
                <w:rFonts w:eastAsia="DengXian" w:cs="Times New Roman"/>
                <w:color w:val="000000"/>
                <w:kern w:val="0"/>
                <w:sz w:val="22"/>
              </w:rPr>
            </w:pPr>
          </w:p>
        </w:tc>
        <w:tc>
          <w:tcPr>
            <w:tcW w:w="299" w:type="pct"/>
            <w:tcBorders>
              <w:top w:val="nil"/>
              <w:left w:val="nil"/>
              <w:bottom w:val="nil"/>
              <w:right w:val="nil"/>
            </w:tcBorders>
            <w:noWrap/>
            <w:hideMark/>
          </w:tcPr>
          <w:p w14:paraId="2A64B515" w14:textId="77777777" w:rsidR="00181D6E" w:rsidRPr="008F3E5B" w:rsidRDefault="00181D6E" w:rsidP="00672DF2">
            <w:pPr>
              <w:jc w:val="center"/>
              <w:rPr>
                <w:del w:id="1673" w:author="Zhao Chunjiang" w:date="2026-10-07T08:00:00Z"/>
              </w:rPr>
            </w:pPr>
            <w:del w:id="1674" w:author="Zhao Chunjiang" w:date="2026-10-07T08:00:00Z">
              <w:r>
                <w:delText>96.1</w:delText>
              </w:r>
            </w:del>
          </w:p>
        </w:tc>
        <w:tc>
          <w:tcPr>
            <w:tcW w:w="271" w:type="pct"/>
            <w:tcBorders>
              <w:top w:val="nil"/>
              <w:left w:val="nil"/>
              <w:bottom w:val="nil"/>
              <w:right w:val="nil"/>
            </w:tcBorders>
            <w:noWrap/>
            <w:hideMark/>
          </w:tcPr>
          <w:p w14:paraId="7483C0C4" w14:textId="77777777" w:rsidR="00181D6E" w:rsidRPr="008F3E5B" w:rsidRDefault="00181D6E" w:rsidP="00672DF2">
            <w:pPr>
              <w:jc w:val="center"/>
              <w:rPr>
                <w:del w:id="1675" w:author="Zhao Chunjiang" w:date="2026-10-07T08:00:00Z"/>
              </w:rPr>
            </w:pPr>
            <w:del w:id="1676" w:author="Zhao Chunjiang" w:date="2026-10-07T08:00:00Z">
              <w:r>
                <w:delText>89.0</w:delText>
              </w:r>
            </w:del>
          </w:p>
        </w:tc>
        <w:tc>
          <w:tcPr>
            <w:tcW w:w="271" w:type="pct"/>
            <w:tcBorders>
              <w:top w:val="nil"/>
              <w:left w:val="nil"/>
              <w:bottom w:val="nil"/>
              <w:right w:val="nil"/>
            </w:tcBorders>
            <w:noWrap/>
            <w:hideMark/>
          </w:tcPr>
          <w:p w14:paraId="7D870CBF" w14:textId="77777777" w:rsidR="00181D6E" w:rsidRPr="008F3E5B" w:rsidRDefault="00181D6E" w:rsidP="00672DF2">
            <w:pPr>
              <w:jc w:val="center"/>
              <w:rPr>
                <w:del w:id="1677" w:author="Zhao Chunjiang" w:date="2026-10-07T08:00:00Z"/>
              </w:rPr>
            </w:pPr>
            <w:del w:id="1678" w:author="Zhao Chunjiang" w:date="2026-10-07T08:00:00Z">
              <w:r>
                <w:delText>0</w:delText>
              </w:r>
            </w:del>
          </w:p>
        </w:tc>
        <w:tc>
          <w:tcPr>
            <w:tcW w:w="271" w:type="pct"/>
            <w:tcBorders>
              <w:top w:val="nil"/>
              <w:left w:val="nil"/>
              <w:bottom w:val="nil"/>
              <w:right w:val="nil"/>
            </w:tcBorders>
            <w:noWrap/>
            <w:hideMark/>
          </w:tcPr>
          <w:p w14:paraId="4100EAA8" w14:textId="77777777" w:rsidR="00181D6E" w:rsidRPr="008F3E5B" w:rsidRDefault="00181D6E" w:rsidP="00672DF2">
            <w:pPr>
              <w:jc w:val="center"/>
              <w:rPr>
                <w:del w:id="1679" w:author="Zhao Chunjiang" w:date="2026-10-07T08:00:00Z"/>
              </w:rPr>
            </w:pPr>
            <w:del w:id="1680" w:author="Zhao Chunjiang" w:date="2026-10-07T08:00:00Z">
              <w:r>
                <w:delText>3.1</w:delText>
              </w:r>
            </w:del>
          </w:p>
        </w:tc>
        <w:tc>
          <w:tcPr>
            <w:tcW w:w="461" w:type="pct"/>
            <w:tcBorders>
              <w:top w:val="nil"/>
              <w:left w:val="nil"/>
              <w:bottom w:val="nil"/>
              <w:right w:val="nil"/>
            </w:tcBorders>
            <w:noWrap/>
            <w:hideMark/>
          </w:tcPr>
          <w:p w14:paraId="5B36FED4" w14:textId="77777777" w:rsidR="00181D6E" w:rsidRPr="008F3E5B" w:rsidRDefault="00181D6E" w:rsidP="00672DF2">
            <w:pPr>
              <w:jc w:val="center"/>
              <w:rPr>
                <w:del w:id="1681" w:author="Zhao Chunjiang" w:date="2026-10-07T08:00:00Z"/>
              </w:rPr>
            </w:pPr>
            <w:del w:id="1682" w:author="Zhao Chunjiang" w:date="2026-10-07T08:00:00Z">
              <w:r>
                <w:delText>7.9</w:delText>
              </w:r>
            </w:del>
          </w:p>
        </w:tc>
        <w:tc>
          <w:tcPr>
            <w:tcW w:w="557" w:type="pct"/>
            <w:tcBorders>
              <w:top w:val="nil"/>
              <w:left w:val="nil"/>
              <w:bottom w:val="nil"/>
              <w:right w:val="nil"/>
            </w:tcBorders>
            <w:noWrap/>
            <w:vAlign w:val="bottom"/>
            <w:hideMark/>
          </w:tcPr>
          <w:p w14:paraId="67DAF603" w14:textId="77777777" w:rsidR="00181D6E" w:rsidRPr="00A17463" w:rsidRDefault="00181D6E" w:rsidP="00672DF2">
            <w:pPr>
              <w:widowControl/>
              <w:jc w:val="center"/>
              <w:rPr>
                <w:del w:id="1683" w:author="Zhao Chunjiang" w:date="2026-10-07T08:00:00Z"/>
                <w:rFonts w:eastAsia="DengXian" w:cs="Times New Roman"/>
                <w:color w:val="000000"/>
                <w:kern w:val="0"/>
                <w:sz w:val="22"/>
              </w:rPr>
            </w:pPr>
            <w:del w:id="1684" w:author="Zhao Chunjiang" w:date="2026-10-07T08:00:00Z">
              <w:r>
                <w:rPr>
                  <w:rFonts w:eastAsia="DengXian" w:cs="Times New Roman"/>
                  <w:color w:val="000000"/>
                  <w:kern w:val="0"/>
                  <w:sz w:val="22"/>
                </w:rPr>
                <w:delText>45min</w:delText>
              </w:r>
            </w:del>
          </w:p>
        </w:tc>
      </w:tr>
      <w:tr w:rsidR="00181D6E" w:rsidRPr="00A17463" w14:paraId="6017C02B" w14:textId="77777777" w:rsidTr="00672DF2">
        <w:trPr>
          <w:trHeight w:val="315"/>
          <w:del w:id="1685" w:author="Zhao Chunjiang" w:date="2026-10-07T08:00:00Z"/>
        </w:trPr>
        <w:tc>
          <w:tcPr>
            <w:tcW w:w="555" w:type="pct"/>
            <w:tcBorders>
              <w:top w:val="nil"/>
              <w:left w:val="nil"/>
              <w:bottom w:val="nil"/>
              <w:right w:val="nil"/>
            </w:tcBorders>
            <w:noWrap/>
            <w:vAlign w:val="center"/>
            <w:hideMark/>
          </w:tcPr>
          <w:p w14:paraId="2709A4C9" w14:textId="77777777" w:rsidR="00181D6E" w:rsidRPr="00A17463" w:rsidRDefault="00181D6E" w:rsidP="00672DF2">
            <w:pPr>
              <w:widowControl/>
              <w:jc w:val="left"/>
              <w:rPr>
                <w:del w:id="1686" w:author="Zhao Chunjiang" w:date="2026-10-07T08:00:00Z"/>
                <w:rFonts w:eastAsia="DengXian" w:cs="Times New Roman"/>
                <w:color w:val="000000"/>
                <w:kern w:val="0"/>
                <w:szCs w:val="24"/>
              </w:rPr>
            </w:pPr>
            <w:del w:id="1687" w:author="Zhao Chunjiang" w:date="2026-10-07T08:00:00Z">
              <w:r>
                <w:rPr>
                  <w:rFonts w:eastAsia="DengXian" w:cs="Times New Roman"/>
                  <w:color w:val="000000"/>
                  <w:kern w:val="0"/>
                  <w:szCs w:val="24"/>
                </w:rPr>
                <w:delText>Erythromycin</w:delText>
              </w:r>
            </w:del>
          </w:p>
        </w:tc>
        <w:tc>
          <w:tcPr>
            <w:tcW w:w="400" w:type="pct"/>
            <w:tcBorders>
              <w:top w:val="nil"/>
              <w:left w:val="nil"/>
              <w:bottom w:val="nil"/>
              <w:right w:val="nil"/>
            </w:tcBorders>
            <w:noWrap/>
            <w:hideMark/>
          </w:tcPr>
          <w:p w14:paraId="38038A50" w14:textId="77777777" w:rsidR="00181D6E" w:rsidRPr="008D3CCC" w:rsidRDefault="00181D6E" w:rsidP="00672DF2">
            <w:pPr>
              <w:jc w:val="center"/>
              <w:rPr>
                <w:del w:id="1688" w:author="Zhao Chunjiang" w:date="2026-10-07T08:00:00Z"/>
              </w:rPr>
            </w:pPr>
            <w:del w:id="1689" w:author="Zhao Chunjiang" w:date="2026-10-07T08:00:00Z">
              <w:r>
                <w:delText>96.9</w:delText>
              </w:r>
            </w:del>
          </w:p>
        </w:tc>
        <w:tc>
          <w:tcPr>
            <w:tcW w:w="271" w:type="pct"/>
            <w:tcBorders>
              <w:top w:val="nil"/>
              <w:left w:val="nil"/>
              <w:bottom w:val="nil"/>
              <w:right w:val="nil"/>
            </w:tcBorders>
            <w:noWrap/>
            <w:hideMark/>
          </w:tcPr>
          <w:p w14:paraId="7ADDE9FD" w14:textId="77777777" w:rsidR="00181D6E" w:rsidRPr="008D3CCC" w:rsidRDefault="00181D6E" w:rsidP="00672DF2">
            <w:pPr>
              <w:jc w:val="center"/>
              <w:rPr>
                <w:del w:id="1690" w:author="Zhao Chunjiang" w:date="2026-10-07T08:00:00Z"/>
              </w:rPr>
            </w:pPr>
            <w:del w:id="1691" w:author="Zhao Chunjiang" w:date="2026-10-07T08:00:00Z">
              <w:r>
                <w:delText>98.4</w:delText>
              </w:r>
            </w:del>
          </w:p>
        </w:tc>
        <w:tc>
          <w:tcPr>
            <w:tcW w:w="275" w:type="pct"/>
            <w:tcBorders>
              <w:top w:val="nil"/>
              <w:left w:val="nil"/>
              <w:bottom w:val="nil"/>
              <w:right w:val="nil"/>
            </w:tcBorders>
            <w:noWrap/>
            <w:hideMark/>
          </w:tcPr>
          <w:p w14:paraId="2E668154" w14:textId="77777777" w:rsidR="00181D6E" w:rsidRPr="008D3CCC" w:rsidRDefault="00181D6E" w:rsidP="00672DF2">
            <w:pPr>
              <w:jc w:val="center"/>
              <w:rPr>
                <w:del w:id="1692" w:author="Zhao Chunjiang" w:date="2026-10-07T08:00:00Z"/>
              </w:rPr>
            </w:pPr>
            <w:del w:id="1693" w:author="Zhao Chunjiang" w:date="2026-10-07T08:00:00Z">
              <w:r>
                <w:delText>0</w:delText>
              </w:r>
            </w:del>
          </w:p>
        </w:tc>
        <w:tc>
          <w:tcPr>
            <w:tcW w:w="271" w:type="pct"/>
            <w:tcBorders>
              <w:top w:val="nil"/>
              <w:left w:val="nil"/>
              <w:bottom w:val="nil"/>
              <w:right w:val="nil"/>
            </w:tcBorders>
            <w:noWrap/>
            <w:hideMark/>
          </w:tcPr>
          <w:p w14:paraId="2D7C3514" w14:textId="77777777" w:rsidR="00181D6E" w:rsidRPr="008D3CCC" w:rsidRDefault="00181D6E" w:rsidP="00672DF2">
            <w:pPr>
              <w:jc w:val="center"/>
              <w:rPr>
                <w:del w:id="1694" w:author="Zhao Chunjiang" w:date="2026-10-07T08:00:00Z"/>
              </w:rPr>
            </w:pPr>
            <w:del w:id="1695" w:author="Zhao Chunjiang" w:date="2026-10-07T08:00:00Z">
              <w:r>
                <w:delText>1.6</w:delText>
              </w:r>
            </w:del>
          </w:p>
        </w:tc>
        <w:tc>
          <w:tcPr>
            <w:tcW w:w="461" w:type="pct"/>
            <w:tcBorders>
              <w:top w:val="nil"/>
              <w:left w:val="nil"/>
              <w:bottom w:val="nil"/>
              <w:right w:val="nil"/>
            </w:tcBorders>
            <w:noWrap/>
            <w:hideMark/>
          </w:tcPr>
          <w:p w14:paraId="110D17A3" w14:textId="77777777" w:rsidR="00181D6E" w:rsidRPr="008D3CCC" w:rsidRDefault="00181D6E" w:rsidP="00672DF2">
            <w:pPr>
              <w:jc w:val="center"/>
              <w:rPr>
                <w:del w:id="1696" w:author="Zhao Chunjiang" w:date="2026-10-07T08:00:00Z"/>
              </w:rPr>
            </w:pPr>
            <w:del w:id="1697" w:author="Zhao Chunjiang" w:date="2026-10-07T08:00:00Z">
              <w:r>
                <w:delText>0</w:delText>
              </w:r>
            </w:del>
          </w:p>
        </w:tc>
        <w:tc>
          <w:tcPr>
            <w:tcW w:w="557" w:type="pct"/>
            <w:tcBorders>
              <w:top w:val="nil"/>
              <w:left w:val="nil"/>
              <w:bottom w:val="nil"/>
              <w:right w:val="nil"/>
            </w:tcBorders>
            <w:noWrap/>
            <w:vAlign w:val="bottom"/>
            <w:hideMark/>
          </w:tcPr>
          <w:p w14:paraId="3E5073C0" w14:textId="77777777" w:rsidR="00181D6E" w:rsidRPr="00A17463" w:rsidRDefault="00181D6E" w:rsidP="00672DF2">
            <w:pPr>
              <w:widowControl/>
              <w:jc w:val="center"/>
              <w:rPr>
                <w:del w:id="1698" w:author="Zhao Chunjiang" w:date="2026-10-07T08:00:00Z"/>
                <w:rFonts w:eastAsia="DengXian" w:cs="Times New Roman"/>
                <w:color w:val="000000"/>
                <w:kern w:val="0"/>
                <w:sz w:val="22"/>
              </w:rPr>
            </w:pPr>
            <w:del w:id="1699" w:author="Zhao Chunjiang" w:date="2026-10-07T08:00:00Z">
              <w:r>
                <w:rPr>
                  <w:rFonts w:eastAsia="DengXian" w:cs="Times New Roman"/>
                  <w:color w:val="000000"/>
                  <w:kern w:val="0"/>
                  <w:sz w:val="22"/>
                </w:rPr>
                <w:delText>14min</w:delText>
              </w:r>
            </w:del>
          </w:p>
        </w:tc>
        <w:tc>
          <w:tcPr>
            <w:tcW w:w="80" w:type="pct"/>
            <w:tcBorders>
              <w:top w:val="nil"/>
              <w:left w:val="nil"/>
              <w:bottom w:val="nil"/>
              <w:right w:val="nil"/>
            </w:tcBorders>
            <w:noWrap/>
            <w:vAlign w:val="bottom"/>
            <w:hideMark/>
          </w:tcPr>
          <w:p w14:paraId="2F7554AF" w14:textId="77777777" w:rsidR="00181D6E" w:rsidRPr="00A17463" w:rsidRDefault="00181D6E" w:rsidP="00672DF2">
            <w:pPr>
              <w:widowControl/>
              <w:jc w:val="center"/>
              <w:rPr>
                <w:del w:id="1700" w:author="Zhao Chunjiang" w:date="2026-10-07T08:00:00Z"/>
                <w:rFonts w:eastAsia="DengXian" w:cs="Times New Roman"/>
                <w:color w:val="000000"/>
                <w:kern w:val="0"/>
                <w:sz w:val="22"/>
              </w:rPr>
            </w:pPr>
          </w:p>
        </w:tc>
        <w:tc>
          <w:tcPr>
            <w:tcW w:w="299" w:type="pct"/>
            <w:tcBorders>
              <w:top w:val="nil"/>
              <w:left w:val="nil"/>
              <w:bottom w:val="nil"/>
              <w:right w:val="nil"/>
            </w:tcBorders>
            <w:noWrap/>
            <w:hideMark/>
          </w:tcPr>
          <w:p w14:paraId="433E7F70" w14:textId="77777777" w:rsidR="00181D6E" w:rsidRPr="008F3E5B" w:rsidRDefault="00181D6E" w:rsidP="00672DF2">
            <w:pPr>
              <w:jc w:val="center"/>
              <w:rPr>
                <w:del w:id="1701" w:author="Zhao Chunjiang" w:date="2026-10-07T08:00:00Z"/>
              </w:rPr>
            </w:pPr>
            <w:del w:id="1702" w:author="Zhao Chunjiang" w:date="2026-10-07T08:00:00Z">
              <w:r>
                <w:delText>96.1</w:delText>
              </w:r>
            </w:del>
          </w:p>
        </w:tc>
        <w:tc>
          <w:tcPr>
            <w:tcW w:w="271" w:type="pct"/>
            <w:tcBorders>
              <w:top w:val="nil"/>
              <w:left w:val="nil"/>
              <w:bottom w:val="nil"/>
              <w:right w:val="nil"/>
            </w:tcBorders>
            <w:noWrap/>
            <w:hideMark/>
          </w:tcPr>
          <w:p w14:paraId="4FABB890" w14:textId="77777777" w:rsidR="00181D6E" w:rsidRPr="008F3E5B" w:rsidRDefault="00181D6E" w:rsidP="00672DF2">
            <w:pPr>
              <w:jc w:val="center"/>
              <w:rPr>
                <w:del w:id="1703" w:author="Zhao Chunjiang" w:date="2026-10-07T08:00:00Z"/>
              </w:rPr>
            </w:pPr>
            <w:del w:id="1704" w:author="Zhao Chunjiang" w:date="2026-10-07T08:00:00Z">
              <w:r>
                <w:delText>100</w:delText>
              </w:r>
            </w:del>
          </w:p>
        </w:tc>
        <w:tc>
          <w:tcPr>
            <w:tcW w:w="271" w:type="pct"/>
            <w:tcBorders>
              <w:top w:val="nil"/>
              <w:left w:val="nil"/>
              <w:bottom w:val="nil"/>
              <w:right w:val="nil"/>
            </w:tcBorders>
            <w:noWrap/>
            <w:hideMark/>
          </w:tcPr>
          <w:p w14:paraId="09D45418" w14:textId="77777777" w:rsidR="00181D6E" w:rsidRPr="008F3E5B" w:rsidRDefault="00181D6E" w:rsidP="00672DF2">
            <w:pPr>
              <w:jc w:val="center"/>
              <w:rPr>
                <w:del w:id="1705" w:author="Zhao Chunjiang" w:date="2026-10-07T08:00:00Z"/>
              </w:rPr>
            </w:pPr>
            <w:del w:id="1706" w:author="Zhao Chunjiang" w:date="2026-10-07T08:00:00Z">
              <w:r>
                <w:delText>0</w:delText>
              </w:r>
            </w:del>
          </w:p>
        </w:tc>
        <w:tc>
          <w:tcPr>
            <w:tcW w:w="271" w:type="pct"/>
            <w:tcBorders>
              <w:top w:val="nil"/>
              <w:left w:val="nil"/>
              <w:bottom w:val="nil"/>
              <w:right w:val="nil"/>
            </w:tcBorders>
            <w:noWrap/>
            <w:hideMark/>
          </w:tcPr>
          <w:p w14:paraId="31AABFC9" w14:textId="77777777" w:rsidR="00181D6E" w:rsidRPr="008F3E5B" w:rsidRDefault="00181D6E" w:rsidP="00672DF2">
            <w:pPr>
              <w:jc w:val="center"/>
              <w:rPr>
                <w:del w:id="1707" w:author="Zhao Chunjiang" w:date="2026-10-07T08:00:00Z"/>
              </w:rPr>
            </w:pPr>
            <w:del w:id="1708" w:author="Zhao Chunjiang" w:date="2026-10-07T08:00:00Z">
              <w:r>
                <w:delText>0</w:delText>
              </w:r>
            </w:del>
          </w:p>
        </w:tc>
        <w:tc>
          <w:tcPr>
            <w:tcW w:w="461" w:type="pct"/>
            <w:tcBorders>
              <w:top w:val="nil"/>
              <w:left w:val="nil"/>
              <w:bottom w:val="nil"/>
              <w:right w:val="nil"/>
            </w:tcBorders>
            <w:noWrap/>
            <w:hideMark/>
          </w:tcPr>
          <w:p w14:paraId="7E8C5C28" w14:textId="77777777" w:rsidR="00181D6E" w:rsidRPr="008F3E5B" w:rsidRDefault="00181D6E" w:rsidP="00672DF2">
            <w:pPr>
              <w:jc w:val="center"/>
              <w:rPr>
                <w:del w:id="1709" w:author="Zhao Chunjiang" w:date="2026-10-07T08:00:00Z"/>
              </w:rPr>
            </w:pPr>
            <w:del w:id="1710" w:author="Zhao Chunjiang" w:date="2026-10-07T08:00:00Z">
              <w:r>
                <w:delText>0</w:delText>
              </w:r>
            </w:del>
          </w:p>
        </w:tc>
        <w:tc>
          <w:tcPr>
            <w:tcW w:w="557" w:type="pct"/>
            <w:tcBorders>
              <w:top w:val="nil"/>
              <w:left w:val="nil"/>
              <w:bottom w:val="nil"/>
              <w:right w:val="nil"/>
            </w:tcBorders>
            <w:noWrap/>
            <w:vAlign w:val="bottom"/>
            <w:hideMark/>
          </w:tcPr>
          <w:p w14:paraId="69B85813" w14:textId="77777777" w:rsidR="00181D6E" w:rsidRPr="00A17463" w:rsidRDefault="00181D6E" w:rsidP="00672DF2">
            <w:pPr>
              <w:widowControl/>
              <w:jc w:val="center"/>
              <w:rPr>
                <w:del w:id="1711" w:author="Zhao Chunjiang" w:date="2026-10-07T08:00:00Z"/>
                <w:rFonts w:eastAsia="DengXian" w:cs="Times New Roman"/>
                <w:color w:val="000000"/>
                <w:kern w:val="0"/>
                <w:sz w:val="22"/>
              </w:rPr>
            </w:pPr>
            <w:del w:id="1712" w:author="Zhao Chunjiang" w:date="2026-10-07T08:00:00Z">
              <w:r>
                <w:rPr>
                  <w:rFonts w:eastAsia="DengXian" w:cs="Times New Roman"/>
                  <w:color w:val="000000"/>
                  <w:kern w:val="0"/>
                  <w:sz w:val="22"/>
                </w:rPr>
                <w:delText>40min</w:delText>
              </w:r>
            </w:del>
          </w:p>
        </w:tc>
      </w:tr>
      <w:tr w:rsidR="00181D6E" w:rsidRPr="00A17463" w14:paraId="11423AF7" w14:textId="77777777" w:rsidTr="00672DF2">
        <w:trPr>
          <w:trHeight w:val="315"/>
          <w:del w:id="1713" w:author="Zhao Chunjiang" w:date="2026-10-07T08:00:00Z"/>
        </w:trPr>
        <w:tc>
          <w:tcPr>
            <w:tcW w:w="555" w:type="pct"/>
            <w:tcBorders>
              <w:top w:val="nil"/>
              <w:left w:val="nil"/>
              <w:bottom w:val="nil"/>
              <w:right w:val="nil"/>
            </w:tcBorders>
            <w:noWrap/>
            <w:vAlign w:val="center"/>
            <w:hideMark/>
          </w:tcPr>
          <w:p w14:paraId="0A3427B6" w14:textId="77777777" w:rsidR="00181D6E" w:rsidRPr="00A17463" w:rsidRDefault="00181D6E" w:rsidP="00672DF2">
            <w:pPr>
              <w:widowControl/>
              <w:jc w:val="left"/>
              <w:rPr>
                <w:del w:id="1714" w:author="Zhao Chunjiang" w:date="2026-10-07T08:00:00Z"/>
                <w:rFonts w:eastAsia="DengXian" w:cs="Times New Roman"/>
                <w:color w:val="000000"/>
                <w:kern w:val="0"/>
                <w:szCs w:val="24"/>
              </w:rPr>
            </w:pPr>
            <w:del w:id="1715" w:author="Zhao Chunjiang" w:date="2026-10-07T08:00:00Z">
              <w:r>
                <w:rPr>
                  <w:rFonts w:eastAsia="DengXian" w:cs="Times New Roman"/>
                  <w:color w:val="000000"/>
                  <w:kern w:val="0"/>
                  <w:szCs w:val="24"/>
                </w:rPr>
                <w:delText>Clindamycin</w:delText>
              </w:r>
            </w:del>
          </w:p>
        </w:tc>
        <w:tc>
          <w:tcPr>
            <w:tcW w:w="400" w:type="pct"/>
            <w:tcBorders>
              <w:top w:val="nil"/>
              <w:left w:val="nil"/>
              <w:bottom w:val="nil"/>
              <w:right w:val="nil"/>
            </w:tcBorders>
            <w:noWrap/>
            <w:hideMark/>
          </w:tcPr>
          <w:p w14:paraId="0DE42EC9" w14:textId="77777777" w:rsidR="00181D6E" w:rsidRPr="008D3CCC" w:rsidRDefault="00181D6E" w:rsidP="00672DF2">
            <w:pPr>
              <w:jc w:val="center"/>
              <w:rPr>
                <w:del w:id="1716" w:author="Zhao Chunjiang" w:date="2026-10-07T08:00:00Z"/>
              </w:rPr>
            </w:pPr>
            <w:del w:id="1717" w:author="Zhao Chunjiang" w:date="2026-10-07T08:00:00Z">
              <w:r>
                <w:delText>97.6</w:delText>
              </w:r>
            </w:del>
          </w:p>
        </w:tc>
        <w:tc>
          <w:tcPr>
            <w:tcW w:w="271" w:type="pct"/>
            <w:tcBorders>
              <w:top w:val="nil"/>
              <w:left w:val="nil"/>
              <w:bottom w:val="nil"/>
              <w:right w:val="nil"/>
            </w:tcBorders>
            <w:noWrap/>
            <w:hideMark/>
          </w:tcPr>
          <w:p w14:paraId="05E39B4E" w14:textId="77777777" w:rsidR="00181D6E" w:rsidRPr="008D3CCC" w:rsidRDefault="00181D6E" w:rsidP="00672DF2">
            <w:pPr>
              <w:jc w:val="center"/>
              <w:rPr>
                <w:del w:id="1718" w:author="Zhao Chunjiang" w:date="2026-10-07T08:00:00Z"/>
              </w:rPr>
            </w:pPr>
            <w:del w:id="1719" w:author="Zhao Chunjiang" w:date="2026-10-07T08:00:00Z">
              <w:r>
                <w:delText>97.6</w:delText>
              </w:r>
            </w:del>
          </w:p>
        </w:tc>
        <w:tc>
          <w:tcPr>
            <w:tcW w:w="275" w:type="pct"/>
            <w:tcBorders>
              <w:top w:val="nil"/>
              <w:left w:val="nil"/>
              <w:bottom w:val="nil"/>
              <w:right w:val="nil"/>
            </w:tcBorders>
            <w:noWrap/>
            <w:hideMark/>
          </w:tcPr>
          <w:p w14:paraId="07C9C15A" w14:textId="77777777" w:rsidR="00181D6E" w:rsidRPr="008D3CCC" w:rsidRDefault="00181D6E" w:rsidP="00672DF2">
            <w:pPr>
              <w:jc w:val="center"/>
              <w:rPr>
                <w:del w:id="1720" w:author="Zhao Chunjiang" w:date="2026-10-07T08:00:00Z"/>
              </w:rPr>
            </w:pPr>
            <w:del w:id="1721" w:author="Zhao Chunjiang" w:date="2026-10-07T08:00:00Z">
              <w:r>
                <w:delText>0.8</w:delText>
              </w:r>
            </w:del>
          </w:p>
        </w:tc>
        <w:tc>
          <w:tcPr>
            <w:tcW w:w="271" w:type="pct"/>
            <w:tcBorders>
              <w:top w:val="nil"/>
              <w:left w:val="nil"/>
              <w:bottom w:val="nil"/>
              <w:right w:val="nil"/>
            </w:tcBorders>
            <w:noWrap/>
            <w:hideMark/>
          </w:tcPr>
          <w:p w14:paraId="620B4E25" w14:textId="77777777" w:rsidR="00181D6E" w:rsidRPr="008D3CCC" w:rsidRDefault="00181D6E" w:rsidP="00672DF2">
            <w:pPr>
              <w:jc w:val="center"/>
              <w:rPr>
                <w:del w:id="1722" w:author="Zhao Chunjiang" w:date="2026-10-07T08:00:00Z"/>
              </w:rPr>
            </w:pPr>
            <w:del w:id="1723" w:author="Zhao Chunjiang" w:date="2026-10-07T08:00:00Z">
              <w:r>
                <w:delText>1.6</w:delText>
              </w:r>
            </w:del>
          </w:p>
        </w:tc>
        <w:tc>
          <w:tcPr>
            <w:tcW w:w="461" w:type="pct"/>
            <w:tcBorders>
              <w:top w:val="nil"/>
              <w:left w:val="nil"/>
              <w:bottom w:val="nil"/>
              <w:right w:val="nil"/>
            </w:tcBorders>
            <w:noWrap/>
            <w:hideMark/>
          </w:tcPr>
          <w:p w14:paraId="66C1C0F9" w14:textId="77777777" w:rsidR="00181D6E" w:rsidRPr="008D3CCC" w:rsidRDefault="00181D6E" w:rsidP="00672DF2">
            <w:pPr>
              <w:jc w:val="center"/>
              <w:rPr>
                <w:del w:id="1724" w:author="Zhao Chunjiang" w:date="2026-10-07T08:00:00Z"/>
              </w:rPr>
            </w:pPr>
            <w:del w:id="1725" w:author="Zhao Chunjiang" w:date="2026-10-07T08:00:00Z">
              <w:r>
                <w:delText>0</w:delText>
              </w:r>
            </w:del>
          </w:p>
        </w:tc>
        <w:tc>
          <w:tcPr>
            <w:tcW w:w="557" w:type="pct"/>
            <w:tcBorders>
              <w:top w:val="nil"/>
              <w:left w:val="nil"/>
              <w:bottom w:val="nil"/>
              <w:right w:val="nil"/>
            </w:tcBorders>
            <w:noWrap/>
            <w:vAlign w:val="bottom"/>
            <w:hideMark/>
          </w:tcPr>
          <w:p w14:paraId="32150100" w14:textId="77777777" w:rsidR="00181D6E" w:rsidRPr="00A17463" w:rsidRDefault="00181D6E" w:rsidP="00672DF2">
            <w:pPr>
              <w:widowControl/>
              <w:jc w:val="center"/>
              <w:rPr>
                <w:del w:id="1726" w:author="Zhao Chunjiang" w:date="2026-10-07T08:00:00Z"/>
                <w:rFonts w:eastAsia="DengXian" w:cs="Times New Roman"/>
                <w:color w:val="000000"/>
                <w:kern w:val="0"/>
                <w:sz w:val="22"/>
              </w:rPr>
            </w:pPr>
            <w:del w:id="1727" w:author="Zhao Chunjiang" w:date="2026-10-07T08:00:00Z">
              <w:r>
                <w:rPr>
                  <w:rFonts w:eastAsia="DengXian" w:cs="Times New Roman"/>
                  <w:color w:val="000000"/>
                  <w:kern w:val="0"/>
                  <w:sz w:val="22"/>
                </w:rPr>
                <w:delText>14min</w:delText>
              </w:r>
            </w:del>
          </w:p>
        </w:tc>
        <w:tc>
          <w:tcPr>
            <w:tcW w:w="80" w:type="pct"/>
            <w:tcBorders>
              <w:top w:val="nil"/>
              <w:left w:val="nil"/>
              <w:bottom w:val="nil"/>
              <w:right w:val="nil"/>
            </w:tcBorders>
            <w:noWrap/>
            <w:vAlign w:val="bottom"/>
            <w:hideMark/>
          </w:tcPr>
          <w:p w14:paraId="6AD43018" w14:textId="77777777" w:rsidR="00181D6E" w:rsidRPr="00A17463" w:rsidRDefault="00181D6E" w:rsidP="00672DF2">
            <w:pPr>
              <w:widowControl/>
              <w:jc w:val="center"/>
              <w:rPr>
                <w:del w:id="1728" w:author="Zhao Chunjiang" w:date="2026-10-07T08:00:00Z"/>
                <w:rFonts w:eastAsia="DengXian" w:cs="Times New Roman"/>
                <w:color w:val="000000"/>
                <w:kern w:val="0"/>
                <w:sz w:val="22"/>
              </w:rPr>
            </w:pPr>
          </w:p>
        </w:tc>
        <w:tc>
          <w:tcPr>
            <w:tcW w:w="299" w:type="pct"/>
            <w:tcBorders>
              <w:top w:val="nil"/>
              <w:left w:val="nil"/>
              <w:bottom w:val="nil"/>
              <w:right w:val="nil"/>
            </w:tcBorders>
            <w:noWrap/>
            <w:hideMark/>
          </w:tcPr>
          <w:p w14:paraId="6945F36A" w14:textId="77777777" w:rsidR="00181D6E" w:rsidRPr="008F3E5B" w:rsidRDefault="00181D6E" w:rsidP="00672DF2">
            <w:pPr>
              <w:jc w:val="center"/>
              <w:rPr>
                <w:del w:id="1729" w:author="Zhao Chunjiang" w:date="2026-10-07T08:00:00Z"/>
              </w:rPr>
            </w:pPr>
            <w:del w:id="1730" w:author="Zhao Chunjiang" w:date="2026-10-07T08:00:00Z">
              <w:r>
                <w:delText>98.4</w:delText>
              </w:r>
            </w:del>
          </w:p>
        </w:tc>
        <w:tc>
          <w:tcPr>
            <w:tcW w:w="271" w:type="pct"/>
            <w:tcBorders>
              <w:top w:val="nil"/>
              <w:left w:val="nil"/>
              <w:bottom w:val="nil"/>
              <w:right w:val="nil"/>
            </w:tcBorders>
            <w:noWrap/>
            <w:hideMark/>
          </w:tcPr>
          <w:p w14:paraId="3B981C86" w14:textId="77777777" w:rsidR="00181D6E" w:rsidRPr="008F3E5B" w:rsidRDefault="00181D6E" w:rsidP="00672DF2">
            <w:pPr>
              <w:jc w:val="center"/>
              <w:rPr>
                <w:del w:id="1731" w:author="Zhao Chunjiang" w:date="2026-10-07T08:00:00Z"/>
              </w:rPr>
            </w:pPr>
            <w:del w:id="1732" w:author="Zhao Chunjiang" w:date="2026-10-07T08:00:00Z">
              <w:r>
                <w:delText>99.2</w:delText>
              </w:r>
            </w:del>
          </w:p>
        </w:tc>
        <w:tc>
          <w:tcPr>
            <w:tcW w:w="271" w:type="pct"/>
            <w:tcBorders>
              <w:top w:val="nil"/>
              <w:left w:val="nil"/>
              <w:bottom w:val="nil"/>
              <w:right w:val="nil"/>
            </w:tcBorders>
            <w:noWrap/>
            <w:hideMark/>
          </w:tcPr>
          <w:p w14:paraId="558B138D" w14:textId="77777777" w:rsidR="00181D6E" w:rsidRPr="008F3E5B" w:rsidRDefault="00181D6E" w:rsidP="00672DF2">
            <w:pPr>
              <w:jc w:val="center"/>
              <w:rPr>
                <w:del w:id="1733" w:author="Zhao Chunjiang" w:date="2026-10-07T08:00:00Z"/>
              </w:rPr>
            </w:pPr>
            <w:del w:id="1734" w:author="Zhao Chunjiang" w:date="2026-10-07T08:00:00Z">
              <w:r>
                <w:delText>0</w:delText>
              </w:r>
            </w:del>
          </w:p>
        </w:tc>
        <w:tc>
          <w:tcPr>
            <w:tcW w:w="271" w:type="pct"/>
            <w:tcBorders>
              <w:top w:val="nil"/>
              <w:left w:val="nil"/>
              <w:bottom w:val="nil"/>
              <w:right w:val="nil"/>
            </w:tcBorders>
            <w:noWrap/>
            <w:hideMark/>
          </w:tcPr>
          <w:p w14:paraId="5379DE04" w14:textId="77777777" w:rsidR="00181D6E" w:rsidRPr="008F3E5B" w:rsidRDefault="00181D6E" w:rsidP="00672DF2">
            <w:pPr>
              <w:jc w:val="center"/>
              <w:rPr>
                <w:del w:id="1735" w:author="Zhao Chunjiang" w:date="2026-10-07T08:00:00Z"/>
              </w:rPr>
            </w:pPr>
            <w:del w:id="1736" w:author="Zhao Chunjiang" w:date="2026-10-07T08:00:00Z">
              <w:r>
                <w:delText>0</w:delText>
              </w:r>
            </w:del>
          </w:p>
        </w:tc>
        <w:tc>
          <w:tcPr>
            <w:tcW w:w="461" w:type="pct"/>
            <w:tcBorders>
              <w:top w:val="nil"/>
              <w:left w:val="nil"/>
              <w:bottom w:val="nil"/>
              <w:right w:val="nil"/>
            </w:tcBorders>
            <w:noWrap/>
            <w:hideMark/>
          </w:tcPr>
          <w:p w14:paraId="05471879" w14:textId="77777777" w:rsidR="00181D6E" w:rsidRPr="008F3E5B" w:rsidRDefault="00181D6E" w:rsidP="00672DF2">
            <w:pPr>
              <w:jc w:val="center"/>
              <w:rPr>
                <w:del w:id="1737" w:author="Zhao Chunjiang" w:date="2026-10-07T08:00:00Z"/>
              </w:rPr>
            </w:pPr>
            <w:del w:id="1738" w:author="Zhao Chunjiang" w:date="2026-10-07T08:00:00Z">
              <w:r>
                <w:delText>0.8</w:delText>
              </w:r>
            </w:del>
          </w:p>
        </w:tc>
        <w:tc>
          <w:tcPr>
            <w:tcW w:w="557" w:type="pct"/>
            <w:tcBorders>
              <w:top w:val="nil"/>
              <w:left w:val="nil"/>
              <w:bottom w:val="nil"/>
              <w:right w:val="nil"/>
            </w:tcBorders>
            <w:noWrap/>
            <w:vAlign w:val="bottom"/>
            <w:hideMark/>
          </w:tcPr>
          <w:p w14:paraId="13828558" w14:textId="77777777" w:rsidR="00181D6E" w:rsidRPr="00A17463" w:rsidRDefault="00181D6E" w:rsidP="00672DF2">
            <w:pPr>
              <w:widowControl/>
              <w:jc w:val="center"/>
              <w:rPr>
                <w:del w:id="1739" w:author="Zhao Chunjiang" w:date="2026-10-07T08:00:00Z"/>
                <w:rFonts w:eastAsia="DengXian" w:cs="Times New Roman"/>
                <w:color w:val="000000"/>
                <w:kern w:val="0"/>
                <w:sz w:val="22"/>
              </w:rPr>
            </w:pPr>
            <w:del w:id="1740" w:author="Zhao Chunjiang" w:date="2026-10-07T08:00:00Z">
              <w:r>
                <w:rPr>
                  <w:rFonts w:eastAsia="DengXian" w:cs="Times New Roman"/>
                  <w:color w:val="000000"/>
                  <w:kern w:val="0"/>
                  <w:sz w:val="22"/>
                </w:rPr>
                <w:delText>41min</w:delText>
              </w:r>
            </w:del>
          </w:p>
        </w:tc>
      </w:tr>
      <w:tr w:rsidR="00181D6E" w:rsidRPr="00A17463" w14:paraId="339960F3" w14:textId="77777777" w:rsidTr="00672DF2">
        <w:trPr>
          <w:trHeight w:val="315"/>
          <w:del w:id="1741" w:author="Zhao Chunjiang" w:date="2026-10-07T08:00:00Z"/>
        </w:trPr>
        <w:tc>
          <w:tcPr>
            <w:tcW w:w="555" w:type="pct"/>
            <w:tcBorders>
              <w:top w:val="nil"/>
              <w:left w:val="nil"/>
              <w:bottom w:val="nil"/>
              <w:right w:val="nil"/>
            </w:tcBorders>
            <w:noWrap/>
            <w:vAlign w:val="center"/>
            <w:hideMark/>
          </w:tcPr>
          <w:p w14:paraId="34DCDFD6" w14:textId="77777777" w:rsidR="00181D6E" w:rsidRPr="00A17463" w:rsidRDefault="00181D6E" w:rsidP="00672DF2">
            <w:pPr>
              <w:widowControl/>
              <w:jc w:val="left"/>
              <w:rPr>
                <w:del w:id="1742" w:author="Zhao Chunjiang" w:date="2026-10-07T08:00:00Z"/>
                <w:rFonts w:eastAsia="DengXian" w:cs="Times New Roman"/>
                <w:color w:val="000000"/>
                <w:kern w:val="0"/>
                <w:szCs w:val="24"/>
              </w:rPr>
            </w:pPr>
            <w:del w:id="1743" w:author="Zhao Chunjiang" w:date="2026-10-07T08:00:00Z">
              <w:r>
                <w:rPr>
                  <w:rFonts w:eastAsia="DengXian" w:cs="Times New Roman"/>
                  <w:color w:val="000000"/>
                  <w:kern w:val="0"/>
                  <w:szCs w:val="24"/>
                </w:rPr>
                <w:delText>Levofloxacin</w:delText>
              </w:r>
            </w:del>
          </w:p>
        </w:tc>
        <w:tc>
          <w:tcPr>
            <w:tcW w:w="400" w:type="pct"/>
            <w:tcBorders>
              <w:top w:val="nil"/>
              <w:left w:val="nil"/>
              <w:bottom w:val="nil"/>
              <w:right w:val="nil"/>
            </w:tcBorders>
            <w:noWrap/>
            <w:hideMark/>
          </w:tcPr>
          <w:p w14:paraId="1883E0DF" w14:textId="77777777" w:rsidR="00181D6E" w:rsidRPr="008D3CCC" w:rsidRDefault="00181D6E" w:rsidP="00672DF2">
            <w:pPr>
              <w:jc w:val="center"/>
              <w:rPr>
                <w:del w:id="1744" w:author="Zhao Chunjiang" w:date="2026-10-07T08:00:00Z"/>
              </w:rPr>
            </w:pPr>
            <w:del w:id="1745" w:author="Zhao Chunjiang" w:date="2026-10-07T08:00:00Z">
              <w:r>
                <w:delText>1</w:delText>
              </w:r>
            </w:del>
          </w:p>
        </w:tc>
        <w:tc>
          <w:tcPr>
            <w:tcW w:w="271" w:type="pct"/>
            <w:tcBorders>
              <w:top w:val="nil"/>
              <w:left w:val="nil"/>
              <w:bottom w:val="nil"/>
              <w:right w:val="nil"/>
            </w:tcBorders>
            <w:noWrap/>
            <w:hideMark/>
          </w:tcPr>
          <w:p w14:paraId="16569378" w14:textId="77777777" w:rsidR="00181D6E" w:rsidRPr="008D3CCC" w:rsidRDefault="00181D6E" w:rsidP="00672DF2">
            <w:pPr>
              <w:jc w:val="center"/>
              <w:rPr>
                <w:del w:id="1746" w:author="Zhao Chunjiang" w:date="2026-10-07T08:00:00Z"/>
              </w:rPr>
            </w:pPr>
            <w:del w:id="1747" w:author="Zhao Chunjiang" w:date="2026-10-07T08:00:00Z">
              <w:r>
                <w:delText>1</w:delText>
              </w:r>
            </w:del>
          </w:p>
        </w:tc>
        <w:tc>
          <w:tcPr>
            <w:tcW w:w="275" w:type="pct"/>
            <w:tcBorders>
              <w:top w:val="nil"/>
              <w:left w:val="nil"/>
              <w:bottom w:val="nil"/>
              <w:right w:val="nil"/>
            </w:tcBorders>
            <w:noWrap/>
            <w:hideMark/>
          </w:tcPr>
          <w:p w14:paraId="12642EE0" w14:textId="77777777" w:rsidR="00181D6E" w:rsidRPr="008D3CCC" w:rsidRDefault="00181D6E" w:rsidP="00672DF2">
            <w:pPr>
              <w:jc w:val="center"/>
              <w:rPr>
                <w:del w:id="1748" w:author="Zhao Chunjiang" w:date="2026-10-07T08:00:00Z"/>
              </w:rPr>
            </w:pPr>
            <w:del w:id="1749" w:author="Zhao Chunjiang" w:date="2026-10-07T08:00:00Z">
              <w:r>
                <w:delText>0</w:delText>
              </w:r>
            </w:del>
          </w:p>
        </w:tc>
        <w:tc>
          <w:tcPr>
            <w:tcW w:w="271" w:type="pct"/>
            <w:tcBorders>
              <w:top w:val="nil"/>
              <w:left w:val="nil"/>
              <w:bottom w:val="nil"/>
              <w:right w:val="nil"/>
            </w:tcBorders>
            <w:noWrap/>
            <w:hideMark/>
          </w:tcPr>
          <w:p w14:paraId="2866F768" w14:textId="77777777" w:rsidR="00181D6E" w:rsidRPr="008D3CCC" w:rsidRDefault="00181D6E" w:rsidP="00672DF2">
            <w:pPr>
              <w:jc w:val="center"/>
              <w:rPr>
                <w:del w:id="1750" w:author="Zhao Chunjiang" w:date="2026-10-07T08:00:00Z"/>
              </w:rPr>
            </w:pPr>
            <w:del w:id="1751" w:author="Zhao Chunjiang" w:date="2026-10-07T08:00:00Z">
              <w:r>
                <w:delText>0</w:delText>
              </w:r>
            </w:del>
          </w:p>
        </w:tc>
        <w:tc>
          <w:tcPr>
            <w:tcW w:w="461" w:type="pct"/>
            <w:tcBorders>
              <w:top w:val="nil"/>
              <w:left w:val="nil"/>
              <w:bottom w:val="nil"/>
              <w:right w:val="nil"/>
            </w:tcBorders>
            <w:noWrap/>
            <w:hideMark/>
          </w:tcPr>
          <w:p w14:paraId="112E14D2" w14:textId="77777777" w:rsidR="00181D6E" w:rsidRPr="008D3CCC" w:rsidRDefault="00181D6E" w:rsidP="00672DF2">
            <w:pPr>
              <w:jc w:val="center"/>
              <w:rPr>
                <w:del w:id="1752" w:author="Zhao Chunjiang" w:date="2026-10-07T08:00:00Z"/>
              </w:rPr>
            </w:pPr>
            <w:del w:id="1753" w:author="Zhao Chunjiang" w:date="2026-10-07T08:00:00Z">
              <w:r>
                <w:delText>0</w:delText>
              </w:r>
            </w:del>
          </w:p>
        </w:tc>
        <w:tc>
          <w:tcPr>
            <w:tcW w:w="557" w:type="pct"/>
            <w:tcBorders>
              <w:top w:val="nil"/>
              <w:left w:val="nil"/>
              <w:bottom w:val="nil"/>
              <w:right w:val="nil"/>
            </w:tcBorders>
            <w:noWrap/>
            <w:vAlign w:val="bottom"/>
            <w:hideMark/>
          </w:tcPr>
          <w:p w14:paraId="2FE16D12" w14:textId="77777777" w:rsidR="00181D6E" w:rsidRPr="00A17463" w:rsidRDefault="00181D6E" w:rsidP="00672DF2">
            <w:pPr>
              <w:widowControl/>
              <w:jc w:val="center"/>
              <w:rPr>
                <w:del w:id="1754" w:author="Zhao Chunjiang" w:date="2026-10-07T08:00:00Z"/>
                <w:rFonts w:eastAsia="DengXian" w:cs="Times New Roman"/>
                <w:color w:val="000000"/>
                <w:kern w:val="0"/>
                <w:sz w:val="22"/>
              </w:rPr>
            </w:pPr>
            <w:del w:id="1755" w:author="Zhao Chunjiang" w:date="2026-10-07T08:00:00Z">
              <w:r>
                <w:rPr>
                  <w:rFonts w:eastAsia="DengXian" w:cs="Times New Roman"/>
                  <w:color w:val="000000"/>
                  <w:kern w:val="0"/>
                  <w:sz w:val="22"/>
                </w:rPr>
                <w:delText>15min</w:delText>
              </w:r>
            </w:del>
          </w:p>
        </w:tc>
        <w:tc>
          <w:tcPr>
            <w:tcW w:w="80" w:type="pct"/>
            <w:tcBorders>
              <w:top w:val="nil"/>
              <w:left w:val="nil"/>
              <w:bottom w:val="nil"/>
              <w:right w:val="nil"/>
            </w:tcBorders>
            <w:noWrap/>
            <w:vAlign w:val="bottom"/>
            <w:hideMark/>
          </w:tcPr>
          <w:p w14:paraId="76220887" w14:textId="77777777" w:rsidR="00181D6E" w:rsidRPr="00A17463" w:rsidRDefault="00181D6E" w:rsidP="00672DF2">
            <w:pPr>
              <w:widowControl/>
              <w:jc w:val="center"/>
              <w:rPr>
                <w:del w:id="1756" w:author="Zhao Chunjiang" w:date="2026-10-07T08:00:00Z"/>
                <w:rFonts w:eastAsia="DengXian" w:cs="Times New Roman"/>
                <w:color w:val="000000"/>
                <w:kern w:val="0"/>
                <w:sz w:val="22"/>
              </w:rPr>
            </w:pPr>
          </w:p>
        </w:tc>
        <w:tc>
          <w:tcPr>
            <w:tcW w:w="299" w:type="pct"/>
            <w:tcBorders>
              <w:top w:val="nil"/>
              <w:left w:val="nil"/>
              <w:bottom w:val="nil"/>
              <w:right w:val="nil"/>
            </w:tcBorders>
            <w:noWrap/>
            <w:hideMark/>
          </w:tcPr>
          <w:p w14:paraId="12AE1DB4" w14:textId="77777777" w:rsidR="00181D6E" w:rsidRPr="008F3E5B" w:rsidRDefault="00181D6E" w:rsidP="00672DF2">
            <w:pPr>
              <w:jc w:val="center"/>
              <w:rPr>
                <w:del w:id="1757" w:author="Zhao Chunjiang" w:date="2026-10-07T08:00:00Z"/>
              </w:rPr>
            </w:pPr>
            <w:del w:id="1758" w:author="Zhao Chunjiang" w:date="2026-10-07T08:00:00Z">
              <w:r>
                <w:delText>1</w:delText>
              </w:r>
            </w:del>
          </w:p>
        </w:tc>
        <w:tc>
          <w:tcPr>
            <w:tcW w:w="271" w:type="pct"/>
            <w:tcBorders>
              <w:top w:val="nil"/>
              <w:left w:val="nil"/>
              <w:bottom w:val="nil"/>
              <w:right w:val="nil"/>
            </w:tcBorders>
            <w:noWrap/>
            <w:hideMark/>
          </w:tcPr>
          <w:p w14:paraId="3CB64334" w14:textId="77777777" w:rsidR="00181D6E" w:rsidRPr="008F3E5B" w:rsidRDefault="00181D6E" w:rsidP="00672DF2">
            <w:pPr>
              <w:jc w:val="center"/>
              <w:rPr>
                <w:del w:id="1759" w:author="Zhao Chunjiang" w:date="2026-10-07T08:00:00Z"/>
              </w:rPr>
            </w:pPr>
            <w:del w:id="1760" w:author="Zhao Chunjiang" w:date="2026-10-07T08:00:00Z">
              <w:r>
                <w:delText>1</w:delText>
              </w:r>
            </w:del>
          </w:p>
        </w:tc>
        <w:tc>
          <w:tcPr>
            <w:tcW w:w="271" w:type="pct"/>
            <w:tcBorders>
              <w:top w:val="nil"/>
              <w:left w:val="nil"/>
              <w:bottom w:val="nil"/>
              <w:right w:val="nil"/>
            </w:tcBorders>
            <w:noWrap/>
            <w:hideMark/>
          </w:tcPr>
          <w:p w14:paraId="373D004D" w14:textId="77777777" w:rsidR="00181D6E" w:rsidRPr="008F3E5B" w:rsidRDefault="00181D6E" w:rsidP="00672DF2">
            <w:pPr>
              <w:jc w:val="center"/>
              <w:rPr>
                <w:del w:id="1761" w:author="Zhao Chunjiang" w:date="2026-10-07T08:00:00Z"/>
              </w:rPr>
            </w:pPr>
            <w:del w:id="1762" w:author="Zhao Chunjiang" w:date="2026-10-07T08:00:00Z">
              <w:r>
                <w:delText>0</w:delText>
              </w:r>
            </w:del>
          </w:p>
        </w:tc>
        <w:tc>
          <w:tcPr>
            <w:tcW w:w="271" w:type="pct"/>
            <w:tcBorders>
              <w:top w:val="nil"/>
              <w:left w:val="nil"/>
              <w:bottom w:val="nil"/>
              <w:right w:val="nil"/>
            </w:tcBorders>
            <w:noWrap/>
            <w:hideMark/>
          </w:tcPr>
          <w:p w14:paraId="3A415EB8" w14:textId="77777777" w:rsidR="00181D6E" w:rsidRPr="008F3E5B" w:rsidRDefault="00181D6E" w:rsidP="00672DF2">
            <w:pPr>
              <w:jc w:val="center"/>
              <w:rPr>
                <w:del w:id="1763" w:author="Zhao Chunjiang" w:date="2026-10-07T08:00:00Z"/>
              </w:rPr>
            </w:pPr>
            <w:del w:id="1764" w:author="Zhao Chunjiang" w:date="2026-10-07T08:00:00Z">
              <w:r>
                <w:delText>0</w:delText>
              </w:r>
            </w:del>
          </w:p>
        </w:tc>
        <w:tc>
          <w:tcPr>
            <w:tcW w:w="461" w:type="pct"/>
            <w:tcBorders>
              <w:top w:val="nil"/>
              <w:left w:val="nil"/>
              <w:bottom w:val="nil"/>
              <w:right w:val="nil"/>
            </w:tcBorders>
            <w:noWrap/>
            <w:hideMark/>
          </w:tcPr>
          <w:p w14:paraId="78DB7D06" w14:textId="77777777" w:rsidR="00181D6E" w:rsidRPr="008F3E5B" w:rsidRDefault="00181D6E" w:rsidP="00672DF2">
            <w:pPr>
              <w:jc w:val="center"/>
              <w:rPr>
                <w:del w:id="1765" w:author="Zhao Chunjiang" w:date="2026-10-07T08:00:00Z"/>
              </w:rPr>
            </w:pPr>
            <w:del w:id="1766" w:author="Zhao Chunjiang" w:date="2026-10-07T08:00:00Z">
              <w:r>
                <w:delText>0</w:delText>
              </w:r>
            </w:del>
          </w:p>
        </w:tc>
        <w:tc>
          <w:tcPr>
            <w:tcW w:w="557" w:type="pct"/>
            <w:tcBorders>
              <w:top w:val="nil"/>
              <w:left w:val="nil"/>
              <w:bottom w:val="nil"/>
              <w:right w:val="nil"/>
            </w:tcBorders>
            <w:noWrap/>
            <w:vAlign w:val="bottom"/>
            <w:hideMark/>
          </w:tcPr>
          <w:p w14:paraId="17585AA0" w14:textId="77777777" w:rsidR="00181D6E" w:rsidRPr="00A17463" w:rsidRDefault="00181D6E" w:rsidP="00672DF2">
            <w:pPr>
              <w:widowControl/>
              <w:jc w:val="center"/>
              <w:rPr>
                <w:del w:id="1767" w:author="Zhao Chunjiang" w:date="2026-10-07T08:00:00Z"/>
                <w:rFonts w:eastAsia="DengXian" w:cs="Times New Roman"/>
                <w:color w:val="000000"/>
                <w:kern w:val="0"/>
                <w:sz w:val="22"/>
              </w:rPr>
            </w:pPr>
            <w:del w:id="1768" w:author="Zhao Chunjiang" w:date="2026-10-07T08:00:00Z">
              <w:r>
                <w:rPr>
                  <w:rFonts w:eastAsia="DengXian" w:cs="Times New Roman"/>
                  <w:color w:val="000000"/>
                  <w:kern w:val="0"/>
                  <w:sz w:val="22"/>
                </w:rPr>
                <w:delText>40min</w:delText>
              </w:r>
            </w:del>
          </w:p>
        </w:tc>
      </w:tr>
      <w:tr w:rsidR="00181D6E" w:rsidRPr="00A17463" w14:paraId="54ECAB2F" w14:textId="77777777" w:rsidTr="00672DF2">
        <w:trPr>
          <w:trHeight w:val="315"/>
          <w:del w:id="1769" w:author="Zhao Chunjiang" w:date="2026-10-07T08:00:00Z"/>
        </w:trPr>
        <w:tc>
          <w:tcPr>
            <w:tcW w:w="555" w:type="pct"/>
            <w:tcBorders>
              <w:top w:val="nil"/>
              <w:left w:val="nil"/>
              <w:bottom w:val="nil"/>
              <w:right w:val="nil"/>
            </w:tcBorders>
            <w:noWrap/>
            <w:vAlign w:val="center"/>
            <w:hideMark/>
          </w:tcPr>
          <w:p w14:paraId="1E29264B" w14:textId="77777777" w:rsidR="00181D6E" w:rsidRPr="00A17463" w:rsidRDefault="00181D6E" w:rsidP="00672DF2">
            <w:pPr>
              <w:widowControl/>
              <w:jc w:val="left"/>
              <w:rPr>
                <w:del w:id="1770" w:author="Zhao Chunjiang" w:date="2026-10-07T08:00:00Z"/>
                <w:rFonts w:eastAsia="DengXian" w:cs="Times New Roman"/>
                <w:color w:val="000000"/>
                <w:kern w:val="0"/>
                <w:szCs w:val="24"/>
              </w:rPr>
            </w:pPr>
            <w:del w:id="1771" w:author="Zhao Chunjiang" w:date="2026-10-07T08:00:00Z">
              <w:r>
                <w:rPr>
                  <w:rFonts w:eastAsia="DengXian" w:cs="Times New Roman"/>
                  <w:color w:val="000000"/>
                  <w:kern w:val="0"/>
                  <w:szCs w:val="24"/>
                </w:rPr>
                <w:delText>Moxifloxacin</w:delText>
              </w:r>
            </w:del>
          </w:p>
        </w:tc>
        <w:tc>
          <w:tcPr>
            <w:tcW w:w="400" w:type="pct"/>
            <w:tcBorders>
              <w:top w:val="nil"/>
              <w:left w:val="nil"/>
              <w:bottom w:val="nil"/>
              <w:right w:val="nil"/>
            </w:tcBorders>
            <w:noWrap/>
            <w:hideMark/>
          </w:tcPr>
          <w:p w14:paraId="2BAEC0D2" w14:textId="77777777" w:rsidR="00181D6E" w:rsidRPr="008D3CCC" w:rsidRDefault="00181D6E" w:rsidP="00672DF2">
            <w:pPr>
              <w:jc w:val="center"/>
              <w:rPr>
                <w:del w:id="1772" w:author="Zhao Chunjiang" w:date="2026-10-07T08:00:00Z"/>
              </w:rPr>
            </w:pPr>
            <w:del w:id="1773" w:author="Zhao Chunjiang" w:date="2026-10-07T08:00:00Z">
              <w:r>
                <w:delText>1</w:delText>
              </w:r>
            </w:del>
          </w:p>
        </w:tc>
        <w:tc>
          <w:tcPr>
            <w:tcW w:w="271" w:type="pct"/>
            <w:tcBorders>
              <w:top w:val="nil"/>
              <w:left w:val="nil"/>
              <w:bottom w:val="nil"/>
              <w:right w:val="nil"/>
            </w:tcBorders>
            <w:noWrap/>
            <w:hideMark/>
          </w:tcPr>
          <w:p w14:paraId="6A280D41" w14:textId="77777777" w:rsidR="00181D6E" w:rsidRPr="008D3CCC" w:rsidRDefault="00181D6E" w:rsidP="00672DF2">
            <w:pPr>
              <w:jc w:val="center"/>
              <w:rPr>
                <w:del w:id="1774" w:author="Zhao Chunjiang" w:date="2026-10-07T08:00:00Z"/>
              </w:rPr>
            </w:pPr>
            <w:del w:id="1775" w:author="Zhao Chunjiang" w:date="2026-10-07T08:00:00Z">
              <w:r>
                <w:delText>1</w:delText>
              </w:r>
            </w:del>
          </w:p>
        </w:tc>
        <w:tc>
          <w:tcPr>
            <w:tcW w:w="275" w:type="pct"/>
            <w:tcBorders>
              <w:top w:val="nil"/>
              <w:left w:val="nil"/>
              <w:bottom w:val="nil"/>
              <w:right w:val="nil"/>
            </w:tcBorders>
            <w:noWrap/>
            <w:hideMark/>
          </w:tcPr>
          <w:p w14:paraId="1D917612" w14:textId="77777777" w:rsidR="00181D6E" w:rsidRPr="008D3CCC" w:rsidRDefault="00181D6E" w:rsidP="00672DF2">
            <w:pPr>
              <w:jc w:val="center"/>
              <w:rPr>
                <w:del w:id="1776" w:author="Zhao Chunjiang" w:date="2026-10-07T08:00:00Z"/>
              </w:rPr>
            </w:pPr>
            <w:del w:id="1777" w:author="Zhao Chunjiang" w:date="2026-10-07T08:00:00Z">
              <w:r>
                <w:delText>0</w:delText>
              </w:r>
            </w:del>
          </w:p>
        </w:tc>
        <w:tc>
          <w:tcPr>
            <w:tcW w:w="271" w:type="pct"/>
            <w:tcBorders>
              <w:top w:val="nil"/>
              <w:left w:val="nil"/>
              <w:bottom w:val="nil"/>
              <w:right w:val="nil"/>
            </w:tcBorders>
            <w:noWrap/>
            <w:hideMark/>
          </w:tcPr>
          <w:p w14:paraId="706B42E3" w14:textId="77777777" w:rsidR="00181D6E" w:rsidRPr="008D3CCC" w:rsidRDefault="00181D6E" w:rsidP="00672DF2">
            <w:pPr>
              <w:jc w:val="center"/>
              <w:rPr>
                <w:del w:id="1778" w:author="Zhao Chunjiang" w:date="2026-10-07T08:00:00Z"/>
              </w:rPr>
            </w:pPr>
            <w:del w:id="1779" w:author="Zhao Chunjiang" w:date="2026-10-07T08:00:00Z">
              <w:r>
                <w:delText>0</w:delText>
              </w:r>
            </w:del>
          </w:p>
        </w:tc>
        <w:tc>
          <w:tcPr>
            <w:tcW w:w="461" w:type="pct"/>
            <w:tcBorders>
              <w:top w:val="nil"/>
              <w:left w:val="nil"/>
              <w:bottom w:val="nil"/>
              <w:right w:val="nil"/>
            </w:tcBorders>
            <w:noWrap/>
            <w:hideMark/>
          </w:tcPr>
          <w:p w14:paraId="5DF20110" w14:textId="77777777" w:rsidR="00181D6E" w:rsidRPr="008D3CCC" w:rsidRDefault="00181D6E" w:rsidP="00672DF2">
            <w:pPr>
              <w:jc w:val="center"/>
              <w:rPr>
                <w:del w:id="1780" w:author="Zhao Chunjiang" w:date="2026-10-07T08:00:00Z"/>
              </w:rPr>
            </w:pPr>
            <w:del w:id="1781" w:author="Zhao Chunjiang" w:date="2026-10-07T08:00:00Z">
              <w:r>
                <w:delText>0</w:delText>
              </w:r>
            </w:del>
          </w:p>
        </w:tc>
        <w:tc>
          <w:tcPr>
            <w:tcW w:w="557" w:type="pct"/>
            <w:tcBorders>
              <w:top w:val="nil"/>
              <w:left w:val="nil"/>
              <w:bottom w:val="nil"/>
              <w:right w:val="nil"/>
            </w:tcBorders>
            <w:noWrap/>
            <w:vAlign w:val="bottom"/>
            <w:hideMark/>
          </w:tcPr>
          <w:p w14:paraId="281FB3BB" w14:textId="77777777" w:rsidR="00181D6E" w:rsidRPr="00A17463" w:rsidRDefault="00181D6E" w:rsidP="00672DF2">
            <w:pPr>
              <w:widowControl/>
              <w:jc w:val="center"/>
              <w:rPr>
                <w:del w:id="1782" w:author="Zhao Chunjiang" w:date="2026-10-07T08:00:00Z"/>
                <w:rFonts w:eastAsia="DengXian" w:cs="Times New Roman"/>
                <w:color w:val="000000"/>
                <w:kern w:val="0"/>
                <w:sz w:val="22"/>
              </w:rPr>
            </w:pPr>
            <w:del w:id="1783" w:author="Zhao Chunjiang" w:date="2026-10-07T08:00:00Z">
              <w:r>
                <w:rPr>
                  <w:rFonts w:eastAsia="DengXian" w:cs="Times New Roman"/>
                  <w:color w:val="000000"/>
                  <w:kern w:val="0"/>
                  <w:sz w:val="22"/>
                </w:rPr>
                <w:delText>15min</w:delText>
              </w:r>
            </w:del>
          </w:p>
        </w:tc>
        <w:tc>
          <w:tcPr>
            <w:tcW w:w="80" w:type="pct"/>
            <w:tcBorders>
              <w:top w:val="nil"/>
              <w:left w:val="nil"/>
              <w:bottom w:val="nil"/>
              <w:right w:val="nil"/>
            </w:tcBorders>
            <w:noWrap/>
            <w:vAlign w:val="bottom"/>
            <w:hideMark/>
          </w:tcPr>
          <w:p w14:paraId="633EDC81" w14:textId="77777777" w:rsidR="00181D6E" w:rsidRPr="00A17463" w:rsidRDefault="00181D6E" w:rsidP="00672DF2">
            <w:pPr>
              <w:widowControl/>
              <w:jc w:val="center"/>
              <w:rPr>
                <w:del w:id="1784" w:author="Zhao Chunjiang" w:date="2026-10-07T08:00:00Z"/>
                <w:rFonts w:eastAsia="DengXian" w:cs="Times New Roman"/>
                <w:color w:val="000000"/>
                <w:kern w:val="0"/>
                <w:sz w:val="22"/>
              </w:rPr>
            </w:pPr>
          </w:p>
        </w:tc>
        <w:tc>
          <w:tcPr>
            <w:tcW w:w="299" w:type="pct"/>
            <w:tcBorders>
              <w:top w:val="nil"/>
              <w:left w:val="nil"/>
              <w:bottom w:val="nil"/>
              <w:right w:val="nil"/>
            </w:tcBorders>
            <w:noWrap/>
            <w:hideMark/>
          </w:tcPr>
          <w:p w14:paraId="7D9E3D51" w14:textId="77777777" w:rsidR="00181D6E" w:rsidRPr="008F3E5B" w:rsidRDefault="00181D6E" w:rsidP="00672DF2">
            <w:pPr>
              <w:jc w:val="center"/>
              <w:rPr>
                <w:del w:id="1785" w:author="Zhao Chunjiang" w:date="2026-10-07T08:00:00Z"/>
              </w:rPr>
            </w:pPr>
            <w:del w:id="1786" w:author="Zhao Chunjiang" w:date="2026-10-07T08:00:00Z">
              <w:r>
                <w:delText>1</w:delText>
              </w:r>
            </w:del>
          </w:p>
        </w:tc>
        <w:tc>
          <w:tcPr>
            <w:tcW w:w="271" w:type="pct"/>
            <w:tcBorders>
              <w:top w:val="nil"/>
              <w:left w:val="nil"/>
              <w:bottom w:val="nil"/>
              <w:right w:val="nil"/>
            </w:tcBorders>
            <w:noWrap/>
            <w:hideMark/>
          </w:tcPr>
          <w:p w14:paraId="3AA34151" w14:textId="77777777" w:rsidR="00181D6E" w:rsidRPr="008F3E5B" w:rsidRDefault="00181D6E" w:rsidP="00672DF2">
            <w:pPr>
              <w:jc w:val="center"/>
              <w:rPr>
                <w:del w:id="1787" w:author="Zhao Chunjiang" w:date="2026-10-07T08:00:00Z"/>
              </w:rPr>
            </w:pPr>
            <w:del w:id="1788" w:author="Zhao Chunjiang" w:date="2026-10-07T08:00:00Z">
              <w:r>
                <w:delText>1</w:delText>
              </w:r>
            </w:del>
          </w:p>
        </w:tc>
        <w:tc>
          <w:tcPr>
            <w:tcW w:w="271" w:type="pct"/>
            <w:tcBorders>
              <w:top w:val="nil"/>
              <w:left w:val="nil"/>
              <w:bottom w:val="nil"/>
              <w:right w:val="nil"/>
            </w:tcBorders>
            <w:noWrap/>
            <w:hideMark/>
          </w:tcPr>
          <w:p w14:paraId="240D81B1" w14:textId="77777777" w:rsidR="00181D6E" w:rsidRPr="008F3E5B" w:rsidRDefault="00181D6E" w:rsidP="00672DF2">
            <w:pPr>
              <w:jc w:val="center"/>
              <w:rPr>
                <w:del w:id="1789" w:author="Zhao Chunjiang" w:date="2026-10-07T08:00:00Z"/>
              </w:rPr>
            </w:pPr>
            <w:del w:id="1790" w:author="Zhao Chunjiang" w:date="2026-10-07T08:00:00Z">
              <w:r>
                <w:delText>0</w:delText>
              </w:r>
            </w:del>
          </w:p>
        </w:tc>
        <w:tc>
          <w:tcPr>
            <w:tcW w:w="271" w:type="pct"/>
            <w:tcBorders>
              <w:top w:val="nil"/>
              <w:left w:val="nil"/>
              <w:bottom w:val="nil"/>
              <w:right w:val="nil"/>
            </w:tcBorders>
            <w:noWrap/>
            <w:hideMark/>
          </w:tcPr>
          <w:p w14:paraId="35351ECB" w14:textId="77777777" w:rsidR="00181D6E" w:rsidRPr="008F3E5B" w:rsidRDefault="00181D6E" w:rsidP="00672DF2">
            <w:pPr>
              <w:jc w:val="center"/>
              <w:rPr>
                <w:del w:id="1791" w:author="Zhao Chunjiang" w:date="2026-10-07T08:00:00Z"/>
              </w:rPr>
            </w:pPr>
            <w:del w:id="1792" w:author="Zhao Chunjiang" w:date="2026-10-07T08:00:00Z">
              <w:r>
                <w:delText>0</w:delText>
              </w:r>
            </w:del>
          </w:p>
        </w:tc>
        <w:tc>
          <w:tcPr>
            <w:tcW w:w="461" w:type="pct"/>
            <w:tcBorders>
              <w:top w:val="nil"/>
              <w:left w:val="nil"/>
              <w:bottom w:val="nil"/>
              <w:right w:val="nil"/>
            </w:tcBorders>
            <w:noWrap/>
            <w:hideMark/>
          </w:tcPr>
          <w:p w14:paraId="51EB3420" w14:textId="77777777" w:rsidR="00181D6E" w:rsidRPr="008F3E5B" w:rsidRDefault="00181D6E" w:rsidP="00672DF2">
            <w:pPr>
              <w:jc w:val="center"/>
              <w:rPr>
                <w:del w:id="1793" w:author="Zhao Chunjiang" w:date="2026-10-07T08:00:00Z"/>
              </w:rPr>
            </w:pPr>
            <w:del w:id="1794" w:author="Zhao Chunjiang" w:date="2026-10-07T08:00:00Z">
              <w:r>
                <w:delText>0</w:delText>
              </w:r>
            </w:del>
          </w:p>
        </w:tc>
        <w:tc>
          <w:tcPr>
            <w:tcW w:w="557" w:type="pct"/>
            <w:tcBorders>
              <w:top w:val="nil"/>
              <w:left w:val="nil"/>
              <w:bottom w:val="nil"/>
              <w:right w:val="nil"/>
            </w:tcBorders>
            <w:noWrap/>
            <w:vAlign w:val="bottom"/>
            <w:hideMark/>
          </w:tcPr>
          <w:p w14:paraId="473B9C6C" w14:textId="77777777" w:rsidR="00181D6E" w:rsidRPr="00A17463" w:rsidRDefault="00181D6E" w:rsidP="00672DF2">
            <w:pPr>
              <w:widowControl/>
              <w:jc w:val="center"/>
              <w:rPr>
                <w:del w:id="1795" w:author="Zhao Chunjiang" w:date="2026-10-07T08:00:00Z"/>
                <w:rFonts w:eastAsia="DengXian" w:cs="Times New Roman"/>
                <w:color w:val="000000"/>
                <w:kern w:val="0"/>
                <w:sz w:val="22"/>
              </w:rPr>
            </w:pPr>
            <w:del w:id="1796" w:author="Zhao Chunjiang" w:date="2026-10-07T08:00:00Z">
              <w:r>
                <w:rPr>
                  <w:rFonts w:eastAsia="DengXian" w:cs="Times New Roman"/>
                  <w:color w:val="000000"/>
                  <w:kern w:val="0"/>
                  <w:sz w:val="22"/>
                </w:rPr>
                <w:delText>40min</w:delText>
              </w:r>
            </w:del>
          </w:p>
        </w:tc>
      </w:tr>
      <w:tr w:rsidR="00181D6E" w:rsidRPr="00A17463" w14:paraId="5F88EF35" w14:textId="77777777" w:rsidTr="00672DF2">
        <w:trPr>
          <w:trHeight w:val="330"/>
          <w:del w:id="1797" w:author="Zhao Chunjiang" w:date="2026-10-07T08:00:00Z"/>
        </w:trPr>
        <w:tc>
          <w:tcPr>
            <w:tcW w:w="555" w:type="pct"/>
            <w:tcBorders>
              <w:top w:val="nil"/>
              <w:left w:val="nil"/>
              <w:bottom w:val="single" w:sz="12" w:space="0" w:color="auto"/>
              <w:right w:val="nil"/>
            </w:tcBorders>
            <w:noWrap/>
            <w:vAlign w:val="center"/>
            <w:hideMark/>
          </w:tcPr>
          <w:p w14:paraId="166FFCA6" w14:textId="77777777" w:rsidR="00181D6E" w:rsidRPr="00A17463" w:rsidRDefault="00181D6E" w:rsidP="00672DF2">
            <w:pPr>
              <w:widowControl/>
              <w:jc w:val="left"/>
              <w:rPr>
                <w:del w:id="1798" w:author="Zhao Chunjiang" w:date="2026-10-07T08:00:00Z"/>
                <w:rFonts w:eastAsia="DengXian" w:cs="Times New Roman"/>
                <w:color w:val="000000"/>
                <w:kern w:val="0"/>
                <w:szCs w:val="24"/>
              </w:rPr>
            </w:pPr>
            <w:del w:id="1799" w:author="Zhao Chunjiang" w:date="2026-10-07T08:00:00Z">
              <w:r>
                <w:rPr>
                  <w:rFonts w:eastAsia="DengXian" w:cs="Times New Roman"/>
                  <w:color w:val="000000"/>
                  <w:kern w:val="0"/>
                  <w:szCs w:val="24"/>
                </w:rPr>
                <w:delText>SXT</w:delText>
              </w:r>
              <w:r>
                <w:rPr>
                  <w:rFonts w:eastAsia="DengXian" w:cs="Times New Roman"/>
                  <w:color w:val="000000"/>
                  <w:kern w:val="0"/>
                  <w:szCs w:val="24"/>
                  <w:vertAlign w:val="superscript"/>
                </w:rPr>
                <w:delText>b</w:delText>
              </w:r>
            </w:del>
          </w:p>
        </w:tc>
        <w:tc>
          <w:tcPr>
            <w:tcW w:w="400" w:type="pct"/>
            <w:tcBorders>
              <w:top w:val="nil"/>
              <w:left w:val="nil"/>
              <w:bottom w:val="single" w:sz="12" w:space="0" w:color="auto"/>
              <w:right w:val="nil"/>
            </w:tcBorders>
            <w:noWrap/>
            <w:hideMark/>
          </w:tcPr>
          <w:p w14:paraId="613C2639" w14:textId="77777777" w:rsidR="00181D6E" w:rsidRPr="008D3CCC" w:rsidRDefault="00181D6E" w:rsidP="00672DF2">
            <w:pPr>
              <w:jc w:val="center"/>
              <w:rPr>
                <w:del w:id="1800" w:author="Zhao Chunjiang" w:date="2026-10-07T08:00:00Z"/>
              </w:rPr>
            </w:pPr>
            <w:del w:id="1801" w:author="Zhao Chunjiang" w:date="2026-10-07T08:00:00Z">
              <w:r>
                <w:delText>89.8</w:delText>
              </w:r>
            </w:del>
          </w:p>
        </w:tc>
        <w:tc>
          <w:tcPr>
            <w:tcW w:w="271" w:type="pct"/>
            <w:tcBorders>
              <w:top w:val="nil"/>
              <w:left w:val="nil"/>
              <w:bottom w:val="single" w:sz="12" w:space="0" w:color="auto"/>
              <w:right w:val="nil"/>
            </w:tcBorders>
            <w:noWrap/>
            <w:hideMark/>
          </w:tcPr>
          <w:p w14:paraId="5B934234" w14:textId="77777777" w:rsidR="00181D6E" w:rsidRPr="008D3CCC" w:rsidRDefault="00181D6E" w:rsidP="00672DF2">
            <w:pPr>
              <w:jc w:val="center"/>
              <w:rPr>
                <w:del w:id="1802" w:author="Zhao Chunjiang" w:date="2026-10-07T08:00:00Z"/>
              </w:rPr>
            </w:pPr>
            <w:del w:id="1803" w:author="Zhao Chunjiang" w:date="2026-10-07T08:00:00Z">
              <w:r>
                <w:delText>89.8</w:delText>
              </w:r>
            </w:del>
          </w:p>
        </w:tc>
        <w:tc>
          <w:tcPr>
            <w:tcW w:w="275" w:type="pct"/>
            <w:tcBorders>
              <w:top w:val="nil"/>
              <w:left w:val="nil"/>
              <w:bottom w:val="single" w:sz="12" w:space="0" w:color="auto"/>
              <w:right w:val="nil"/>
            </w:tcBorders>
            <w:noWrap/>
            <w:hideMark/>
          </w:tcPr>
          <w:p w14:paraId="3B5FBB81" w14:textId="77777777" w:rsidR="00181D6E" w:rsidRPr="008D3CCC" w:rsidRDefault="00181D6E" w:rsidP="00672DF2">
            <w:pPr>
              <w:jc w:val="center"/>
              <w:rPr>
                <w:del w:id="1804" w:author="Zhao Chunjiang" w:date="2026-10-07T08:00:00Z"/>
              </w:rPr>
            </w:pPr>
            <w:del w:id="1805" w:author="Zhao Chunjiang" w:date="2026-10-07T08:00:00Z">
              <w:r>
                <w:delText>3.1</w:delText>
              </w:r>
            </w:del>
          </w:p>
        </w:tc>
        <w:tc>
          <w:tcPr>
            <w:tcW w:w="271" w:type="pct"/>
            <w:tcBorders>
              <w:top w:val="nil"/>
              <w:left w:val="nil"/>
              <w:bottom w:val="single" w:sz="12" w:space="0" w:color="auto"/>
              <w:right w:val="nil"/>
            </w:tcBorders>
            <w:noWrap/>
            <w:hideMark/>
          </w:tcPr>
          <w:p w14:paraId="62A90BF1" w14:textId="77777777" w:rsidR="00181D6E" w:rsidRPr="008D3CCC" w:rsidRDefault="00181D6E" w:rsidP="00672DF2">
            <w:pPr>
              <w:jc w:val="center"/>
              <w:rPr>
                <w:del w:id="1806" w:author="Zhao Chunjiang" w:date="2026-10-07T08:00:00Z"/>
              </w:rPr>
            </w:pPr>
            <w:del w:id="1807" w:author="Zhao Chunjiang" w:date="2026-10-07T08:00:00Z">
              <w:r>
                <w:delText>2.4</w:delText>
              </w:r>
            </w:del>
          </w:p>
        </w:tc>
        <w:tc>
          <w:tcPr>
            <w:tcW w:w="461" w:type="pct"/>
            <w:tcBorders>
              <w:top w:val="nil"/>
              <w:left w:val="nil"/>
              <w:bottom w:val="single" w:sz="12" w:space="0" w:color="auto"/>
              <w:right w:val="nil"/>
            </w:tcBorders>
            <w:noWrap/>
            <w:hideMark/>
          </w:tcPr>
          <w:p w14:paraId="0A3C12B7" w14:textId="77777777" w:rsidR="00181D6E" w:rsidRDefault="00181D6E" w:rsidP="00672DF2">
            <w:pPr>
              <w:jc w:val="center"/>
              <w:rPr>
                <w:del w:id="1808" w:author="Zhao Chunjiang" w:date="2026-10-07T08:00:00Z"/>
              </w:rPr>
            </w:pPr>
            <w:del w:id="1809" w:author="Zhao Chunjiang" w:date="2026-10-07T08:00:00Z">
              <w:r>
                <w:delText>4.7</w:delText>
              </w:r>
            </w:del>
          </w:p>
        </w:tc>
        <w:tc>
          <w:tcPr>
            <w:tcW w:w="557" w:type="pct"/>
            <w:tcBorders>
              <w:top w:val="nil"/>
              <w:left w:val="nil"/>
              <w:bottom w:val="single" w:sz="12" w:space="0" w:color="auto"/>
              <w:right w:val="nil"/>
            </w:tcBorders>
            <w:noWrap/>
            <w:vAlign w:val="bottom"/>
            <w:hideMark/>
          </w:tcPr>
          <w:p w14:paraId="3DA6BB1E" w14:textId="77777777" w:rsidR="00181D6E" w:rsidRPr="00A17463" w:rsidRDefault="00181D6E" w:rsidP="00672DF2">
            <w:pPr>
              <w:widowControl/>
              <w:jc w:val="center"/>
              <w:rPr>
                <w:del w:id="1810" w:author="Zhao Chunjiang" w:date="2026-10-07T08:00:00Z"/>
                <w:rFonts w:eastAsia="DengXian" w:cs="Times New Roman"/>
                <w:color w:val="000000"/>
                <w:kern w:val="0"/>
                <w:sz w:val="22"/>
              </w:rPr>
            </w:pPr>
            <w:del w:id="1811" w:author="Zhao Chunjiang" w:date="2026-10-07T08:00:00Z">
              <w:r>
                <w:rPr>
                  <w:rFonts w:eastAsia="DengXian" w:cs="Times New Roman"/>
                  <w:color w:val="000000"/>
                  <w:kern w:val="0"/>
                  <w:sz w:val="22"/>
                </w:rPr>
                <w:delText>17min</w:delText>
              </w:r>
            </w:del>
          </w:p>
        </w:tc>
        <w:tc>
          <w:tcPr>
            <w:tcW w:w="80" w:type="pct"/>
            <w:tcBorders>
              <w:top w:val="nil"/>
              <w:left w:val="nil"/>
              <w:bottom w:val="single" w:sz="12" w:space="0" w:color="auto"/>
              <w:right w:val="nil"/>
            </w:tcBorders>
            <w:noWrap/>
            <w:vAlign w:val="bottom"/>
            <w:hideMark/>
          </w:tcPr>
          <w:p w14:paraId="4065300F" w14:textId="77777777" w:rsidR="00181D6E" w:rsidRPr="00A17463" w:rsidRDefault="00181D6E" w:rsidP="00672DF2">
            <w:pPr>
              <w:widowControl/>
              <w:jc w:val="center"/>
              <w:rPr>
                <w:del w:id="1812" w:author="Zhao Chunjiang" w:date="2026-10-07T08:00:00Z"/>
                <w:rFonts w:eastAsia="DengXian" w:cs="Times New Roman"/>
                <w:color w:val="000000"/>
                <w:kern w:val="0"/>
                <w:sz w:val="22"/>
              </w:rPr>
            </w:pPr>
          </w:p>
        </w:tc>
        <w:tc>
          <w:tcPr>
            <w:tcW w:w="299" w:type="pct"/>
            <w:tcBorders>
              <w:top w:val="nil"/>
              <w:left w:val="nil"/>
              <w:bottom w:val="single" w:sz="12" w:space="0" w:color="auto"/>
              <w:right w:val="nil"/>
            </w:tcBorders>
            <w:noWrap/>
            <w:hideMark/>
          </w:tcPr>
          <w:p w14:paraId="04F19834" w14:textId="77777777" w:rsidR="00181D6E" w:rsidRPr="008F3E5B" w:rsidRDefault="00181D6E" w:rsidP="00672DF2">
            <w:pPr>
              <w:jc w:val="center"/>
              <w:rPr>
                <w:del w:id="1813" w:author="Zhao Chunjiang" w:date="2026-10-07T08:00:00Z"/>
              </w:rPr>
            </w:pPr>
            <w:del w:id="1814" w:author="Zhao Chunjiang" w:date="2026-10-07T08:00:00Z">
              <w:r>
                <w:delText>94.5</w:delText>
              </w:r>
            </w:del>
          </w:p>
        </w:tc>
        <w:tc>
          <w:tcPr>
            <w:tcW w:w="271" w:type="pct"/>
            <w:tcBorders>
              <w:top w:val="nil"/>
              <w:left w:val="nil"/>
              <w:bottom w:val="single" w:sz="12" w:space="0" w:color="auto"/>
              <w:right w:val="nil"/>
            </w:tcBorders>
            <w:noWrap/>
            <w:hideMark/>
          </w:tcPr>
          <w:p w14:paraId="4368B3D2" w14:textId="77777777" w:rsidR="00181D6E" w:rsidRPr="008F3E5B" w:rsidRDefault="00181D6E" w:rsidP="00672DF2">
            <w:pPr>
              <w:jc w:val="center"/>
              <w:rPr>
                <w:del w:id="1815" w:author="Zhao Chunjiang" w:date="2026-10-07T08:00:00Z"/>
              </w:rPr>
            </w:pPr>
            <w:del w:id="1816" w:author="Zhao Chunjiang" w:date="2026-10-07T08:00:00Z">
              <w:r>
                <w:delText>94.5</w:delText>
              </w:r>
            </w:del>
          </w:p>
        </w:tc>
        <w:tc>
          <w:tcPr>
            <w:tcW w:w="271" w:type="pct"/>
            <w:tcBorders>
              <w:top w:val="nil"/>
              <w:left w:val="nil"/>
              <w:bottom w:val="single" w:sz="12" w:space="0" w:color="auto"/>
              <w:right w:val="nil"/>
            </w:tcBorders>
            <w:noWrap/>
            <w:hideMark/>
          </w:tcPr>
          <w:p w14:paraId="22C74A38" w14:textId="77777777" w:rsidR="00181D6E" w:rsidRPr="008F3E5B" w:rsidRDefault="00181D6E" w:rsidP="00672DF2">
            <w:pPr>
              <w:jc w:val="center"/>
              <w:rPr>
                <w:del w:id="1817" w:author="Zhao Chunjiang" w:date="2026-10-07T08:00:00Z"/>
              </w:rPr>
            </w:pPr>
            <w:del w:id="1818" w:author="Zhao Chunjiang" w:date="2026-10-07T08:00:00Z">
              <w:r>
                <w:delText>0.8</w:delText>
              </w:r>
            </w:del>
          </w:p>
        </w:tc>
        <w:tc>
          <w:tcPr>
            <w:tcW w:w="271" w:type="pct"/>
            <w:tcBorders>
              <w:top w:val="nil"/>
              <w:left w:val="nil"/>
              <w:bottom w:val="single" w:sz="12" w:space="0" w:color="auto"/>
              <w:right w:val="nil"/>
            </w:tcBorders>
            <w:noWrap/>
            <w:hideMark/>
          </w:tcPr>
          <w:p w14:paraId="52771265" w14:textId="77777777" w:rsidR="00181D6E" w:rsidRPr="008F3E5B" w:rsidRDefault="00181D6E" w:rsidP="00672DF2">
            <w:pPr>
              <w:jc w:val="center"/>
              <w:rPr>
                <w:del w:id="1819" w:author="Zhao Chunjiang" w:date="2026-10-07T08:00:00Z"/>
              </w:rPr>
            </w:pPr>
            <w:del w:id="1820" w:author="Zhao Chunjiang" w:date="2026-10-07T08:00:00Z">
              <w:r>
                <w:delText>1.6</w:delText>
              </w:r>
            </w:del>
          </w:p>
        </w:tc>
        <w:tc>
          <w:tcPr>
            <w:tcW w:w="461" w:type="pct"/>
            <w:tcBorders>
              <w:top w:val="nil"/>
              <w:left w:val="nil"/>
              <w:bottom w:val="single" w:sz="12" w:space="0" w:color="auto"/>
              <w:right w:val="nil"/>
            </w:tcBorders>
            <w:noWrap/>
            <w:hideMark/>
          </w:tcPr>
          <w:p w14:paraId="3D09948B" w14:textId="77777777" w:rsidR="00181D6E" w:rsidRDefault="00181D6E" w:rsidP="00672DF2">
            <w:pPr>
              <w:jc w:val="center"/>
              <w:rPr>
                <w:del w:id="1821" w:author="Zhao Chunjiang" w:date="2026-10-07T08:00:00Z"/>
              </w:rPr>
            </w:pPr>
            <w:del w:id="1822" w:author="Zhao Chunjiang" w:date="2026-10-07T08:00:00Z">
              <w:r>
                <w:delText>3.1</w:delText>
              </w:r>
            </w:del>
          </w:p>
        </w:tc>
        <w:tc>
          <w:tcPr>
            <w:tcW w:w="557" w:type="pct"/>
            <w:tcBorders>
              <w:top w:val="nil"/>
              <w:left w:val="nil"/>
              <w:bottom w:val="single" w:sz="12" w:space="0" w:color="auto"/>
              <w:right w:val="nil"/>
            </w:tcBorders>
            <w:noWrap/>
            <w:vAlign w:val="bottom"/>
            <w:hideMark/>
          </w:tcPr>
          <w:p w14:paraId="339468E5" w14:textId="77777777" w:rsidR="00181D6E" w:rsidRPr="00A17463" w:rsidRDefault="00181D6E" w:rsidP="00672DF2">
            <w:pPr>
              <w:widowControl/>
              <w:jc w:val="center"/>
              <w:rPr>
                <w:del w:id="1823" w:author="Zhao Chunjiang" w:date="2026-10-07T08:00:00Z"/>
                <w:rFonts w:eastAsia="DengXian" w:cs="Times New Roman"/>
                <w:color w:val="000000"/>
                <w:kern w:val="0"/>
                <w:sz w:val="22"/>
              </w:rPr>
            </w:pPr>
            <w:del w:id="1824" w:author="Zhao Chunjiang" w:date="2026-10-07T08:00:00Z">
              <w:r>
                <w:rPr>
                  <w:rFonts w:eastAsia="DengXian" w:cs="Times New Roman"/>
                  <w:color w:val="000000"/>
                  <w:kern w:val="0"/>
                  <w:sz w:val="22"/>
                </w:rPr>
                <w:delText>46min</w:delText>
              </w:r>
            </w:del>
          </w:p>
        </w:tc>
      </w:tr>
    </w:tbl>
    <w:p w14:paraId="234DB22D" w14:textId="77777777" w:rsidR="00181D6E" w:rsidRDefault="00181D6E" w:rsidP="002344E3">
      <w:pPr>
        <w:rPr>
          <w:del w:id="1825" w:author="Zhao Chunjiang" w:date="2026-10-07T08:00:00Z"/>
        </w:rPr>
      </w:pPr>
      <w:del w:id="1826" w:author="Zhao Chunjiang" w:date="2026-10-07T08:00:00Z">
        <w:r>
          <w:rPr>
            <w:vertAlign w:val="superscript"/>
          </w:rPr>
          <w:delText>a</w:delText>
        </w:r>
        <w:r>
          <w:rPr>
            <w:rFonts w:eastAsia="DengXian" w:cs="Times New Roman"/>
            <w:color w:val="000000"/>
            <w:kern w:val="0"/>
            <w:sz w:val="22"/>
          </w:rPr>
          <w:delText xml:space="preserve"> AMC: amoxicillin-clavulanic acid</w:delText>
        </w:r>
      </w:del>
    </w:p>
    <w:p w14:paraId="76B92DBA" w14:textId="77777777" w:rsidR="00181D6E" w:rsidRDefault="00181D6E" w:rsidP="002344E3">
      <w:pPr>
        <w:rPr>
          <w:del w:id="1827" w:author="Zhao Chunjiang" w:date="2026-10-07T08:00:00Z"/>
          <w:rFonts w:eastAsia="DengXian" w:cs="Times New Roman"/>
          <w:color w:val="000000"/>
          <w:kern w:val="0"/>
          <w:sz w:val="22"/>
        </w:rPr>
      </w:pPr>
      <w:del w:id="1828" w:author="Zhao Chunjiang" w:date="2026-10-07T08:00:00Z">
        <w:r>
          <w:rPr>
            <w:vertAlign w:val="superscript"/>
          </w:rPr>
          <w:delText>b</w:delText>
        </w:r>
        <w:r>
          <w:rPr>
            <w:rFonts w:eastAsia="DengXian" w:cs="Times New Roman"/>
            <w:color w:val="000000"/>
            <w:kern w:val="0"/>
            <w:sz w:val="22"/>
          </w:rPr>
          <w:delText xml:space="preserve"> SXT: sulfamethoxazole-trimethoprim</w:delText>
        </w:r>
      </w:del>
    </w:p>
    <w:p w14:paraId="391C406B" w14:textId="77777777" w:rsidR="00181D6E" w:rsidRDefault="00181D6E" w:rsidP="002344E3">
      <w:pPr>
        <w:rPr>
          <w:del w:id="1829" w:author="Zhao Chunjiang" w:date="2026-10-07T08:00:00Z"/>
        </w:rPr>
      </w:pPr>
      <w:del w:id="1830" w:author="Zhao Chunjiang" w:date="2026-10-07T08:00:00Z">
        <w:r>
          <w:rPr>
            <w:rFonts w:hint="eastAsia"/>
            <w:vertAlign w:val="superscript"/>
          </w:rPr>
          <w:delText>c</w:delText>
        </w:r>
        <w:r>
          <w:delText>EA: essential agreement</w:delText>
        </w:r>
      </w:del>
    </w:p>
    <w:p w14:paraId="0BE0087D" w14:textId="77777777" w:rsidR="00181D6E" w:rsidRDefault="00181D6E" w:rsidP="002344E3">
      <w:pPr>
        <w:rPr>
          <w:del w:id="1831" w:author="Zhao Chunjiang" w:date="2026-10-07T08:00:00Z"/>
        </w:rPr>
      </w:pPr>
      <w:del w:id="1832" w:author="Zhao Chunjiang" w:date="2026-10-07T08:00:00Z">
        <w:r>
          <w:rPr>
            <w:vertAlign w:val="superscript"/>
          </w:rPr>
          <w:delText>d</w:delText>
        </w:r>
        <w:r>
          <w:delText>CA: categorical agreement</w:delText>
        </w:r>
      </w:del>
    </w:p>
    <w:p w14:paraId="2CB25F0E" w14:textId="77777777" w:rsidR="00181D6E" w:rsidRDefault="00181D6E" w:rsidP="002344E3">
      <w:pPr>
        <w:rPr>
          <w:del w:id="1833" w:author="Zhao Chunjiang" w:date="2026-10-07T08:00:00Z"/>
        </w:rPr>
      </w:pPr>
      <w:del w:id="1834" w:author="Zhao Chunjiang" w:date="2026-10-07T08:00:00Z">
        <w:r>
          <w:rPr>
            <w:vertAlign w:val="superscript"/>
          </w:rPr>
          <w:delText>e</w:delText>
        </w:r>
        <w:r>
          <w:delText>VME: very major error</w:delText>
        </w:r>
      </w:del>
    </w:p>
    <w:p w14:paraId="51F5660A" w14:textId="77777777" w:rsidR="00181D6E" w:rsidRDefault="00181D6E" w:rsidP="002344E3">
      <w:pPr>
        <w:rPr>
          <w:del w:id="1835" w:author="Zhao Chunjiang" w:date="2026-10-07T08:00:00Z"/>
        </w:rPr>
      </w:pPr>
      <w:del w:id="1836" w:author="Zhao Chunjiang" w:date="2026-10-07T08:00:00Z">
        <w:r>
          <w:rPr>
            <w:vertAlign w:val="superscript"/>
          </w:rPr>
          <w:delText>f</w:delText>
        </w:r>
        <w:r>
          <w:delText>ME: major error</w:delText>
        </w:r>
      </w:del>
    </w:p>
    <w:p w14:paraId="4E587230" w14:textId="77777777" w:rsidR="00181D6E" w:rsidRDefault="00181D6E" w:rsidP="002344E3">
      <w:pPr>
        <w:rPr>
          <w:del w:id="1837" w:author="Zhao Chunjiang" w:date="2026-10-07T08:00:00Z"/>
        </w:rPr>
      </w:pPr>
    </w:p>
    <w:p w14:paraId="32216C23" w14:textId="77777777" w:rsidR="00181D6E" w:rsidRPr="0004438E" w:rsidRDefault="00181D6E" w:rsidP="002344E3">
      <w:pPr>
        <w:rPr>
          <w:del w:id="1838" w:author="Zhao Chunjiang" w:date="2026-10-07T08:00:00Z"/>
        </w:rPr>
      </w:pPr>
    </w:p>
    <w:p w14:paraId="473E463E" w14:textId="77777777" w:rsidR="005C1602" w:rsidRDefault="00000000">
      <w:pPr>
        <w:pStyle w:val="a"/>
        <w:rPr>
          <w:ins w:id="1839" w:author="Zhao Chunjiang" w:date="2026-10-07T08:00:00Z"/>
        </w:rPr>
      </w:pPr>
      <w:ins w:id="1840" w:author="Zhao Chunjiang" w:date="2026-10-07T08:00:00Z">
        <w:r>
          <w:t>Tables</w:t>
        </w:r>
      </w:ins>
    </w:p>
    <w:p w14:paraId="3B1995F6" w14:textId="77777777" w:rsidR="005C1602" w:rsidRDefault="00000000">
      <w:pPr>
        <w:snapToGrid w:val="0"/>
        <w:spacing w:after="40" w:line="240" w:lineRule="auto"/>
        <w:rPr>
          <w:ins w:id="1841" w:author="Zhao Chunjiang" w:date="2026-10-07T08:00:00Z"/>
        </w:rPr>
      </w:pPr>
      <w:ins w:id="1842" w:author="Zhao Chunjiang" w:date="2026-10-07T08:00:00Z">
        <w:r>
          <w:rPr>
            <w:rFonts w:eastAsia="Times New Roman" w:cs="Times New Roman"/>
            <w:b/>
            <w:bCs/>
            <w:sz w:val="20"/>
            <w:szCs w:val="20"/>
          </w:rPr>
          <w:t xml:space="preserve">Table 1. </w:t>
        </w:r>
        <w:r>
          <w:rPr>
            <w:rFonts w:eastAsia="Times New Roman" w:cs="Times New Roman"/>
            <w:sz w:val="20"/>
            <w:szCs w:val="20"/>
          </w:rPr>
          <w:t xml:space="preserve">Characteristics and antimicrobial susceptibility of the training (n = 927) and clinical validation (n = 48) </w:t>
        </w:r>
        <w:r>
          <w:rPr>
            <w:rFonts w:eastAsia="Times New Roman" w:cs="Times New Roman"/>
            <w:i/>
            <w:iCs/>
            <w:sz w:val="20"/>
            <w:szCs w:val="20"/>
          </w:rPr>
          <w:t>S. pneumoniae</w:t>
        </w:r>
        <w:r>
          <w:rPr>
            <w:rFonts w:eastAsia="Times New Roman" w:cs="Times New Roman"/>
            <w:sz w:val="20"/>
            <w:szCs w:val="20"/>
          </w:rPr>
          <w:t xml:space="preserve"> isolates</w:t>
        </w:r>
      </w:ins>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7"/>
        <w:gridCol w:w="4213"/>
        <w:gridCol w:w="4213"/>
        <w:gridCol w:w="2635"/>
      </w:tblGrid>
      <w:tr w:rsidR="005C1602" w14:paraId="06E74C9E" w14:textId="77777777">
        <w:trPr>
          <w:tblHeader/>
          <w:ins w:id="1843" w:author="Zhao Chunjiang" w:date="2026-10-07T08:00:00Z"/>
        </w:trPr>
        <w:tc>
          <w:tcPr>
            <w:tcW w:w="289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F9AC53F" w14:textId="77777777" w:rsidR="005C1602" w:rsidRDefault="00000000">
            <w:pPr>
              <w:snapToGrid w:val="0"/>
              <w:spacing w:line="240" w:lineRule="auto"/>
              <w:jc w:val="left"/>
              <w:rPr>
                <w:ins w:id="1844" w:author="Zhao Chunjiang" w:date="2026-10-07T08:00:00Z"/>
              </w:rPr>
            </w:pPr>
            <w:ins w:id="1845" w:author="Zhao Chunjiang" w:date="2026-10-07T08:00:00Z">
              <w:r>
                <w:rPr>
                  <w:rFonts w:eastAsia="Times New Roman" w:cs="Times New Roman"/>
                  <w:b/>
                  <w:bCs/>
                  <w:sz w:val="17"/>
                  <w:szCs w:val="17"/>
                </w:rPr>
                <w:t>Characteristic</w:t>
              </w:r>
            </w:ins>
          </w:p>
        </w:tc>
        <w:tc>
          <w:tcPr>
            <w:tcW w:w="421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4F8DFBA5" w14:textId="77777777" w:rsidR="005C1602" w:rsidRDefault="00000000">
            <w:pPr>
              <w:snapToGrid w:val="0"/>
              <w:spacing w:line="240" w:lineRule="auto"/>
              <w:jc w:val="center"/>
              <w:rPr>
                <w:ins w:id="1846" w:author="Zhao Chunjiang" w:date="2026-10-07T08:00:00Z"/>
              </w:rPr>
            </w:pPr>
            <w:ins w:id="1847" w:author="Zhao Chunjiang" w:date="2026-10-07T08:00:00Z">
              <w:r>
                <w:rPr>
                  <w:rFonts w:eastAsia="Times New Roman" w:cs="Times New Roman"/>
                  <w:b/>
                  <w:bCs/>
                  <w:sz w:val="17"/>
                  <w:szCs w:val="17"/>
                </w:rPr>
                <w:t>Domestic training (n = 607)</w:t>
              </w:r>
            </w:ins>
          </w:p>
        </w:tc>
        <w:tc>
          <w:tcPr>
            <w:tcW w:w="421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4FBC927" w14:textId="77777777" w:rsidR="005C1602" w:rsidRDefault="00000000">
            <w:pPr>
              <w:snapToGrid w:val="0"/>
              <w:spacing w:line="240" w:lineRule="auto"/>
              <w:jc w:val="center"/>
              <w:rPr>
                <w:ins w:id="1848" w:author="Zhao Chunjiang" w:date="2026-10-07T08:00:00Z"/>
              </w:rPr>
            </w:pPr>
            <w:ins w:id="1849" w:author="Zhao Chunjiang" w:date="2026-10-07T08:00:00Z">
              <w:r>
                <w:rPr>
                  <w:rFonts w:eastAsia="Times New Roman" w:cs="Times New Roman"/>
                  <w:b/>
                  <w:bCs/>
                  <w:sz w:val="17"/>
                  <w:szCs w:val="17"/>
                </w:rPr>
                <w:t>GPS training (n = 320)</w:t>
              </w:r>
            </w:ins>
          </w:p>
        </w:tc>
        <w:tc>
          <w:tcPr>
            <w:tcW w:w="263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A609957" w14:textId="77777777" w:rsidR="005C1602" w:rsidRDefault="00000000">
            <w:pPr>
              <w:snapToGrid w:val="0"/>
              <w:spacing w:line="240" w:lineRule="auto"/>
              <w:jc w:val="center"/>
              <w:rPr>
                <w:ins w:id="1850" w:author="Zhao Chunjiang" w:date="2026-10-07T08:00:00Z"/>
              </w:rPr>
            </w:pPr>
            <w:ins w:id="1851" w:author="Zhao Chunjiang" w:date="2026-10-07T08:00:00Z">
              <w:r>
                <w:rPr>
                  <w:rFonts w:eastAsia="Times New Roman" w:cs="Times New Roman"/>
                  <w:b/>
                  <w:bCs/>
                  <w:sz w:val="17"/>
                  <w:szCs w:val="17"/>
                </w:rPr>
                <w:t>Clinical validation (n = 48)</w:t>
              </w:r>
            </w:ins>
          </w:p>
        </w:tc>
      </w:tr>
      <w:tr w:rsidR="005C1602" w14:paraId="1BE74A47" w14:textId="77777777">
        <w:trPr>
          <w:ins w:id="1852"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272EABD" w14:textId="77777777" w:rsidR="005C1602" w:rsidRDefault="00000000">
            <w:pPr>
              <w:snapToGrid w:val="0"/>
              <w:spacing w:line="240" w:lineRule="auto"/>
              <w:jc w:val="left"/>
              <w:rPr>
                <w:ins w:id="1853" w:author="Zhao Chunjiang" w:date="2026-10-07T08:00:00Z"/>
              </w:rPr>
            </w:pPr>
            <w:ins w:id="1854" w:author="Zhao Chunjiang" w:date="2026-10-07T08:00:00Z">
              <w:r>
                <w:rPr>
                  <w:rFonts w:eastAsia="Times New Roman" w:cs="Times New Roman"/>
                  <w:sz w:val="17"/>
                  <w:szCs w:val="17"/>
                </w:rPr>
                <w:t>Isolates, n</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DA44E58" w14:textId="77777777" w:rsidR="005C1602" w:rsidRDefault="00000000">
            <w:pPr>
              <w:snapToGrid w:val="0"/>
              <w:spacing w:line="240" w:lineRule="auto"/>
              <w:jc w:val="center"/>
              <w:rPr>
                <w:ins w:id="1855" w:author="Zhao Chunjiang" w:date="2026-10-07T08:00:00Z"/>
              </w:rPr>
            </w:pPr>
            <w:ins w:id="1856" w:author="Zhao Chunjiang" w:date="2026-10-07T08:00:00Z">
              <w:r>
                <w:rPr>
                  <w:rFonts w:eastAsia="Times New Roman" w:cs="Times New Roman"/>
                  <w:sz w:val="17"/>
                  <w:szCs w:val="17"/>
                </w:rPr>
                <w:t>607</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35E5F35" w14:textId="77777777" w:rsidR="005C1602" w:rsidRDefault="00000000">
            <w:pPr>
              <w:snapToGrid w:val="0"/>
              <w:spacing w:line="240" w:lineRule="auto"/>
              <w:jc w:val="center"/>
              <w:rPr>
                <w:ins w:id="1857" w:author="Zhao Chunjiang" w:date="2026-10-07T08:00:00Z"/>
              </w:rPr>
            </w:pPr>
            <w:ins w:id="1858" w:author="Zhao Chunjiang" w:date="2026-10-07T08:00:00Z">
              <w:r>
                <w:rPr>
                  <w:rFonts w:eastAsia="Times New Roman" w:cs="Times New Roman"/>
                  <w:sz w:val="17"/>
                  <w:szCs w:val="17"/>
                </w:rPr>
                <w:t>320</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6775AE8" w14:textId="77777777" w:rsidR="005C1602" w:rsidRDefault="00000000">
            <w:pPr>
              <w:snapToGrid w:val="0"/>
              <w:spacing w:line="240" w:lineRule="auto"/>
              <w:jc w:val="center"/>
              <w:rPr>
                <w:ins w:id="1859" w:author="Zhao Chunjiang" w:date="2026-10-07T08:00:00Z"/>
              </w:rPr>
            </w:pPr>
            <w:ins w:id="1860" w:author="Zhao Chunjiang" w:date="2026-10-07T08:00:00Z">
              <w:r>
                <w:rPr>
                  <w:rFonts w:eastAsia="Times New Roman" w:cs="Times New Roman"/>
                  <w:sz w:val="17"/>
                  <w:szCs w:val="17"/>
                </w:rPr>
                <w:t>48</w:t>
              </w:r>
            </w:ins>
          </w:p>
        </w:tc>
      </w:tr>
      <w:tr w:rsidR="005C1602" w14:paraId="56418300" w14:textId="77777777">
        <w:trPr>
          <w:ins w:id="1861"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3195106" w14:textId="77777777" w:rsidR="005C1602" w:rsidRDefault="00000000">
            <w:pPr>
              <w:snapToGrid w:val="0"/>
              <w:spacing w:line="240" w:lineRule="auto"/>
              <w:jc w:val="left"/>
              <w:rPr>
                <w:ins w:id="1862" w:author="Zhao Chunjiang" w:date="2026-10-07T08:00:00Z"/>
              </w:rPr>
            </w:pPr>
            <w:ins w:id="1863" w:author="Zhao Chunjiang" w:date="2026-10-07T08:00:00Z">
              <w:r>
                <w:rPr>
                  <w:rFonts w:eastAsia="Times New Roman" w:cs="Times New Roman"/>
                  <w:sz w:val="17"/>
                  <w:szCs w:val="17"/>
                </w:rPr>
                <w:t>Country of origin; collection period</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4614BE" w14:textId="77777777" w:rsidR="005C1602" w:rsidRDefault="00000000">
            <w:pPr>
              <w:snapToGrid w:val="0"/>
              <w:spacing w:line="240" w:lineRule="auto"/>
              <w:jc w:val="center"/>
              <w:rPr>
                <w:ins w:id="1864" w:author="Zhao Chunjiang" w:date="2026-10-07T08:00:00Z"/>
              </w:rPr>
            </w:pPr>
            <w:ins w:id="1865" w:author="Zhao Chunjiang" w:date="2026-10-07T08:00:00Z">
              <w:r>
                <w:rPr>
                  <w:rFonts w:eastAsia="Times New Roman" w:cs="Times New Roman"/>
                  <w:sz w:val="17"/>
                  <w:szCs w:val="17"/>
                </w:rPr>
                <w:t>China; 2010–2018 ᵇ</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4969465" w14:textId="77777777" w:rsidR="005C1602" w:rsidRDefault="00000000">
            <w:pPr>
              <w:snapToGrid w:val="0"/>
              <w:spacing w:line="240" w:lineRule="auto"/>
              <w:jc w:val="center"/>
              <w:rPr>
                <w:ins w:id="1866" w:author="Zhao Chunjiang" w:date="2026-10-07T08:00:00Z"/>
              </w:rPr>
            </w:pPr>
            <w:ins w:id="1867" w:author="Zhao Chunjiang" w:date="2026-10-07T08:00:00Z">
              <w:r>
                <w:rPr>
                  <w:rFonts w:eastAsia="Times New Roman" w:cs="Times New Roman"/>
                  <w:sz w:val="17"/>
                  <w:szCs w:val="17"/>
                </w:rPr>
                <w:t>UK 144, Norway 121, South Africa 38, other 17</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FC79239" w14:textId="77777777" w:rsidR="005C1602" w:rsidRDefault="00000000">
            <w:pPr>
              <w:snapToGrid w:val="0"/>
              <w:spacing w:line="240" w:lineRule="auto"/>
              <w:jc w:val="center"/>
              <w:rPr>
                <w:ins w:id="1868" w:author="Zhao Chunjiang" w:date="2026-10-07T08:00:00Z"/>
              </w:rPr>
            </w:pPr>
            <w:ins w:id="1869" w:author="Zhao Chunjiang" w:date="2026-10-07T08:00:00Z">
              <w:r>
                <w:rPr>
                  <w:rFonts w:eastAsia="Times New Roman" w:cs="Times New Roman"/>
                  <w:sz w:val="17"/>
                  <w:szCs w:val="17"/>
                </w:rPr>
                <w:t>China; 2021</w:t>
              </w:r>
            </w:ins>
          </w:p>
        </w:tc>
      </w:tr>
      <w:tr w:rsidR="005C1602" w14:paraId="29537613" w14:textId="77777777">
        <w:trPr>
          <w:ins w:id="1870"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4B7F3A" w14:textId="77777777" w:rsidR="005C1602" w:rsidRDefault="00000000">
            <w:pPr>
              <w:snapToGrid w:val="0"/>
              <w:spacing w:line="240" w:lineRule="auto"/>
              <w:jc w:val="left"/>
              <w:rPr>
                <w:ins w:id="1871" w:author="Zhao Chunjiang" w:date="2026-10-07T08:00:00Z"/>
              </w:rPr>
            </w:pPr>
            <w:ins w:id="1872" w:author="Zhao Chunjiang" w:date="2026-10-07T08:00:00Z">
              <w:r>
                <w:rPr>
                  <w:rFonts w:eastAsia="Times New Roman" w:cs="Times New Roman"/>
                  <w:sz w:val="17"/>
                  <w:szCs w:val="17"/>
                </w:rPr>
                <w:t>Patient age, median (IQR), y</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D5CA0F3" w14:textId="77777777" w:rsidR="005C1602" w:rsidRDefault="00000000">
            <w:pPr>
              <w:snapToGrid w:val="0"/>
              <w:spacing w:line="240" w:lineRule="auto"/>
              <w:jc w:val="center"/>
              <w:rPr>
                <w:ins w:id="1873" w:author="Zhao Chunjiang" w:date="2026-10-07T08:00:00Z"/>
              </w:rPr>
            </w:pPr>
            <w:ins w:id="1874" w:author="Zhao Chunjiang" w:date="2026-10-07T08:00:00Z">
              <w:r>
                <w:rPr>
                  <w:rFonts w:eastAsia="Times New Roman" w:cs="Times New Roman"/>
                  <w:sz w:val="17"/>
                  <w:szCs w:val="17"/>
                </w:rPr>
                <w:t>–</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5974BB0" w14:textId="77777777" w:rsidR="005C1602" w:rsidRDefault="00000000">
            <w:pPr>
              <w:snapToGrid w:val="0"/>
              <w:spacing w:line="240" w:lineRule="auto"/>
              <w:jc w:val="center"/>
              <w:rPr>
                <w:ins w:id="1875" w:author="Zhao Chunjiang" w:date="2026-10-07T08:00:00Z"/>
              </w:rPr>
            </w:pPr>
            <w:ins w:id="1876" w:author="Zhao Chunjiang" w:date="2026-10-07T08:00:00Z">
              <w:r>
                <w:rPr>
                  <w:rFonts w:eastAsia="Times New Roman" w:cs="Times New Roman"/>
                  <w:sz w:val="17"/>
                  <w:szCs w:val="17"/>
                </w:rPr>
                <w:t>–</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83F8EBB" w14:textId="77777777" w:rsidR="005C1602" w:rsidRDefault="00000000">
            <w:pPr>
              <w:snapToGrid w:val="0"/>
              <w:spacing w:line="240" w:lineRule="auto"/>
              <w:jc w:val="center"/>
              <w:rPr>
                <w:ins w:id="1877" w:author="Zhao Chunjiang" w:date="2026-10-07T08:00:00Z"/>
              </w:rPr>
            </w:pPr>
            <w:ins w:id="1878" w:author="Zhao Chunjiang" w:date="2026-10-07T08:00:00Z">
              <w:r>
                <w:rPr>
                  <w:rFonts w:eastAsia="Times New Roman" w:cs="Times New Roman"/>
                  <w:sz w:val="17"/>
                  <w:szCs w:val="17"/>
                </w:rPr>
                <w:t>38.0 (3.0–63.0)</w:t>
              </w:r>
            </w:ins>
          </w:p>
        </w:tc>
      </w:tr>
      <w:tr w:rsidR="005C1602" w14:paraId="61BCE93B" w14:textId="77777777">
        <w:trPr>
          <w:ins w:id="1879"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1E57E17" w14:textId="77777777" w:rsidR="005C1602" w:rsidRDefault="00000000">
            <w:pPr>
              <w:snapToGrid w:val="0"/>
              <w:spacing w:line="240" w:lineRule="auto"/>
              <w:jc w:val="left"/>
              <w:rPr>
                <w:ins w:id="1880" w:author="Zhao Chunjiang" w:date="2026-10-07T08:00:00Z"/>
              </w:rPr>
            </w:pPr>
            <w:ins w:id="1881" w:author="Zhao Chunjiang" w:date="2026-10-07T08:00:00Z">
              <w:r>
                <w:rPr>
                  <w:rFonts w:eastAsia="Times New Roman" w:cs="Times New Roman"/>
                  <w:sz w:val="17"/>
                  <w:szCs w:val="17"/>
                </w:rPr>
                <w:t>Age group, n</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C22DAE5" w14:textId="77777777" w:rsidR="005C1602" w:rsidRDefault="00000000">
            <w:pPr>
              <w:snapToGrid w:val="0"/>
              <w:spacing w:line="240" w:lineRule="auto"/>
              <w:jc w:val="center"/>
              <w:rPr>
                <w:ins w:id="1882" w:author="Zhao Chunjiang" w:date="2026-10-07T08:00:00Z"/>
              </w:rPr>
            </w:pPr>
            <w:ins w:id="1883" w:author="Zhao Chunjiang" w:date="2026-10-07T08:00:00Z">
              <w:r>
                <w:rPr>
                  <w:rFonts w:eastAsia="Times New Roman" w:cs="Times New Roman"/>
                  <w:sz w:val="17"/>
                  <w:szCs w:val="17"/>
                </w:rPr>
                <w:t>–</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0347948" w14:textId="77777777" w:rsidR="005C1602" w:rsidRDefault="00000000">
            <w:pPr>
              <w:snapToGrid w:val="0"/>
              <w:spacing w:line="240" w:lineRule="auto"/>
              <w:jc w:val="center"/>
              <w:rPr>
                <w:ins w:id="1884" w:author="Zhao Chunjiang" w:date="2026-10-07T08:00:00Z"/>
              </w:rPr>
            </w:pPr>
            <w:ins w:id="1885" w:author="Zhao Chunjiang" w:date="2026-10-07T08:00:00Z">
              <w:r>
                <w:rPr>
                  <w:rFonts w:eastAsia="Times New Roman" w:cs="Times New Roman"/>
                  <w:sz w:val="17"/>
                  <w:szCs w:val="17"/>
                </w:rPr>
                <w:t>–</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81D93D3" w14:textId="77777777" w:rsidR="005C1602" w:rsidRDefault="00000000">
            <w:pPr>
              <w:snapToGrid w:val="0"/>
              <w:spacing w:line="240" w:lineRule="auto"/>
              <w:jc w:val="center"/>
              <w:rPr>
                <w:ins w:id="1886" w:author="Zhao Chunjiang" w:date="2026-10-07T08:00:00Z"/>
              </w:rPr>
            </w:pPr>
            <w:ins w:id="1887" w:author="Zhao Chunjiang" w:date="2026-10-07T08:00:00Z">
              <w:r>
                <w:rPr>
                  <w:rFonts w:eastAsia="Times New Roman" w:cs="Times New Roman"/>
                  <w:sz w:val="17"/>
                  <w:szCs w:val="17"/>
                </w:rPr>
                <w:t>&lt;5 y 16, 5–17 y 4, 18–64 y 16, ≥65 y 11; missing 1</w:t>
              </w:r>
            </w:ins>
          </w:p>
        </w:tc>
      </w:tr>
      <w:tr w:rsidR="005C1602" w14:paraId="36E95E7E" w14:textId="77777777">
        <w:trPr>
          <w:ins w:id="1888"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74C65A2" w14:textId="77777777" w:rsidR="005C1602" w:rsidRDefault="00000000">
            <w:pPr>
              <w:snapToGrid w:val="0"/>
              <w:spacing w:line="240" w:lineRule="auto"/>
              <w:jc w:val="left"/>
              <w:rPr>
                <w:ins w:id="1889" w:author="Zhao Chunjiang" w:date="2026-10-07T08:00:00Z"/>
              </w:rPr>
            </w:pPr>
            <w:ins w:id="1890" w:author="Zhao Chunjiang" w:date="2026-10-07T08:00:00Z">
              <w:r>
                <w:rPr>
                  <w:rFonts w:eastAsia="Times New Roman" w:cs="Times New Roman"/>
                  <w:sz w:val="17"/>
                  <w:szCs w:val="17"/>
                </w:rPr>
                <w:t>Specimen, n</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8E3D297" w14:textId="77777777" w:rsidR="005C1602" w:rsidRDefault="00000000">
            <w:pPr>
              <w:snapToGrid w:val="0"/>
              <w:spacing w:line="240" w:lineRule="auto"/>
              <w:jc w:val="center"/>
              <w:rPr>
                <w:ins w:id="1891" w:author="Zhao Chunjiang" w:date="2026-10-07T08:00:00Z"/>
              </w:rPr>
            </w:pPr>
            <w:ins w:id="1892" w:author="Zhao Chunjiang" w:date="2026-10-07T08:00:00Z">
              <w:r>
                <w:rPr>
                  <w:rFonts w:eastAsia="Times New Roman" w:cs="Times New Roman"/>
                  <w:sz w:val="17"/>
                  <w:szCs w:val="17"/>
                </w:rPr>
                <w:t>–</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712C36C" w14:textId="77777777" w:rsidR="005C1602" w:rsidRDefault="00000000">
            <w:pPr>
              <w:snapToGrid w:val="0"/>
              <w:spacing w:line="240" w:lineRule="auto"/>
              <w:jc w:val="center"/>
              <w:rPr>
                <w:ins w:id="1893" w:author="Zhao Chunjiang" w:date="2026-10-07T08:00:00Z"/>
              </w:rPr>
            </w:pPr>
            <w:ins w:id="1894" w:author="Zhao Chunjiang" w:date="2026-10-07T08:00:00Z">
              <w:r>
                <w:rPr>
                  <w:rFonts w:eastAsia="Times New Roman" w:cs="Times New Roman"/>
                  <w:sz w:val="17"/>
                  <w:szCs w:val="17"/>
                </w:rPr>
                <w:t>–</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5DFD489" w14:textId="77777777" w:rsidR="005C1602" w:rsidRDefault="00000000">
            <w:pPr>
              <w:snapToGrid w:val="0"/>
              <w:spacing w:line="240" w:lineRule="auto"/>
              <w:jc w:val="center"/>
              <w:rPr>
                <w:ins w:id="1895" w:author="Zhao Chunjiang" w:date="2026-10-07T08:00:00Z"/>
              </w:rPr>
            </w:pPr>
            <w:ins w:id="1896" w:author="Zhao Chunjiang" w:date="2026-10-07T08:00:00Z">
              <w:r>
                <w:rPr>
                  <w:rFonts w:eastAsia="Times New Roman" w:cs="Times New Roman"/>
                  <w:sz w:val="17"/>
                  <w:szCs w:val="17"/>
                </w:rPr>
                <w:t>Sputum 34, Blood 9, CSF 3, Pleural fluid 1, BALF 1</w:t>
              </w:r>
            </w:ins>
          </w:p>
        </w:tc>
      </w:tr>
      <w:tr w:rsidR="005C1602" w14:paraId="6822C250" w14:textId="77777777">
        <w:trPr>
          <w:ins w:id="1897"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DACFA2" w14:textId="77777777" w:rsidR="005C1602" w:rsidRDefault="00000000">
            <w:pPr>
              <w:snapToGrid w:val="0"/>
              <w:spacing w:line="240" w:lineRule="auto"/>
              <w:jc w:val="left"/>
              <w:rPr>
                <w:ins w:id="1898" w:author="Zhao Chunjiang" w:date="2026-10-07T08:00:00Z"/>
              </w:rPr>
            </w:pPr>
            <w:ins w:id="1899" w:author="Zhao Chunjiang" w:date="2026-10-07T08:00:00Z">
              <w:r>
                <w:rPr>
                  <w:rFonts w:eastAsia="Times New Roman" w:cs="Times New Roman"/>
                  <w:sz w:val="17"/>
                  <w:szCs w:val="17"/>
                </w:rPr>
                <w:t>Serotypes, n</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25C34BF" w14:textId="77777777" w:rsidR="005C1602" w:rsidRDefault="00000000">
            <w:pPr>
              <w:snapToGrid w:val="0"/>
              <w:spacing w:line="240" w:lineRule="auto"/>
              <w:jc w:val="center"/>
              <w:rPr>
                <w:ins w:id="1900" w:author="Zhao Chunjiang" w:date="2026-10-07T08:00:00Z"/>
              </w:rPr>
            </w:pPr>
            <w:ins w:id="1901" w:author="Zhao Chunjiang" w:date="2026-10-07T08:00:00Z">
              <w:r>
                <w:rPr>
                  <w:rFonts w:eastAsia="Times New Roman" w:cs="Times New Roman"/>
                  <w:sz w:val="17"/>
                  <w:szCs w:val="17"/>
                </w:rPr>
                <w:t>54</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6605463" w14:textId="77777777" w:rsidR="005C1602" w:rsidRDefault="00000000">
            <w:pPr>
              <w:snapToGrid w:val="0"/>
              <w:spacing w:line="240" w:lineRule="auto"/>
              <w:jc w:val="center"/>
              <w:rPr>
                <w:ins w:id="1902" w:author="Zhao Chunjiang" w:date="2026-10-07T08:00:00Z"/>
              </w:rPr>
            </w:pPr>
            <w:ins w:id="1903" w:author="Zhao Chunjiang" w:date="2026-10-07T08:00:00Z">
              <w:r>
                <w:rPr>
                  <w:rFonts w:eastAsia="Times New Roman" w:cs="Times New Roman"/>
                  <w:sz w:val="17"/>
                  <w:szCs w:val="17"/>
                </w:rPr>
                <w:t>40</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8921B02" w14:textId="77777777" w:rsidR="005C1602" w:rsidRDefault="00000000">
            <w:pPr>
              <w:snapToGrid w:val="0"/>
              <w:spacing w:line="240" w:lineRule="auto"/>
              <w:jc w:val="center"/>
              <w:rPr>
                <w:ins w:id="1904" w:author="Zhao Chunjiang" w:date="2026-10-07T08:00:00Z"/>
              </w:rPr>
            </w:pPr>
            <w:ins w:id="1905" w:author="Zhao Chunjiang" w:date="2026-10-07T08:00:00Z">
              <w:r>
                <w:rPr>
                  <w:rFonts w:eastAsia="Times New Roman" w:cs="Times New Roman"/>
                  <w:sz w:val="17"/>
                  <w:szCs w:val="17"/>
                </w:rPr>
                <w:t>11</w:t>
              </w:r>
            </w:ins>
          </w:p>
        </w:tc>
      </w:tr>
      <w:tr w:rsidR="005C1602" w14:paraId="3A63043D" w14:textId="77777777">
        <w:trPr>
          <w:ins w:id="1906"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88565CF" w14:textId="77777777" w:rsidR="005C1602" w:rsidRDefault="00000000">
            <w:pPr>
              <w:snapToGrid w:val="0"/>
              <w:spacing w:line="240" w:lineRule="auto"/>
              <w:jc w:val="left"/>
              <w:rPr>
                <w:ins w:id="1907" w:author="Zhao Chunjiang" w:date="2026-10-07T08:00:00Z"/>
              </w:rPr>
            </w:pPr>
            <w:ins w:id="1908" w:author="Zhao Chunjiang" w:date="2026-10-07T08:00:00Z">
              <w:r>
                <w:rPr>
                  <w:rFonts w:eastAsia="Times New Roman" w:cs="Times New Roman"/>
                  <w:sz w:val="17"/>
                  <w:szCs w:val="17"/>
                </w:rPr>
                <w:t>Sequence types, n</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9F7B82" w14:textId="77777777" w:rsidR="005C1602" w:rsidRDefault="00000000">
            <w:pPr>
              <w:snapToGrid w:val="0"/>
              <w:spacing w:line="240" w:lineRule="auto"/>
              <w:jc w:val="center"/>
              <w:rPr>
                <w:ins w:id="1909" w:author="Zhao Chunjiang" w:date="2026-10-07T08:00:00Z"/>
              </w:rPr>
            </w:pPr>
            <w:ins w:id="1910" w:author="Zhao Chunjiang" w:date="2026-10-07T08:00:00Z">
              <w:r>
                <w:rPr>
                  <w:rFonts w:eastAsia="Times New Roman" w:cs="Times New Roman"/>
                  <w:sz w:val="17"/>
                  <w:szCs w:val="17"/>
                </w:rPr>
                <w:t>124</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15204BE" w14:textId="77777777" w:rsidR="005C1602" w:rsidRDefault="00000000">
            <w:pPr>
              <w:snapToGrid w:val="0"/>
              <w:spacing w:line="240" w:lineRule="auto"/>
              <w:jc w:val="center"/>
              <w:rPr>
                <w:ins w:id="1911" w:author="Zhao Chunjiang" w:date="2026-10-07T08:00:00Z"/>
              </w:rPr>
            </w:pPr>
            <w:ins w:id="1912" w:author="Zhao Chunjiang" w:date="2026-10-07T08:00:00Z">
              <w:r>
                <w:rPr>
                  <w:rFonts w:eastAsia="Times New Roman" w:cs="Times New Roman"/>
                  <w:sz w:val="17"/>
                  <w:szCs w:val="17"/>
                </w:rPr>
                <w:t>121</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28CB0B0" w14:textId="77777777" w:rsidR="005C1602" w:rsidRDefault="00000000">
            <w:pPr>
              <w:snapToGrid w:val="0"/>
              <w:spacing w:line="240" w:lineRule="auto"/>
              <w:jc w:val="center"/>
              <w:rPr>
                <w:ins w:id="1913" w:author="Zhao Chunjiang" w:date="2026-10-07T08:00:00Z"/>
              </w:rPr>
            </w:pPr>
            <w:ins w:id="1914" w:author="Zhao Chunjiang" w:date="2026-10-07T08:00:00Z">
              <w:r>
                <w:rPr>
                  <w:rFonts w:eastAsia="Times New Roman" w:cs="Times New Roman"/>
                  <w:sz w:val="17"/>
                  <w:szCs w:val="17"/>
                </w:rPr>
                <w:t>24</w:t>
              </w:r>
            </w:ins>
          </w:p>
        </w:tc>
      </w:tr>
      <w:tr w:rsidR="005C1602" w14:paraId="79F8D61B" w14:textId="77777777">
        <w:trPr>
          <w:ins w:id="1915"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3A669C3" w14:textId="77777777" w:rsidR="005C1602" w:rsidRDefault="00000000">
            <w:pPr>
              <w:snapToGrid w:val="0"/>
              <w:spacing w:line="240" w:lineRule="auto"/>
              <w:jc w:val="left"/>
              <w:rPr>
                <w:ins w:id="1916" w:author="Zhao Chunjiang" w:date="2026-10-07T08:00:00Z"/>
              </w:rPr>
            </w:pPr>
            <w:ins w:id="1917" w:author="Zhao Chunjiang" w:date="2026-10-07T08:00:00Z">
              <w:r>
                <w:rPr>
                  <w:rFonts w:eastAsia="Times New Roman" w:cs="Times New Roman"/>
                  <w:sz w:val="17"/>
                  <w:szCs w:val="17"/>
                </w:rPr>
                <w:t>Most common serotypes, n</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23409E6" w14:textId="77777777" w:rsidR="005C1602" w:rsidRDefault="00000000">
            <w:pPr>
              <w:snapToGrid w:val="0"/>
              <w:spacing w:line="240" w:lineRule="auto"/>
              <w:jc w:val="center"/>
              <w:rPr>
                <w:ins w:id="1918" w:author="Zhao Chunjiang" w:date="2026-10-07T08:00:00Z"/>
              </w:rPr>
            </w:pPr>
            <w:ins w:id="1919" w:author="Zhao Chunjiang" w:date="2026-10-07T08:00:00Z">
              <w:r>
                <w:rPr>
                  <w:rFonts w:eastAsia="Times New Roman" w:cs="Times New Roman"/>
                  <w:sz w:val="17"/>
                  <w:szCs w:val="17"/>
                </w:rPr>
                <w:t>19F (192), 19A (83), 23F (54), 14 (45), 6A (29)</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16C8EE7" w14:textId="77777777" w:rsidR="005C1602" w:rsidRDefault="00000000">
            <w:pPr>
              <w:snapToGrid w:val="0"/>
              <w:spacing w:line="240" w:lineRule="auto"/>
              <w:jc w:val="center"/>
              <w:rPr>
                <w:ins w:id="1920" w:author="Zhao Chunjiang" w:date="2026-10-07T08:00:00Z"/>
              </w:rPr>
            </w:pPr>
            <w:ins w:id="1921" w:author="Zhao Chunjiang" w:date="2026-10-07T08:00:00Z">
              <w:r>
                <w:rPr>
                  <w:rFonts w:eastAsia="Times New Roman" w:cs="Times New Roman"/>
                  <w:sz w:val="17"/>
                  <w:szCs w:val="17"/>
                </w:rPr>
                <w:t>8 (66), 3 (36), 22F (21), 9N (20), 23B (16)</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CB2FF4B" w14:textId="77777777" w:rsidR="005C1602" w:rsidRDefault="00000000">
            <w:pPr>
              <w:snapToGrid w:val="0"/>
              <w:spacing w:line="240" w:lineRule="auto"/>
              <w:jc w:val="center"/>
              <w:rPr>
                <w:ins w:id="1922" w:author="Zhao Chunjiang" w:date="2026-10-07T08:00:00Z"/>
              </w:rPr>
            </w:pPr>
            <w:ins w:id="1923" w:author="Zhao Chunjiang" w:date="2026-10-07T08:00:00Z">
              <w:r>
                <w:rPr>
                  <w:rFonts w:eastAsia="Times New Roman" w:cs="Times New Roman"/>
                  <w:sz w:val="17"/>
                  <w:szCs w:val="17"/>
                </w:rPr>
                <w:t>19F (20), 23F (9), 6B (4), 19A (4), 6A (3)</w:t>
              </w:r>
            </w:ins>
          </w:p>
        </w:tc>
      </w:tr>
      <w:tr w:rsidR="005C1602" w14:paraId="518F49F4" w14:textId="77777777">
        <w:trPr>
          <w:ins w:id="1924"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3ABF5F" w14:textId="77777777" w:rsidR="005C1602" w:rsidRDefault="00000000">
            <w:pPr>
              <w:snapToGrid w:val="0"/>
              <w:spacing w:line="240" w:lineRule="auto"/>
              <w:jc w:val="left"/>
              <w:rPr>
                <w:ins w:id="1925" w:author="Zhao Chunjiang" w:date="2026-10-07T08:00:00Z"/>
              </w:rPr>
            </w:pPr>
            <w:ins w:id="1926" w:author="Zhao Chunjiang" w:date="2026-10-07T08:00:00Z">
              <w:r>
                <w:rPr>
                  <w:rFonts w:eastAsia="Times New Roman" w:cs="Times New Roman"/>
                  <w:sz w:val="17"/>
                  <w:szCs w:val="17"/>
                </w:rPr>
                <w:t>Most common STs, n</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CC7934" w14:textId="77777777" w:rsidR="005C1602" w:rsidRDefault="00000000">
            <w:pPr>
              <w:snapToGrid w:val="0"/>
              <w:spacing w:line="240" w:lineRule="auto"/>
              <w:jc w:val="center"/>
              <w:rPr>
                <w:ins w:id="1927" w:author="Zhao Chunjiang" w:date="2026-10-07T08:00:00Z"/>
              </w:rPr>
            </w:pPr>
            <w:ins w:id="1928" w:author="Zhao Chunjiang" w:date="2026-10-07T08:00:00Z">
              <w:r>
                <w:rPr>
                  <w:rFonts w:eastAsia="Times New Roman" w:cs="Times New Roman"/>
                  <w:sz w:val="17"/>
                  <w:szCs w:val="17"/>
                </w:rPr>
                <w:t>ST271 (139), ST320 (61), ST876 (41), ST81 (22), ST505 (17)</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5283A1" w14:textId="77777777" w:rsidR="005C1602" w:rsidRDefault="00000000">
            <w:pPr>
              <w:snapToGrid w:val="0"/>
              <w:spacing w:line="240" w:lineRule="auto"/>
              <w:jc w:val="center"/>
              <w:rPr>
                <w:ins w:id="1929" w:author="Zhao Chunjiang" w:date="2026-10-07T08:00:00Z"/>
              </w:rPr>
            </w:pPr>
            <w:ins w:id="1930" w:author="Zhao Chunjiang" w:date="2026-10-07T08:00:00Z">
              <w:r>
                <w:rPr>
                  <w:rFonts w:eastAsia="Times New Roman" w:cs="Times New Roman"/>
                  <w:sz w:val="17"/>
                  <w:szCs w:val="17"/>
                </w:rPr>
                <w:t>ST53 (59), ST180 (27), ST433 (20), ST66 (12), ST62 (9)</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59072C2" w14:textId="77777777" w:rsidR="005C1602" w:rsidRDefault="00000000">
            <w:pPr>
              <w:snapToGrid w:val="0"/>
              <w:spacing w:line="240" w:lineRule="auto"/>
              <w:jc w:val="center"/>
              <w:rPr>
                <w:ins w:id="1931" w:author="Zhao Chunjiang" w:date="2026-10-07T08:00:00Z"/>
              </w:rPr>
            </w:pPr>
            <w:ins w:id="1932" w:author="Zhao Chunjiang" w:date="2026-10-07T08:00:00Z">
              <w:r>
                <w:rPr>
                  <w:rFonts w:eastAsia="Times New Roman" w:cs="Times New Roman"/>
                  <w:sz w:val="17"/>
                  <w:szCs w:val="17"/>
                </w:rPr>
                <w:t>ST271 (16), ST13646 (5), ST230 (3), ST9114 (2), ST8589 (2)</w:t>
              </w:r>
            </w:ins>
          </w:p>
        </w:tc>
      </w:tr>
      <w:tr w:rsidR="005C1602" w14:paraId="3650769E" w14:textId="77777777">
        <w:trPr>
          <w:ins w:id="1933"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114E871" w14:textId="77777777" w:rsidR="005C1602" w:rsidRDefault="00000000">
            <w:pPr>
              <w:snapToGrid w:val="0"/>
              <w:spacing w:line="240" w:lineRule="auto"/>
              <w:jc w:val="left"/>
              <w:rPr>
                <w:ins w:id="1934" w:author="Zhao Chunjiang" w:date="2026-10-07T08:00:00Z"/>
              </w:rPr>
            </w:pPr>
            <w:ins w:id="1935" w:author="Zhao Chunjiang" w:date="2026-10-07T08:00:00Z">
              <w:r>
                <w:rPr>
                  <w:rFonts w:eastAsia="Times New Roman" w:cs="Times New Roman"/>
                  <w:sz w:val="17"/>
                  <w:szCs w:val="17"/>
                </w:rPr>
                <w:t>MIC method</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25DF84" w14:textId="77777777" w:rsidR="005C1602" w:rsidRDefault="00000000">
            <w:pPr>
              <w:snapToGrid w:val="0"/>
              <w:spacing w:line="240" w:lineRule="auto"/>
              <w:jc w:val="center"/>
              <w:rPr>
                <w:ins w:id="1936" w:author="Zhao Chunjiang" w:date="2026-10-07T08:00:00Z"/>
              </w:rPr>
            </w:pPr>
            <w:ins w:id="1937" w:author="Zhao Chunjiang" w:date="2026-10-07T08:00:00Z">
              <w:r>
                <w:rPr>
                  <w:rFonts w:eastAsia="Times New Roman" w:cs="Times New Roman"/>
                  <w:sz w:val="17"/>
                  <w:szCs w:val="17"/>
                </w:rPr>
                <w:t>Agar/broth dilution (CLSI)</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9FC81BA" w14:textId="77777777" w:rsidR="005C1602" w:rsidRDefault="00000000">
            <w:pPr>
              <w:snapToGrid w:val="0"/>
              <w:spacing w:line="240" w:lineRule="auto"/>
              <w:jc w:val="center"/>
              <w:rPr>
                <w:ins w:id="1938" w:author="Zhao Chunjiang" w:date="2026-10-07T08:00:00Z"/>
              </w:rPr>
            </w:pPr>
            <w:ins w:id="1939" w:author="Zhao Chunjiang" w:date="2026-10-07T08:00:00Z">
              <w:r>
                <w:rPr>
                  <w:rFonts w:eastAsia="Times New Roman" w:cs="Times New Roman"/>
                  <w:sz w:val="17"/>
                  <w:szCs w:val="17"/>
                </w:rPr>
                <w:t>Reported in GPS metadata ᵃ</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7099972" w14:textId="77777777" w:rsidR="005C1602" w:rsidRDefault="00000000">
            <w:pPr>
              <w:snapToGrid w:val="0"/>
              <w:spacing w:line="240" w:lineRule="auto"/>
              <w:jc w:val="center"/>
              <w:rPr>
                <w:ins w:id="1940" w:author="Zhao Chunjiang" w:date="2026-10-07T08:00:00Z"/>
              </w:rPr>
            </w:pPr>
            <w:ins w:id="1941" w:author="Zhao Chunjiang" w:date="2026-10-07T08:00:00Z">
              <w:r>
                <w:rPr>
                  <w:rFonts w:eastAsia="Times New Roman" w:cs="Times New Roman"/>
                  <w:sz w:val="17"/>
                  <w:szCs w:val="17"/>
                </w:rPr>
                <w:t>Etest</w:t>
              </w:r>
            </w:ins>
          </w:p>
        </w:tc>
      </w:tr>
      <w:tr w:rsidR="005C1602" w14:paraId="33809036" w14:textId="77777777">
        <w:trPr>
          <w:ins w:id="1942"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7E35AD3" w14:textId="77777777" w:rsidR="005C1602" w:rsidRDefault="00000000">
            <w:pPr>
              <w:snapToGrid w:val="0"/>
              <w:spacing w:line="240" w:lineRule="auto"/>
              <w:jc w:val="left"/>
              <w:rPr>
                <w:ins w:id="1943" w:author="Zhao Chunjiang" w:date="2026-10-07T08:00:00Z"/>
              </w:rPr>
            </w:pPr>
            <w:ins w:id="1944" w:author="Zhao Chunjiang" w:date="2026-10-07T08:00:00Z">
              <w:r>
                <w:rPr>
                  <w:rFonts w:eastAsia="Times New Roman" w:cs="Times New Roman"/>
                  <w:sz w:val="17"/>
                  <w:szCs w:val="17"/>
                </w:rPr>
                <w:t>Serotyping / MLST</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2018CE" w14:textId="77777777" w:rsidR="005C1602" w:rsidRDefault="00000000">
            <w:pPr>
              <w:snapToGrid w:val="0"/>
              <w:spacing w:line="240" w:lineRule="auto"/>
              <w:jc w:val="center"/>
              <w:rPr>
                <w:ins w:id="1945" w:author="Zhao Chunjiang" w:date="2026-10-07T08:00:00Z"/>
              </w:rPr>
            </w:pPr>
            <w:ins w:id="1946" w:author="Zhao Chunjiang" w:date="2026-10-07T08:00:00Z">
              <w:r>
                <w:rPr>
                  <w:rFonts w:eastAsia="Times New Roman" w:cs="Times New Roman"/>
                  <w:sz w:val="17"/>
                  <w:szCs w:val="17"/>
                </w:rPr>
                <w:t>Quellung / MLST 2.0</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6493F8" w14:textId="77777777" w:rsidR="005C1602" w:rsidRDefault="00000000">
            <w:pPr>
              <w:snapToGrid w:val="0"/>
              <w:spacing w:line="240" w:lineRule="auto"/>
              <w:jc w:val="center"/>
              <w:rPr>
                <w:ins w:id="1947" w:author="Zhao Chunjiang" w:date="2026-10-07T08:00:00Z"/>
              </w:rPr>
            </w:pPr>
            <w:ins w:id="1948" w:author="Zhao Chunjiang" w:date="2026-10-07T08:00:00Z">
              <w:r>
                <w:rPr>
                  <w:rFonts w:eastAsia="Times New Roman" w:cs="Times New Roman"/>
                  <w:sz w:val="17"/>
                  <w:szCs w:val="17"/>
                </w:rPr>
                <w:t>GPS metadata</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78D519B" w14:textId="77777777" w:rsidR="005C1602" w:rsidRDefault="00000000">
            <w:pPr>
              <w:snapToGrid w:val="0"/>
              <w:spacing w:line="240" w:lineRule="auto"/>
              <w:jc w:val="center"/>
              <w:rPr>
                <w:ins w:id="1949" w:author="Zhao Chunjiang" w:date="2026-10-07T08:00:00Z"/>
              </w:rPr>
            </w:pPr>
            <w:ins w:id="1950" w:author="Zhao Chunjiang" w:date="2026-10-07T08:00:00Z">
              <w:r>
                <w:rPr>
                  <w:rFonts w:eastAsia="Times New Roman" w:cs="Times New Roman"/>
                  <w:sz w:val="17"/>
                  <w:szCs w:val="17"/>
                </w:rPr>
                <w:t>SeroBA / mlst (PubMLST)</w:t>
              </w:r>
            </w:ins>
          </w:p>
        </w:tc>
      </w:tr>
      <w:tr w:rsidR="005C1602" w14:paraId="232C3BAA" w14:textId="77777777">
        <w:trPr>
          <w:ins w:id="1951" w:author="Zhao Chunjiang" w:date="2026-10-07T08:00:00Z"/>
        </w:trPr>
        <w:tc>
          <w:tcPr>
            <w:tcW w:w="289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6293D7C" w14:textId="77777777" w:rsidR="005C1602" w:rsidRDefault="00000000">
            <w:pPr>
              <w:snapToGrid w:val="0"/>
              <w:spacing w:line="240" w:lineRule="auto"/>
              <w:jc w:val="left"/>
              <w:rPr>
                <w:ins w:id="1952" w:author="Zhao Chunjiang" w:date="2026-10-07T08:00:00Z"/>
              </w:rPr>
            </w:pPr>
            <w:ins w:id="1953" w:author="Zhao Chunjiang" w:date="2026-10-07T08:00:00Z">
              <w:r>
                <w:rPr>
                  <w:rFonts w:eastAsia="Times New Roman" w:cs="Times New Roman"/>
                  <w:sz w:val="17"/>
                  <w:szCs w:val="17"/>
                </w:rPr>
                <w:t>In a training lineage cluster, n</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7289E07" w14:textId="77777777" w:rsidR="005C1602" w:rsidRDefault="00000000">
            <w:pPr>
              <w:snapToGrid w:val="0"/>
              <w:spacing w:line="240" w:lineRule="auto"/>
              <w:jc w:val="center"/>
              <w:rPr>
                <w:ins w:id="1954" w:author="Zhao Chunjiang" w:date="2026-10-07T08:00:00Z"/>
              </w:rPr>
            </w:pPr>
            <w:ins w:id="1955" w:author="Zhao Chunjiang" w:date="2026-10-07T08:00:00Z">
              <w:r>
                <w:rPr>
                  <w:rFonts w:eastAsia="Times New Roman" w:cs="Times New Roman"/>
                  <w:sz w:val="17"/>
                  <w:szCs w:val="17"/>
                </w:rPr>
                <w:t>–</w:t>
              </w:r>
            </w:ins>
          </w:p>
        </w:tc>
        <w:tc>
          <w:tcPr>
            <w:tcW w:w="42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C436688" w14:textId="77777777" w:rsidR="005C1602" w:rsidRDefault="00000000">
            <w:pPr>
              <w:snapToGrid w:val="0"/>
              <w:spacing w:line="240" w:lineRule="auto"/>
              <w:jc w:val="center"/>
              <w:rPr>
                <w:ins w:id="1956" w:author="Zhao Chunjiang" w:date="2026-10-07T08:00:00Z"/>
              </w:rPr>
            </w:pPr>
            <w:ins w:id="1957" w:author="Zhao Chunjiang" w:date="2026-10-07T08:00:00Z">
              <w:r>
                <w:rPr>
                  <w:rFonts w:eastAsia="Times New Roman" w:cs="Times New Roman"/>
                  <w:sz w:val="17"/>
                  <w:szCs w:val="17"/>
                </w:rPr>
                <w:t>–</w:t>
              </w:r>
            </w:ins>
          </w:p>
        </w:tc>
        <w:tc>
          <w:tcPr>
            <w:tcW w:w="263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C15023" w14:textId="77777777" w:rsidR="005C1602" w:rsidRDefault="00000000">
            <w:pPr>
              <w:snapToGrid w:val="0"/>
              <w:spacing w:line="240" w:lineRule="auto"/>
              <w:jc w:val="center"/>
              <w:rPr>
                <w:ins w:id="1958" w:author="Zhao Chunjiang" w:date="2026-10-07T08:00:00Z"/>
              </w:rPr>
            </w:pPr>
            <w:ins w:id="1959" w:author="Zhao Chunjiang" w:date="2026-10-07T08:00:00Z">
              <w:r>
                <w:rPr>
                  <w:rFonts w:eastAsia="Times New Roman" w:cs="Times New Roman"/>
                  <w:sz w:val="17"/>
                  <w:szCs w:val="17"/>
                </w:rPr>
                <w:t>47/48 (CC271 cluster 21/48)</w:t>
              </w:r>
            </w:ins>
          </w:p>
        </w:tc>
      </w:tr>
      <w:tr w:rsidR="005C1602" w14:paraId="17694D7B" w14:textId="77777777">
        <w:trPr>
          <w:ins w:id="1960" w:author="Zhao Chunjiang" w:date="2026-10-07T08:00:00Z"/>
        </w:trPr>
        <w:tc>
          <w:tcPr>
            <w:tcW w:w="289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72F9A047" w14:textId="77777777" w:rsidR="005C1602" w:rsidRDefault="00000000">
            <w:pPr>
              <w:snapToGrid w:val="0"/>
              <w:spacing w:line="240" w:lineRule="auto"/>
              <w:jc w:val="left"/>
              <w:rPr>
                <w:ins w:id="1961" w:author="Zhao Chunjiang" w:date="2026-10-07T08:00:00Z"/>
              </w:rPr>
            </w:pPr>
            <w:ins w:id="1962" w:author="Zhao Chunjiang" w:date="2026-10-07T08:00:00Z">
              <w:r>
                <w:rPr>
                  <w:rFonts w:eastAsia="Times New Roman" w:cs="Times New Roman"/>
                  <w:sz w:val="17"/>
                  <w:szCs w:val="17"/>
                </w:rPr>
                <w:t>Jaccard distance to nearest training isolate, median (IQR)</w:t>
              </w:r>
            </w:ins>
          </w:p>
        </w:tc>
        <w:tc>
          <w:tcPr>
            <w:tcW w:w="421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6D86B47C" w14:textId="77777777" w:rsidR="005C1602" w:rsidRDefault="00000000">
            <w:pPr>
              <w:snapToGrid w:val="0"/>
              <w:spacing w:line="240" w:lineRule="auto"/>
              <w:jc w:val="center"/>
              <w:rPr>
                <w:ins w:id="1963" w:author="Zhao Chunjiang" w:date="2026-10-07T08:00:00Z"/>
              </w:rPr>
            </w:pPr>
            <w:ins w:id="1964" w:author="Zhao Chunjiang" w:date="2026-10-07T08:00:00Z">
              <w:r>
                <w:rPr>
                  <w:rFonts w:eastAsia="Times New Roman" w:cs="Times New Roman"/>
                  <w:sz w:val="17"/>
                  <w:szCs w:val="17"/>
                </w:rPr>
                <w:t>–</w:t>
              </w:r>
            </w:ins>
          </w:p>
        </w:tc>
        <w:tc>
          <w:tcPr>
            <w:tcW w:w="421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63C6DA14" w14:textId="77777777" w:rsidR="005C1602" w:rsidRDefault="00000000">
            <w:pPr>
              <w:snapToGrid w:val="0"/>
              <w:spacing w:line="240" w:lineRule="auto"/>
              <w:jc w:val="center"/>
              <w:rPr>
                <w:ins w:id="1965" w:author="Zhao Chunjiang" w:date="2026-10-07T08:00:00Z"/>
              </w:rPr>
            </w:pPr>
            <w:ins w:id="1966" w:author="Zhao Chunjiang" w:date="2026-10-07T08:00:00Z">
              <w:r>
                <w:rPr>
                  <w:rFonts w:eastAsia="Times New Roman" w:cs="Times New Roman"/>
                  <w:sz w:val="17"/>
                  <w:szCs w:val="17"/>
                </w:rPr>
                <w:t>–</w:t>
              </w:r>
            </w:ins>
          </w:p>
        </w:tc>
        <w:tc>
          <w:tcPr>
            <w:tcW w:w="263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5EA913CB" w14:textId="77777777" w:rsidR="005C1602" w:rsidRDefault="00000000">
            <w:pPr>
              <w:snapToGrid w:val="0"/>
              <w:spacing w:line="240" w:lineRule="auto"/>
              <w:jc w:val="center"/>
              <w:rPr>
                <w:ins w:id="1967" w:author="Zhao Chunjiang" w:date="2026-10-07T08:00:00Z"/>
              </w:rPr>
            </w:pPr>
            <w:ins w:id="1968" w:author="Zhao Chunjiang" w:date="2026-10-07T08:00:00Z">
              <w:r>
                <w:rPr>
                  <w:rFonts w:eastAsia="Times New Roman" w:cs="Times New Roman"/>
                  <w:sz w:val="17"/>
                  <w:szCs w:val="17"/>
                </w:rPr>
                <w:t>0.088 (0.055–0.111)</w:t>
              </w:r>
            </w:ins>
          </w:p>
        </w:tc>
      </w:tr>
    </w:tbl>
    <w:p w14:paraId="3DCE2F64" w14:textId="77777777" w:rsidR="005C1602" w:rsidRDefault="005C1602">
      <w:pPr>
        <w:snapToGrid w:val="0"/>
        <w:spacing w:after="40" w:line="240" w:lineRule="auto"/>
        <w:rPr>
          <w:ins w:id="1969" w:author="Zhao Chunjiang" w:date="2026-10-07T08:00:00Z"/>
        </w:rPr>
      </w:pP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9"/>
        <w:gridCol w:w="3739"/>
        <w:gridCol w:w="3739"/>
        <w:gridCol w:w="3241"/>
      </w:tblGrid>
      <w:tr w:rsidR="005C1602" w14:paraId="2BD5C6B4" w14:textId="77777777">
        <w:trPr>
          <w:tblHeader/>
          <w:ins w:id="1970" w:author="Zhao Chunjiang" w:date="2026-10-07T08:00:00Z"/>
        </w:trPr>
        <w:tc>
          <w:tcPr>
            <w:tcW w:w="323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29FCE2A6" w14:textId="77777777" w:rsidR="005C1602" w:rsidRDefault="00000000">
            <w:pPr>
              <w:snapToGrid w:val="0"/>
              <w:spacing w:line="240" w:lineRule="auto"/>
              <w:jc w:val="left"/>
              <w:rPr>
                <w:ins w:id="1971" w:author="Zhao Chunjiang" w:date="2026-10-07T08:00:00Z"/>
              </w:rPr>
            </w:pPr>
            <w:ins w:id="1972" w:author="Zhao Chunjiang" w:date="2026-10-07T08:00:00Z">
              <w:r>
                <w:rPr>
                  <w:rFonts w:eastAsia="Times New Roman" w:cs="Times New Roman"/>
                  <w:b/>
                  <w:bCs/>
                  <w:sz w:val="17"/>
                  <w:szCs w:val="17"/>
                </w:rPr>
                <w:t>Antimicrobial agent</w:t>
              </w:r>
            </w:ins>
          </w:p>
        </w:tc>
        <w:tc>
          <w:tcPr>
            <w:tcW w:w="373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658FD38B" w14:textId="77777777" w:rsidR="005C1602" w:rsidRDefault="00000000">
            <w:pPr>
              <w:snapToGrid w:val="0"/>
              <w:spacing w:line="240" w:lineRule="auto"/>
              <w:jc w:val="center"/>
              <w:rPr>
                <w:ins w:id="1973" w:author="Zhao Chunjiang" w:date="2026-10-07T08:00:00Z"/>
              </w:rPr>
            </w:pPr>
            <w:ins w:id="1974" w:author="Zhao Chunjiang" w:date="2026-10-07T08:00:00Z">
              <w:r>
                <w:rPr>
                  <w:rFonts w:eastAsia="Times New Roman" w:cs="Times New Roman"/>
                  <w:b/>
                  <w:bCs/>
                  <w:sz w:val="17"/>
                  <w:szCs w:val="17"/>
                </w:rPr>
                <w:t>Domestic: S / I / R, n (%)</w:t>
              </w:r>
            </w:ins>
          </w:p>
        </w:tc>
        <w:tc>
          <w:tcPr>
            <w:tcW w:w="373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9B36226" w14:textId="77777777" w:rsidR="005C1602" w:rsidRDefault="00000000">
            <w:pPr>
              <w:snapToGrid w:val="0"/>
              <w:spacing w:line="240" w:lineRule="auto"/>
              <w:jc w:val="center"/>
              <w:rPr>
                <w:ins w:id="1975" w:author="Zhao Chunjiang" w:date="2026-10-07T08:00:00Z"/>
              </w:rPr>
            </w:pPr>
            <w:ins w:id="1976" w:author="Zhao Chunjiang" w:date="2026-10-07T08:00:00Z">
              <w:r>
                <w:rPr>
                  <w:rFonts w:eastAsia="Times New Roman" w:cs="Times New Roman"/>
                  <w:b/>
                  <w:bCs/>
                  <w:sz w:val="17"/>
                  <w:szCs w:val="17"/>
                </w:rPr>
                <w:t>GPS: S / I / R, n (%)</w:t>
              </w:r>
            </w:ins>
          </w:p>
        </w:tc>
        <w:tc>
          <w:tcPr>
            <w:tcW w:w="324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1C91FCC" w14:textId="77777777" w:rsidR="005C1602" w:rsidRDefault="00000000">
            <w:pPr>
              <w:snapToGrid w:val="0"/>
              <w:spacing w:line="240" w:lineRule="auto"/>
              <w:jc w:val="center"/>
              <w:rPr>
                <w:ins w:id="1977" w:author="Zhao Chunjiang" w:date="2026-10-07T08:00:00Z"/>
              </w:rPr>
            </w:pPr>
            <w:ins w:id="1978" w:author="Zhao Chunjiang" w:date="2026-10-07T08:00:00Z">
              <w:r>
                <w:rPr>
                  <w:rFonts w:eastAsia="Times New Roman" w:cs="Times New Roman"/>
                  <w:b/>
                  <w:bCs/>
                  <w:sz w:val="17"/>
                  <w:szCs w:val="17"/>
                </w:rPr>
                <w:t>Validation: S / I / R, n (%)</w:t>
              </w:r>
            </w:ins>
          </w:p>
        </w:tc>
      </w:tr>
      <w:tr w:rsidR="005C1602" w14:paraId="21743950" w14:textId="77777777">
        <w:trPr>
          <w:ins w:id="1979" w:author="Zhao Chunjiang" w:date="2026-10-07T08:00:00Z"/>
        </w:trPr>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34A8F4" w14:textId="77777777" w:rsidR="005C1602" w:rsidRDefault="00000000">
            <w:pPr>
              <w:snapToGrid w:val="0"/>
              <w:spacing w:line="240" w:lineRule="auto"/>
              <w:jc w:val="left"/>
              <w:rPr>
                <w:ins w:id="1980" w:author="Zhao Chunjiang" w:date="2026-10-07T08:00:00Z"/>
              </w:rPr>
            </w:pPr>
            <w:ins w:id="1981" w:author="Zhao Chunjiang" w:date="2026-10-07T08:00:00Z">
              <w:r>
                <w:rPr>
                  <w:rFonts w:eastAsia="Times New Roman" w:cs="Times New Roman"/>
                  <w:sz w:val="17"/>
                  <w:szCs w:val="17"/>
                </w:rPr>
                <w:t>PEN – Penicillin</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427002" w14:textId="77777777" w:rsidR="005C1602" w:rsidRDefault="00000000">
            <w:pPr>
              <w:snapToGrid w:val="0"/>
              <w:spacing w:line="240" w:lineRule="auto"/>
              <w:jc w:val="center"/>
              <w:rPr>
                <w:ins w:id="1982" w:author="Zhao Chunjiang" w:date="2026-10-07T08:00:00Z"/>
              </w:rPr>
            </w:pPr>
            <w:ins w:id="1983" w:author="Zhao Chunjiang" w:date="2026-10-07T08:00:00Z">
              <w:r>
                <w:rPr>
                  <w:rFonts w:eastAsia="Times New Roman" w:cs="Times New Roman"/>
                  <w:sz w:val="17"/>
                  <w:szCs w:val="17"/>
                </w:rPr>
                <w:t>0 (0.0) / 236 (38.9) / 371 (61.1)</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CFCE9F" w14:textId="77777777" w:rsidR="005C1602" w:rsidRDefault="00000000">
            <w:pPr>
              <w:snapToGrid w:val="0"/>
              <w:spacing w:line="240" w:lineRule="auto"/>
              <w:jc w:val="center"/>
              <w:rPr>
                <w:ins w:id="1984" w:author="Zhao Chunjiang" w:date="2026-10-07T08:00:00Z"/>
              </w:rPr>
            </w:pPr>
            <w:ins w:id="1985" w:author="Zhao Chunjiang" w:date="2026-10-07T08:00:00Z">
              <w:r>
                <w:rPr>
                  <w:rFonts w:eastAsia="Times New Roman" w:cs="Times New Roman"/>
                  <w:sz w:val="17"/>
                  <w:szCs w:val="17"/>
                </w:rPr>
                <w:t>273 (85.3) / 39 (12.2) / 8 (2.5)</w:t>
              </w:r>
            </w:ins>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836980F" w14:textId="77777777" w:rsidR="005C1602" w:rsidRDefault="00000000">
            <w:pPr>
              <w:snapToGrid w:val="0"/>
              <w:spacing w:line="240" w:lineRule="auto"/>
              <w:jc w:val="center"/>
              <w:rPr>
                <w:ins w:id="1986" w:author="Zhao Chunjiang" w:date="2026-10-07T08:00:00Z"/>
              </w:rPr>
            </w:pPr>
            <w:ins w:id="1987" w:author="Zhao Chunjiang" w:date="2026-10-07T08:00:00Z">
              <w:r>
                <w:rPr>
                  <w:rFonts w:eastAsia="Times New Roman" w:cs="Times New Roman"/>
                  <w:sz w:val="17"/>
                  <w:szCs w:val="17"/>
                </w:rPr>
                <w:t>1 (2.1) / 28 (58.3) / 19 (39.6)</w:t>
              </w:r>
            </w:ins>
          </w:p>
        </w:tc>
      </w:tr>
      <w:tr w:rsidR="005C1602" w14:paraId="4FA864BF" w14:textId="77777777">
        <w:trPr>
          <w:ins w:id="1988" w:author="Zhao Chunjiang" w:date="2026-10-07T08:00:00Z"/>
        </w:trPr>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C77EF1" w14:textId="77777777" w:rsidR="005C1602" w:rsidRDefault="00000000">
            <w:pPr>
              <w:snapToGrid w:val="0"/>
              <w:spacing w:line="240" w:lineRule="auto"/>
              <w:jc w:val="left"/>
              <w:rPr>
                <w:ins w:id="1989" w:author="Zhao Chunjiang" w:date="2026-10-07T08:00:00Z"/>
              </w:rPr>
            </w:pPr>
            <w:ins w:id="1990" w:author="Zhao Chunjiang" w:date="2026-10-07T08:00:00Z">
              <w:r>
                <w:rPr>
                  <w:rFonts w:eastAsia="Times New Roman" w:cs="Times New Roman"/>
                  <w:sz w:val="17"/>
                  <w:szCs w:val="17"/>
                </w:rPr>
                <w:t>CRO – Ceftriaxone</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A5DA4F7" w14:textId="77777777" w:rsidR="005C1602" w:rsidRDefault="00000000">
            <w:pPr>
              <w:snapToGrid w:val="0"/>
              <w:spacing w:line="240" w:lineRule="auto"/>
              <w:jc w:val="center"/>
              <w:rPr>
                <w:ins w:id="1991" w:author="Zhao Chunjiang" w:date="2026-10-07T08:00:00Z"/>
              </w:rPr>
            </w:pPr>
            <w:ins w:id="1992" w:author="Zhao Chunjiang" w:date="2026-10-07T08:00:00Z">
              <w:r>
                <w:rPr>
                  <w:rFonts w:eastAsia="Times New Roman" w:cs="Times New Roman"/>
                  <w:sz w:val="17"/>
                  <w:szCs w:val="17"/>
                </w:rPr>
                <w:t>428 (70.5) / 51 (8.4) / 128 (21.1)</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58E612A" w14:textId="77777777" w:rsidR="005C1602" w:rsidRDefault="00000000">
            <w:pPr>
              <w:snapToGrid w:val="0"/>
              <w:spacing w:line="240" w:lineRule="auto"/>
              <w:jc w:val="center"/>
              <w:rPr>
                <w:ins w:id="1993" w:author="Zhao Chunjiang" w:date="2026-10-07T08:00:00Z"/>
              </w:rPr>
            </w:pPr>
            <w:ins w:id="1994" w:author="Zhao Chunjiang" w:date="2026-10-07T08:00:00Z">
              <w:r>
                <w:rPr>
                  <w:rFonts w:eastAsia="Times New Roman" w:cs="Times New Roman"/>
                  <w:sz w:val="17"/>
                  <w:szCs w:val="17"/>
                </w:rPr>
                <w:t>318 (99.4) / 2 (0.6) / 0 (0.0)</w:t>
              </w:r>
            </w:ins>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232530A" w14:textId="77777777" w:rsidR="005C1602" w:rsidRDefault="00000000">
            <w:pPr>
              <w:snapToGrid w:val="0"/>
              <w:spacing w:line="240" w:lineRule="auto"/>
              <w:jc w:val="center"/>
              <w:rPr>
                <w:ins w:id="1995" w:author="Zhao Chunjiang" w:date="2026-10-07T08:00:00Z"/>
              </w:rPr>
            </w:pPr>
            <w:ins w:id="1996" w:author="Zhao Chunjiang" w:date="2026-10-07T08:00:00Z">
              <w:r>
                <w:rPr>
                  <w:rFonts w:eastAsia="Times New Roman" w:cs="Times New Roman"/>
                  <w:sz w:val="17"/>
                  <w:szCs w:val="17"/>
                </w:rPr>
                <w:t>31 (64.6) / 3 (6.2) / 14 (29.2)</w:t>
              </w:r>
            </w:ins>
          </w:p>
        </w:tc>
      </w:tr>
      <w:tr w:rsidR="005C1602" w14:paraId="42250DA4" w14:textId="77777777">
        <w:trPr>
          <w:ins w:id="1997" w:author="Zhao Chunjiang" w:date="2026-10-07T08:00:00Z"/>
        </w:trPr>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A2DE37C" w14:textId="77777777" w:rsidR="005C1602" w:rsidRDefault="00000000">
            <w:pPr>
              <w:snapToGrid w:val="0"/>
              <w:spacing w:line="240" w:lineRule="auto"/>
              <w:jc w:val="left"/>
              <w:rPr>
                <w:ins w:id="1998" w:author="Zhao Chunjiang" w:date="2026-10-07T08:00:00Z"/>
              </w:rPr>
            </w:pPr>
            <w:ins w:id="1999" w:author="Zhao Chunjiang" w:date="2026-10-07T08:00:00Z">
              <w:r>
                <w:rPr>
                  <w:rFonts w:eastAsia="Times New Roman" w:cs="Times New Roman"/>
                  <w:sz w:val="17"/>
                  <w:szCs w:val="17"/>
                </w:rPr>
                <w:t>ERY – Erythromycin</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D7CB556" w14:textId="77777777" w:rsidR="005C1602" w:rsidRDefault="00000000">
            <w:pPr>
              <w:snapToGrid w:val="0"/>
              <w:spacing w:line="240" w:lineRule="auto"/>
              <w:jc w:val="center"/>
              <w:rPr>
                <w:ins w:id="2000" w:author="Zhao Chunjiang" w:date="2026-10-07T08:00:00Z"/>
              </w:rPr>
            </w:pPr>
            <w:ins w:id="2001" w:author="Zhao Chunjiang" w:date="2026-10-07T08:00:00Z">
              <w:r>
                <w:rPr>
                  <w:rFonts w:eastAsia="Times New Roman" w:cs="Times New Roman"/>
                  <w:sz w:val="17"/>
                  <w:szCs w:val="17"/>
                </w:rPr>
                <w:t>10 (1.6) / 5 (0.8) / 592 (97.5)</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455AF0" w14:textId="77777777" w:rsidR="005C1602" w:rsidRDefault="00000000">
            <w:pPr>
              <w:snapToGrid w:val="0"/>
              <w:spacing w:line="240" w:lineRule="auto"/>
              <w:jc w:val="center"/>
              <w:rPr>
                <w:ins w:id="2002" w:author="Zhao Chunjiang" w:date="2026-10-07T08:00:00Z"/>
              </w:rPr>
            </w:pPr>
            <w:ins w:id="2003" w:author="Zhao Chunjiang" w:date="2026-10-07T08:00:00Z">
              <w:r>
                <w:rPr>
                  <w:rFonts w:eastAsia="Times New Roman" w:cs="Times New Roman"/>
                  <w:sz w:val="17"/>
                  <w:szCs w:val="17"/>
                </w:rPr>
                <w:t>283 (88.4) / 0 (0.0) / 37 (11.6)</w:t>
              </w:r>
            </w:ins>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3BE99F5" w14:textId="77777777" w:rsidR="005C1602" w:rsidRDefault="00000000">
            <w:pPr>
              <w:snapToGrid w:val="0"/>
              <w:spacing w:line="240" w:lineRule="auto"/>
              <w:jc w:val="center"/>
              <w:rPr>
                <w:ins w:id="2004" w:author="Zhao Chunjiang" w:date="2026-10-07T08:00:00Z"/>
              </w:rPr>
            </w:pPr>
            <w:ins w:id="2005" w:author="Zhao Chunjiang" w:date="2026-10-07T08:00:00Z">
              <w:r>
                <w:rPr>
                  <w:rFonts w:eastAsia="Times New Roman" w:cs="Times New Roman"/>
                  <w:sz w:val="17"/>
                  <w:szCs w:val="17"/>
                </w:rPr>
                <w:t>0 (0.0) / 1 (2.1) / 47 (97.9)</w:t>
              </w:r>
            </w:ins>
          </w:p>
        </w:tc>
      </w:tr>
      <w:tr w:rsidR="005C1602" w14:paraId="19544A33" w14:textId="77777777">
        <w:trPr>
          <w:ins w:id="2006" w:author="Zhao Chunjiang" w:date="2026-10-07T08:00:00Z"/>
        </w:trPr>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2892AEA" w14:textId="77777777" w:rsidR="005C1602" w:rsidRDefault="00000000">
            <w:pPr>
              <w:snapToGrid w:val="0"/>
              <w:spacing w:line="240" w:lineRule="auto"/>
              <w:jc w:val="left"/>
              <w:rPr>
                <w:ins w:id="2007" w:author="Zhao Chunjiang" w:date="2026-10-07T08:00:00Z"/>
              </w:rPr>
            </w:pPr>
            <w:ins w:id="2008" w:author="Zhao Chunjiang" w:date="2026-10-07T08:00:00Z">
              <w:r>
                <w:rPr>
                  <w:rFonts w:eastAsia="Times New Roman" w:cs="Times New Roman"/>
                  <w:sz w:val="17"/>
                  <w:szCs w:val="17"/>
                </w:rPr>
                <w:t>CLI – Clindamycin</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34020CA" w14:textId="77777777" w:rsidR="005C1602" w:rsidRDefault="00000000">
            <w:pPr>
              <w:snapToGrid w:val="0"/>
              <w:spacing w:line="240" w:lineRule="auto"/>
              <w:jc w:val="center"/>
              <w:rPr>
                <w:ins w:id="2009" w:author="Zhao Chunjiang" w:date="2026-10-07T08:00:00Z"/>
              </w:rPr>
            </w:pPr>
            <w:ins w:id="2010" w:author="Zhao Chunjiang" w:date="2026-10-07T08:00:00Z">
              <w:r>
                <w:rPr>
                  <w:rFonts w:eastAsia="Times New Roman" w:cs="Times New Roman"/>
                  <w:sz w:val="17"/>
                  <w:szCs w:val="17"/>
                </w:rPr>
                <w:t>39 (6.4) / 5 (0.8) / 563 (92.8)</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E368753" w14:textId="77777777" w:rsidR="005C1602" w:rsidRDefault="00000000">
            <w:pPr>
              <w:snapToGrid w:val="0"/>
              <w:spacing w:line="240" w:lineRule="auto"/>
              <w:jc w:val="center"/>
              <w:rPr>
                <w:ins w:id="2011" w:author="Zhao Chunjiang" w:date="2026-10-07T08:00:00Z"/>
              </w:rPr>
            </w:pPr>
            <w:ins w:id="2012" w:author="Zhao Chunjiang" w:date="2026-10-07T08:00:00Z">
              <w:r>
                <w:rPr>
                  <w:rFonts w:eastAsia="Times New Roman" w:cs="Times New Roman"/>
                  <w:sz w:val="17"/>
                  <w:szCs w:val="17"/>
                </w:rPr>
                <w:t>304 (95.0) / 0 (0.0) / 16 (5.0)</w:t>
              </w:r>
            </w:ins>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CF25FDC" w14:textId="77777777" w:rsidR="005C1602" w:rsidRDefault="00000000">
            <w:pPr>
              <w:snapToGrid w:val="0"/>
              <w:spacing w:line="240" w:lineRule="auto"/>
              <w:jc w:val="center"/>
              <w:rPr>
                <w:ins w:id="2013" w:author="Zhao Chunjiang" w:date="2026-10-07T08:00:00Z"/>
              </w:rPr>
            </w:pPr>
            <w:ins w:id="2014" w:author="Zhao Chunjiang" w:date="2026-10-07T08:00:00Z">
              <w:r>
                <w:rPr>
                  <w:rFonts w:eastAsia="Times New Roman" w:cs="Times New Roman"/>
                  <w:sz w:val="17"/>
                  <w:szCs w:val="17"/>
                </w:rPr>
                <w:t>2 (4.2) / 1 (2.1) / 45 (93.8)</w:t>
              </w:r>
            </w:ins>
          </w:p>
        </w:tc>
      </w:tr>
      <w:tr w:rsidR="005C1602" w14:paraId="7DE4C7B8" w14:textId="77777777">
        <w:trPr>
          <w:ins w:id="2015" w:author="Zhao Chunjiang" w:date="2026-10-07T08:00:00Z"/>
        </w:trPr>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AF40BF" w14:textId="77777777" w:rsidR="005C1602" w:rsidRDefault="00000000">
            <w:pPr>
              <w:snapToGrid w:val="0"/>
              <w:spacing w:line="240" w:lineRule="auto"/>
              <w:jc w:val="left"/>
              <w:rPr>
                <w:ins w:id="2016" w:author="Zhao Chunjiang" w:date="2026-10-07T08:00:00Z"/>
              </w:rPr>
            </w:pPr>
            <w:ins w:id="2017" w:author="Zhao Chunjiang" w:date="2026-10-07T08:00:00Z">
              <w:r>
                <w:rPr>
                  <w:rFonts w:eastAsia="Times New Roman" w:cs="Times New Roman"/>
                  <w:sz w:val="17"/>
                  <w:szCs w:val="17"/>
                </w:rPr>
                <w:t>LVX – Levofloxacin</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B53BE65" w14:textId="77777777" w:rsidR="005C1602" w:rsidRDefault="00000000">
            <w:pPr>
              <w:snapToGrid w:val="0"/>
              <w:spacing w:line="240" w:lineRule="auto"/>
              <w:jc w:val="center"/>
              <w:rPr>
                <w:ins w:id="2018" w:author="Zhao Chunjiang" w:date="2026-10-07T08:00:00Z"/>
              </w:rPr>
            </w:pPr>
            <w:ins w:id="2019" w:author="Zhao Chunjiang" w:date="2026-10-07T08:00:00Z">
              <w:r>
                <w:rPr>
                  <w:rFonts w:eastAsia="Times New Roman" w:cs="Times New Roman"/>
                  <w:sz w:val="17"/>
                  <w:szCs w:val="17"/>
                </w:rPr>
                <w:t>606 (99.8) / 0 (0.0) / 1 (0.2)</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6BC0ED1" w14:textId="77777777" w:rsidR="005C1602" w:rsidRDefault="00000000">
            <w:pPr>
              <w:snapToGrid w:val="0"/>
              <w:spacing w:line="240" w:lineRule="auto"/>
              <w:jc w:val="center"/>
              <w:rPr>
                <w:ins w:id="2020" w:author="Zhao Chunjiang" w:date="2026-10-07T08:00:00Z"/>
              </w:rPr>
            </w:pPr>
            <w:ins w:id="2021" w:author="Zhao Chunjiang" w:date="2026-10-07T08:00:00Z">
              <w:r>
                <w:rPr>
                  <w:rFonts w:eastAsia="Times New Roman" w:cs="Times New Roman"/>
                  <w:sz w:val="17"/>
                  <w:szCs w:val="17"/>
                </w:rPr>
                <w:t>316 (98.8) / 3 (0.9) / 1 (0.3)</w:t>
              </w:r>
            </w:ins>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79157DE" w14:textId="77777777" w:rsidR="005C1602" w:rsidRDefault="00000000">
            <w:pPr>
              <w:snapToGrid w:val="0"/>
              <w:spacing w:line="240" w:lineRule="auto"/>
              <w:jc w:val="center"/>
              <w:rPr>
                <w:ins w:id="2022" w:author="Zhao Chunjiang" w:date="2026-10-07T08:00:00Z"/>
              </w:rPr>
            </w:pPr>
            <w:ins w:id="2023" w:author="Zhao Chunjiang" w:date="2026-10-07T08:00:00Z">
              <w:r>
                <w:rPr>
                  <w:rFonts w:eastAsia="Times New Roman" w:cs="Times New Roman"/>
                  <w:sz w:val="17"/>
                  <w:szCs w:val="17"/>
                </w:rPr>
                <w:t>48 (100.0) / 0 (0.0) / 0 (0.0)</w:t>
              </w:r>
            </w:ins>
          </w:p>
        </w:tc>
      </w:tr>
      <w:tr w:rsidR="005C1602" w14:paraId="6E2F21F3" w14:textId="77777777">
        <w:trPr>
          <w:ins w:id="2024" w:author="Zhao Chunjiang" w:date="2026-10-07T08:00:00Z"/>
        </w:trPr>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CCEE982" w14:textId="77777777" w:rsidR="005C1602" w:rsidRDefault="00000000">
            <w:pPr>
              <w:snapToGrid w:val="0"/>
              <w:spacing w:line="240" w:lineRule="auto"/>
              <w:jc w:val="left"/>
              <w:rPr>
                <w:ins w:id="2025" w:author="Zhao Chunjiang" w:date="2026-10-07T08:00:00Z"/>
              </w:rPr>
            </w:pPr>
            <w:ins w:id="2026" w:author="Zhao Chunjiang" w:date="2026-10-07T08:00:00Z">
              <w:r>
                <w:rPr>
                  <w:rFonts w:eastAsia="Times New Roman" w:cs="Times New Roman"/>
                  <w:sz w:val="17"/>
                  <w:szCs w:val="17"/>
                </w:rPr>
                <w:t>SXT – Trimethoprim-sulfamethoxazole</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8E1103F" w14:textId="77777777" w:rsidR="005C1602" w:rsidRDefault="00000000">
            <w:pPr>
              <w:snapToGrid w:val="0"/>
              <w:spacing w:line="240" w:lineRule="auto"/>
              <w:jc w:val="center"/>
              <w:rPr>
                <w:ins w:id="2027" w:author="Zhao Chunjiang" w:date="2026-10-07T08:00:00Z"/>
              </w:rPr>
            </w:pPr>
            <w:ins w:id="2028" w:author="Zhao Chunjiang" w:date="2026-10-07T08:00:00Z">
              <w:r>
                <w:rPr>
                  <w:rFonts w:eastAsia="Times New Roman" w:cs="Times New Roman"/>
                  <w:sz w:val="17"/>
                  <w:szCs w:val="17"/>
                </w:rPr>
                <w:t>142 (23.4) / 47 (7.7) / 418 (68.9)</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D390992" w14:textId="77777777" w:rsidR="005C1602" w:rsidRDefault="00000000">
            <w:pPr>
              <w:snapToGrid w:val="0"/>
              <w:spacing w:line="240" w:lineRule="auto"/>
              <w:jc w:val="center"/>
              <w:rPr>
                <w:ins w:id="2029" w:author="Zhao Chunjiang" w:date="2026-10-07T08:00:00Z"/>
              </w:rPr>
            </w:pPr>
            <w:ins w:id="2030" w:author="Zhao Chunjiang" w:date="2026-10-07T08:00:00Z">
              <w:r>
                <w:rPr>
                  <w:rFonts w:eastAsia="Times New Roman" w:cs="Times New Roman"/>
                  <w:sz w:val="17"/>
                  <w:szCs w:val="17"/>
                </w:rPr>
                <w:t>268 (83.8) / 5 (1.6) / 47 (14.7)</w:t>
              </w:r>
            </w:ins>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030E0DD" w14:textId="77777777" w:rsidR="005C1602" w:rsidRDefault="00000000">
            <w:pPr>
              <w:snapToGrid w:val="0"/>
              <w:spacing w:line="240" w:lineRule="auto"/>
              <w:jc w:val="center"/>
              <w:rPr>
                <w:ins w:id="2031" w:author="Zhao Chunjiang" w:date="2026-10-07T08:00:00Z"/>
              </w:rPr>
            </w:pPr>
            <w:ins w:id="2032" w:author="Zhao Chunjiang" w:date="2026-10-07T08:00:00Z">
              <w:r>
                <w:rPr>
                  <w:rFonts w:eastAsia="Times New Roman" w:cs="Times New Roman"/>
                  <w:sz w:val="17"/>
                  <w:szCs w:val="17"/>
                </w:rPr>
                <w:t>7 (14.6) / 11 (22.9) / 30 (62.5)</w:t>
              </w:r>
            </w:ins>
          </w:p>
        </w:tc>
      </w:tr>
      <w:tr w:rsidR="005C1602" w14:paraId="26C8EC01" w14:textId="77777777">
        <w:trPr>
          <w:ins w:id="2033" w:author="Zhao Chunjiang" w:date="2026-10-07T08:00:00Z"/>
        </w:trPr>
        <w:tc>
          <w:tcPr>
            <w:tcW w:w="32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13652CE" w14:textId="77777777" w:rsidR="005C1602" w:rsidRDefault="00000000">
            <w:pPr>
              <w:snapToGrid w:val="0"/>
              <w:spacing w:line="240" w:lineRule="auto"/>
              <w:jc w:val="left"/>
              <w:rPr>
                <w:ins w:id="2034" w:author="Zhao Chunjiang" w:date="2026-10-07T08:00:00Z"/>
              </w:rPr>
            </w:pPr>
            <w:ins w:id="2035" w:author="Zhao Chunjiang" w:date="2026-10-07T08:00:00Z">
              <w:r>
                <w:rPr>
                  <w:rFonts w:eastAsia="Times New Roman" w:cs="Times New Roman"/>
                  <w:sz w:val="17"/>
                  <w:szCs w:val="17"/>
                </w:rPr>
                <w:t>AMC – Amoxicillin-clavulanate</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C135D5C" w14:textId="77777777" w:rsidR="005C1602" w:rsidRDefault="00000000">
            <w:pPr>
              <w:snapToGrid w:val="0"/>
              <w:spacing w:line="240" w:lineRule="auto"/>
              <w:jc w:val="center"/>
              <w:rPr>
                <w:ins w:id="2036" w:author="Zhao Chunjiang" w:date="2026-10-07T08:00:00Z"/>
              </w:rPr>
            </w:pPr>
            <w:ins w:id="2037" w:author="Zhao Chunjiang" w:date="2026-10-07T08:00:00Z">
              <w:r>
                <w:rPr>
                  <w:rFonts w:eastAsia="Times New Roman" w:cs="Times New Roman"/>
                  <w:sz w:val="17"/>
                  <w:szCs w:val="17"/>
                </w:rPr>
                <w:t>395 (65.1) / 60 (9.9) / 152 (25.0)</w:t>
              </w:r>
            </w:ins>
          </w:p>
        </w:tc>
        <w:tc>
          <w:tcPr>
            <w:tcW w:w="3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F178EC" w14:textId="77777777" w:rsidR="005C1602" w:rsidRDefault="00000000">
            <w:pPr>
              <w:snapToGrid w:val="0"/>
              <w:spacing w:line="240" w:lineRule="auto"/>
              <w:jc w:val="center"/>
              <w:rPr>
                <w:ins w:id="2038" w:author="Zhao Chunjiang" w:date="2026-10-07T08:00:00Z"/>
              </w:rPr>
            </w:pPr>
            <w:ins w:id="2039" w:author="Zhao Chunjiang" w:date="2026-10-07T08:00:00Z">
              <w:r>
                <w:rPr>
                  <w:rFonts w:eastAsia="Times New Roman" w:cs="Times New Roman"/>
                  <w:sz w:val="17"/>
                  <w:szCs w:val="17"/>
                </w:rPr>
                <w:t>317 (99.1) / 2 (0.6) / 1 (0.3)</w:t>
              </w:r>
            </w:ins>
          </w:p>
        </w:tc>
        <w:tc>
          <w:tcPr>
            <w:tcW w:w="32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B8E228" w14:textId="77777777" w:rsidR="005C1602" w:rsidRDefault="00000000">
            <w:pPr>
              <w:snapToGrid w:val="0"/>
              <w:spacing w:line="240" w:lineRule="auto"/>
              <w:jc w:val="center"/>
              <w:rPr>
                <w:ins w:id="2040" w:author="Zhao Chunjiang" w:date="2026-10-07T08:00:00Z"/>
              </w:rPr>
            </w:pPr>
            <w:ins w:id="2041" w:author="Zhao Chunjiang" w:date="2026-10-07T08:00:00Z">
              <w:r>
                <w:rPr>
                  <w:rFonts w:eastAsia="Times New Roman" w:cs="Times New Roman"/>
                  <w:sz w:val="17"/>
                  <w:szCs w:val="17"/>
                </w:rPr>
                <w:t>Not tested</w:t>
              </w:r>
            </w:ins>
          </w:p>
        </w:tc>
      </w:tr>
      <w:tr w:rsidR="005C1602" w14:paraId="28FFE3E8" w14:textId="77777777">
        <w:trPr>
          <w:ins w:id="2042" w:author="Zhao Chunjiang" w:date="2026-10-07T08:00:00Z"/>
        </w:trPr>
        <w:tc>
          <w:tcPr>
            <w:tcW w:w="323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0512A32E" w14:textId="77777777" w:rsidR="005C1602" w:rsidRDefault="00000000">
            <w:pPr>
              <w:snapToGrid w:val="0"/>
              <w:spacing w:line="240" w:lineRule="auto"/>
              <w:jc w:val="left"/>
              <w:rPr>
                <w:ins w:id="2043" w:author="Zhao Chunjiang" w:date="2026-10-07T08:00:00Z"/>
              </w:rPr>
            </w:pPr>
            <w:ins w:id="2044" w:author="Zhao Chunjiang" w:date="2026-10-07T08:00:00Z">
              <w:r>
                <w:rPr>
                  <w:rFonts w:eastAsia="Times New Roman" w:cs="Times New Roman"/>
                  <w:sz w:val="17"/>
                  <w:szCs w:val="17"/>
                </w:rPr>
                <w:lastRenderedPageBreak/>
                <w:t>MFX – Moxifloxacin</w:t>
              </w:r>
            </w:ins>
          </w:p>
        </w:tc>
        <w:tc>
          <w:tcPr>
            <w:tcW w:w="373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70AD3C2" w14:textId="77777777" w:rsidR="005C1602" w:rsidRDefault="00000000">
            <w:pPr>
              <w:snapToGrid w:val="0"/>
              <w:spacing w:line="240" w:lineRule="auto"/>
              <w:jc w:val="center"/>
              <w:rPr>
                <w:ins w:id="2045" w:author="Zhao Chunjiang" w:date="2026-10-07T08:00:00Z"/>
              </w:rPr>
            </w:pPr>
            <w:ins w:id="2046" w:author="Zhao Chunjiang" w:date="2026-10-07T08:00:00Z">
              <w:r>
                <w:rPr>
                  <w:rFonts w:eastAsia="Times New Roman" w:cs="Times New Roman"/>
                  <w:sz w:val="17"/>
                  <w:szCs w:val="17"/>
                </w:rPr>
                <w:t>606 (99.8) / 1 (0.2) / 0 (0.0)</w:t>
              </w:r>
            </w:ins>
          </w:p>
        </w:tc>
        <w:tc>
          <w:tcPr>
            <w:tcW w:w="373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56A8E39" w14:textId="77777777" w:rsidR="005C1602" w:rsidRDefault="00000000">
            <w:pPr>
              <w:snapToGrid w:val="0"/>
              <w:spacing w:line="240" w:lineRule="auto"/>
              <w:jc w:val="center"/>
              <w:rPr>
                <w:ins w:id="2047" w:author="Zhao Chunjiang" w:date="2026-10-07T08:00:00Z"/>
              </w:rPr>
            </w:pPr>
            <w:ins w:id="2048" w:author="Zhao Chunjiang" w:date="2026-10-07T08:00:00Z">
              <w:r>
                <w:rPr>
                  <w:rFonts w:eastAsia="Times New Roman" w:cs="Times New Roman"/>
                  <w:sz w:val="17"/>
                  <w:szCs w:val="17"/>
                </w:rPr>
                <w:t>319 (99.7) / 1 (0.3) / 0 (0.0)</w:t>
              </w:r>
            </w:ins>
          </w:p>
        </w:tc>
        <w:tc>
          <w:tcPr>
            <w:tcW w:w="324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53DEE4E4" w14:textId="77777777" w:rsidR="005C1602" w:rsidRDefault="00000000">
            <w:pPr>
              <w:snapToGrid w:val="0"/>
              <w:spacing w:line="240" w:lineRule="auto"/>
              <w:jc w:val="center"/>
              <w:rPr>
                <w:ins w:id="2049" w:author="Zhao Chunjiang" w:date="2026-10-07T08:00:00Z"/>
              </w:rPr>
            </w:pPr>
            <w:ins w:id="2050" w:author="Zhao Chunjiang" w:date="2026-10-07T08:00:00Z">
              <w:r>
                <w:rPr>
                  <w:rFonts w:eastAsia="Times New Roman" w:cs="Times New Roman"/>
                  <w:sz w:val="17"/>
                  <w:szCs w:val="17"/>
                </w:rPr>
                <w:t>Not tested</w:t>
              </w:r>
            </w:ins>
          </w:p>
        </w:tc>
      </w:tr>
    </w:tbl>
    <w:p w14:paraId="7BD71664" w14:textId="77777777" w:rsidR="005C1602" w:rsidRDefault="00000000">
      <w:pPr>
        <w:snapToGrid w:val="0"/>
        <w:spacing w:after="40" w:line="240" w:lineRule="auto"/>
        <w:rPr>
          <w:ins w:id="2051" w:author="Zhao Chunjiang" w:date="2026-10-07T08:00:00Z"/>
        </w:rPr>
      </w:pPr>
      <w:ins w:id="2052" w:author="Zhao Chunjiang" w:date="2026-10-07T08:00:00Z">
        <w:r>
          <w:rPr>
            <w:rFonts w:eastAsia="Times New Roman" w:cs="Times New Roman"/>
            <w:sz w:val="16"/>
            <w:szCs w:val="16"/>
          </w:rPr>
          <w:t>S, susceptible; I, intermediate; R, resistant; ST, sequence type; GPS, Global Pneumococcal Sequencing project. Categories were assigned with CLSI M100 breakpoints (mg/L, S / I / R): penicillin ≤0.06 / 0.12–1 / ≥2 (oral); ceftriaxone ≤1 / 2 / ≥4 (non-meningitis); erythromycin and clindamycin ≤0.25 / 0.5 / ≥1; levofloxacin ≤2 / 4 / ≥8; trimethoprim-sulfamethoxazole ≤0.5 / 1–2 / ≥4; amoxicillin-clavulanate ≤2 / 4 / ≥8; moxifloxacin ≤1 / 2 / ≥4.</w:t>
        </w:r>
      </w:ins>
    </w:p>
    <w:p w14:paraId="0582F5BD" w14:textId="77777777" w:rsidR="005C1602" w:rsidRDefault="00000000">
      <w:pPr>
        <w:snapToGrid w:val="0"/>
        <w:spacing w:after="40" w:line="240" w:lineRule="auto"/>
        <w:rPr>
          <w:ins w:id="2053" w:author="Zhao Chunjiang" w:date="2026-10-07T08:00:00Z"/>
        </w:rPr>
      </w:pPr>
      <w:ins w:id="2054" w:author="Zhao Chunjiang" w:date="2026-10-07T08:00:00Z">
        <w:r>
          <w:rPr>
            <w:rFonts w:eastAsia="Times New Roman" w:cs="Times New Roman"/>
            <w:sz w:val="16"/>
            <w:szCs w:val="16"/>
          </w:rPr>
          <w:t>ᵃ MICs as recorded in the GPS metadata. For trimethoprim-sulfamethoxazole, amoxicillin-clavulanate and moxifloxacin, GPS values are genotype-derived (</w:t>
        </w:r>
        <w:r>
          <w:rPr>
            <w:rFonts w:eastAsia="Times New Roman" w:cs="Times New Roman"/>
            <w:i/>
            <w:iCs/>
            <w:sz w:val="16"/>
            <w:szCs w:val="16"/>
          </w:rPr>
          <w:t>in silico</w:t>
        </w:r>
        <w:r>
          <w:rPr>
            <w:rFonts w:eastAsia="Times New Roman" w:cs="Times New Roman"/>
            <w:sz w:val="16"/>
            <w:szCs w:val="16"/>
          </w:rPr>
          <w:t>) predictions rather than phenotypic measurements; amoxicillin-clavulanate and moxifloxacin are therefore reported only in the Supplementary Material, and trimethoprim-sulfamethoxazole results are additionally reported for domestic isolates alone.</w:t>
        </w:r>
      </w:ins>
    </w:p>
    <w:p w14:paraId="0C1A0D6F" w14:textId="77777777" w:rsidR="005C1602" w:rsidRDefault="00000000">
      <w:pPr>
        <w:snapToGrid w:val="0"/>
        <w:spacing w:after="40" w:line="240" w:lineRule="auto"/>
        <w:rPr>
          <w:ins w:id="2055" w:author="Zhao Chunjiang" w:date="2026-10-07T08:00:00Z"/>
        </w:rPr>
      </w:pPr>
      <w:ins w:id="2056" w:author="Zhao Chunjiang" w:date="2026-10-07T08:00:00Z">
        <w:r>
          <w:rPr>
            <w:rFonts w:eastAsia="Times New Roman" w:cs="Times New Roman"/>
            <w:sz w:val="16"/>
            <w:szCs w:val="16"/>
          </w:rPr>
          <w:t xml:space="preserve">The 48 validation isolates were collected at Peking University People's Hospital in 2021 and were not part of the training set; two of 50 sequenced isolates (V-36, V-48) were excluded because of suspected mixed culture (abnormal genome size and GC content). Validation serotypes were determined </w:t>
        </w:r>
        <w:r>
          <w:rPr>
            <w:rFonts w:eastAsia="Times New Roman" w:cs="Times New Roman"/>
            <w:i/>
            <w:iCs/>
            <w:sz w:val="16"/>
            <w:szCs w:val="16"/>
          </w:rPr>
          <w:t>in silico</w:t>
        </w:r>
        <w:r>
          <w:rPr>
            <w:rFonts w:eastAsia="Times New Roman" w:cs="Times New Roman"/>
            <w:sz w:val="16"/>
            <w:szCs w:val="16"/>
          </w:rPr>
          <w:t xml:space="preserve"> with SeroBA and STs with mlst (PubMLST scheme); per-isolate data are given in Table S1. Lineage cluster membership and nearest-neighbour distances were computed on the training-set variable 10-mers (Jaccard distance; cluster threshold 0.2363).</w:t>
        </w:r>
      </w:ins>
    </w:p>
    <w:p w14:paraId="5E821086" w14:textId="77777777" w:rsidR="005C1602" w:rsidRDefault="00000000">
      <w:pPr>
        <w:snapToGrid w:val="0"/>
        <w:spacing w:after="40" w:line="240" w:lineRule="auto"/>
        <w:rPr>
          <w:ins w:id="2057" w:author="Zhao Chunjiang" w:date="2026-10-07T08:00:00Z"/>
        </w:rPr>
      </w:pPr>
      <w:ins w:id="2058" w:author="Zhao Chunjiang" w:date="2026-10-07T08:00:00Z">
        <w:r>
          <w:rPr>
            <w:rFonts w:eastAsia="Times New Roman" w:cs="Times New Roman"/>
            <w:sz w:val="16"/>
            <w:szCs w:val="16"/>
          </w:rPr>
          <w:t>ᵇ Collected in previous studies [1–3].</w:t>
        </w:r>
      </w:ins>
    </w:p>
    <w:p w14:paraId="3EC0BD2C" w14:textId="77777777" w:rsidR="005C1602" w:rsidRDefault="00000000">
      <w:pPr>
        <w:snapToGrid w:val="0"/>
        <w:spacing w:after="40" w:line="240" w:lineRule="auto"/>
        <w:rPr>
          <w:ins w:id="2059" w:author="Zhao Chunjiang" w:date="2026-10-07T08:00:00Z"/>
        </w:rPr>
      </w:pPr>
      <w:ins w:id="2060" w:author="Zhao Chunjiang" w:date="2026-10-07T08:00:00Z">
        <w:r>
          <w:br w:type="page"/>
        </w:r>
      </w:ins>
    </w:p>
    <w:p w14:paraId="03260852" w14:textId="77777777" w:rsidR="005C1602" w:rsidRDefault="00000000">
      <w:pPr>
        <w:snapToGrid w:val="0"/>
        <w:spacing w:after="40" w:line="240" w:lineRule="auto"/>
        <w:rPr>
          <w:ins w:id="2061" w:author="Zhao Chunjiang" w:date="2026-10-07T08:00:00Z"/>
        </w:rPr>
      </w:pPr>
      <w:ins w:id="2062" w:author="Zhao Chunjiang" w:date="2026-10-07T08:00:00Z">
        <w:r>
          <w:rPr>
            <w:rFonts w:eastAsia="Times New Roman" w:cs="Times New Roman"/>
            <w:b/>
            <w:bCs/>
            <w:sz w:val="20"/>
            <w:szCs w:val="20"/>
          </w:rPr>
          <w:lastRenderedPageBreak/>
          <w:t xml:space="preserve">Table 2. </w:t>
        </w:r>
        <w:r>
          <w:rPr>
            <w:rFonts w:eastAsia="Times New Roman" w:cs="Times New Roman"/>
            <w:sz w:val="20"/>
            <w:szCs w:val="20"/>
          </w:rPr>
          <w:t>Cross-validated performance of the k-mer XGBoost models under random and lineage-grouped splitting (n = 927)</w:t>
        </w:r>
      </w:ins>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990"/>
        <w:gridCol w:w="1441"/>
        <w:gridCol w:w="1441"/>
        <w:gridCol w:w="1171"/>
        <w:gridCol w:w="1171"/>
        <w:gridCol w:w="630"/>
        <w:gridCol w:w="1441"/>
        <w:gridCol w:w="1441"/>
        <w:gridCol w:w="1441"/>
        <w:gridCol w:w="1441"/>
      </w:tblGrid>
      <w:tr w:rsidR="005C1602" w14:paraId="3437F05D" w14:textId="77777777">
        <w:trPr>
          <w:tblHeader/>
          <w:ins w:id="2063" w:author="Zhao Chunjiang" w:date="2026-10-07T08:00:00Z"/>
        </w:trPr>
        <w:tc>
          <w:tcPr>
            <w:tcW w:w="135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6519E244" w14:textId="77777777" w:rsidR="005C1602" w:rsidRDefault="00000000">
            <w:pPr>
              <w:snapToGrid w:val="0"/>
              <w:spacing w:line="240" w:lineRule="auto"/>
              <w:jc w:val="left"/>
              <w:rPr>
                <w:ins w:id="2064" w:author="Zhao Chunjiang" w:date="2026-10-07T08:00:00Z"/>
              </w:rPr>
            </w:pPr>
            <w:ins w:id="2065" w:author="Zhao Chunjiang" w:date="2026-10-07T08:00:00Z">
              <w:r>
                <w:rPr>
                  <w:rFonts w:eastAsia="Times New Roman" w:cs="Times New Roman"/>
                  <w:b/>
                  <w:bCs/>
                  <w:sz w:val="17"/>
                  <w:szCs w:val="17"/>
                </w:rPr>
                <w:t>Agent</w:t>
              </w:r>
            </w:ins>
          </w:p>
        </w:tc>
        <w:tc>
          <w:tcPr>
            <w:tcW w:w="99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2D0A388D" w14:textId="77777777" w:rsidR="005C1602" w:rsidRDefault="00000000">
            <w:pPr>
              <w:snapToGrid w:val="0"/>
              <w:spacing w:line="240" w:lineRule="auto"/>
              <w:jc w:val="center"/>
              <w:rPr>
                <w:ins w:id="2066" w:author="Zhao Chunjiang" w:date="2026-10-07T08:00:00Z"/>
              </w:rPr>
            </w:pPr>
            <w:ins w:id="2067" w:author="Zhao Chunjiang" w:date="2026-10-07T08:00:00Z">
              <w:r>
                <w:rPr>
                  <w:rFonts w:eastAsia="Times New Roman" w:cs="Times New Roman"/>
                  <w:b/>
                  <w:bCs/>
                  <w:sz w:val="17"/>
                  <w:szCs w:val="17"/>
                </w:rPr>
                <w:t>Split</w:t>
              </w:r>
            </w:ins>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7C284EA3" w14:textId="77777777" w:rsidR="005C1602" w:rsidRDefault="00000000">
            <w:pPr>
              <w:snapToGrid w:val="0"/>
              <w:spacing w:line="240" w:lineRule="auto"/>
              <w:jc w:val="center"/>
              <w:rPr>
                <w:ins w:id="2068" w:author="Zhao Chunjiang" w:date="2026-10-07T08:00:00Z"/>
              </w:rPr>
            </w:pPr>
            <w:ins w:id="2069" w:author="Zhao Chunjiang" w:date="2026-10-07T08:00:00Z">
              <w:r>
                <w:rPr>
                  <w:rFonts w:eastAsia="Times New Roman" w:cs="Times New Roman"/>
                  <w:b/>
                  <w:bCs/>
                  <w:sz w:val="17"/>
                  <w:szCs w:val="17"/>
                </w:rPr>
                <w:t>EA, % (95% CI)</w:t>
              </w:r>
            </w:ins>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15DC61E" w14:textId="77777777" w:rsidR="005C1602" w:rsidRDefault="00000000">
            <w:pPr>
              <w:snapToGrid w:val="0"/>
              <w:spacing w:line="240" w:lineRule="auto"/>
              <w:jc w:val="center"/>
              <w:rPr>
                <w:ins w:id="2070" w:author="Zhao Chunjiang" w:date="2026-10-07T08:00:00Z"/>
              </w:rPr>
            </w:pPr>
            <w:ins w:id="2071" w:author="Zhao Chunjiang" w:date="2026-10-07T08:00:00Z">
              <w:r>
                <w:rPr>
                  <w:rFonts w:eastAsia="Times New Roman" w:cs="Times New Roman"/>
                  <w:b/>
                  <w:bCs/>
                  <w:sz w:val="17"/>
                  <w:szCs w:val="17"/>
                </w:rPr>
                <w:t>CA, % (95% CI)</w:t>
              </w:r>
            </w:ins>
          </w:p>
        </w:tc>
        <w:tc>
          <w:tcPr>
            <w:tcW w:w="117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75862CF6" w14:textId="77777777" w:rsidR="005C1602" w:rsidRDefault="00000000">
            <w:pPr>
              <w:snapToGrid w:val="0"/>
              <w:spacing w:line="240" w:lineRule="auto"/>
              <w:jc w:val="center"/>
              <w:rPr>
                <w:ins w:id="2072" w:author="Zhao Chunjiang" w:date="2026-10-07T08:00:00Z"/>
              </w:rPr>
            </w:pPr>
            <w:ins w:id="2073" w:author="Zhao Chunjiang" w:date="2026-10-07T08:00:00Z">
              <w:r>
                <w:rPr>
                  <w:rFonts w:eastAsia="Times New Roman" w:cs="Times New Roman"/>
                  <w:b/>
                  <w:bCs/>
                  <w:sz w:val="17"/>
                  <w:szCs w:val="17"/>
                </w:rPr>
                <w:t>VME, n/N (%)</w:t>
              </w:r>
            </w:ins>
          </w:p>
        </w:tc>
        <w:tc>
          <w:tcPr>
            <w:tcW w:w="117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777BED2" w14:textId="77777777" w:rsidR="005C1602" w:rsidRDefault="00000000">
            <w:pPr>
              <w:snapToGrid w:val="0"/>
              <w:spacing w:line="240" w:lineRule="auto"/>
              <w:jc w:val="center"/>
              <w:rPr>
                <w:ins w:id="2074" w:author="Zhao Chunjiang" w:date="2026-10-07T08:00:00Z"/>
              </w:rPr>
            </w:pPr>
            <w:ins w:id="2075" w:author="Zhao Chunjiang" w:date="2026-10-07T08:00:00Z">
              <w:r>
                <w:rPr>
                  <w:rFonts w:eastAsia="Times New Roman" w:cs="Times New Roman"/>
                  <w:b/>
                  <w:bCs/>
                  <w:sz w:val="17"/>
                  <w:szCs w:val="17"/>
                </w:rPr>
                <w:t>ME, n/N (%)</w:t>
              </w:r>
            </w:ins>
          </w:p>
        </w:tc>
        <w:tc>
          <w:tcPr>
            <w:tcW w:w="63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07E055E2" w14:textId="77777777" w:rsidR="005C1602" w:rsidRDefault="00000000">
            <w:pPr>
              <w:snapToGrid w:val="0"/>
              <w:spacing w:line="240" w:lineRule="auto"/>
              <w:jc w:val="center"/>
              <w:rPr>
                <w:ins w:id="2076" w:author="Zhao Chunjiang" w:date="2026-10-07T08:00:00Z"/>
              </w:rPr>
            </w:pPr>
            <w:ins w:id="2077" w:author="Zhao Chunjiang" w:date="2026-10-07T08:00:00Z">
              <w:r>
                <w:rPr>
                  <w:rFonts w:eastAsia="Times New Roman" w:cs="Times New Roman"/>
                  <w:b/>
                  <w:bCs/>
                  <w:sz w:val="17"/>
                  <w:szCs w:val="17"/>
                </w:rPr>
                <w:t>mE, %</w:t>
              </w:r>
            </w:ins>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444B7F8A" w14:textId="77777777" w:rsidR="005C1602" w:rsidRDefault="00000000">
            <w:pPr>
              <w:snapToGrid w:val="0"/>
              <w:spacing w:line="240" w:lineRule="auto"/>
              <w:jc w:val="center"/>
              <w:rPr>
                <w:ins w:id="2078" w:author="Zhao Chunjiang" w:date="2026-10-07T08:00:00Z"/>
              </w:rPr>
            </w:pPr>
            <w:ins w:id="2079" w:author="Zhao Chunjiang" w:date="2026-10-07T08:00:00Z">
              <w:r>
                <w:rPr>
                  <w:rFonts w:eastAsia="Times New Roman" w:cs="Times New Roman"/>
                  <w:b/>
                  <w:bCs/>
                  <w:sz w:val="17"/>
                  <w:szCs w:val="17"/>
                </w:rPr>
                <w:t>AUROC, % (95% CI)</w:t>
              </w:r>
            </w:ins>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F68B311" w14:textId="77777777" w:rsidR="005C1602" w:rsidRDefault="00000000">
            <w:pPr>
              <w:snapToGrid w:val="0"/>
              <w:spacing w:line="240" w:lineRule="auto"/>
              <w:jc w:val="center"/>
              <w:rPr>
                <w:ins w:id="2080" w:author="Zhao Chunjiang" w:date="2026-10-07T08:00:00Z"/>
              </w:rPr>
            </w:pPr>
            <w:ins w:id="2081" w:author="Zhao Chunjiang" w:date="2026-10-07T08:00:00Z">
              <w:r>
                <w:rPr>
                  <w:rFonts w:eastAsia="Times New Roman" w:cs="Times New Roman"/>
                  <w:b/>
                  <w:bCs/>
                  <w:sz w:val="17"/>
                  <w:szCs w:val="17"/>
                </w:rPr>
                <w:t>NS sensitivity, % (95% CI)</w:t>
              </w:r>
            </w:ins>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0EAA562A" w14:textId="77777777" w:rsidR="005C1602" w:rsidRDefault="00000000">
            <w:pPr>
              <w:snapToGrid w:val="0"/>
              <w:spacing w:line="240" w:lineRule="auto"/>
              <w:jc w:val="center"/>
              <w:rPr>
                <w:ins w:id="2082" w:author="Zhao Chunjiang" w:date="2026-10-07T08:00:00Z"/>
              </w:rPr>
            </w:pPr>
            <w:ins w:id="2083" w:author="Zhao Chunjiang" w:date="2026-10-07T08:00:00Z">
              <w:r>
                <w:rPr>
                  <w:rFonts w:eastAsia="Times New Roman" w:cs="Times New Roman"/>
                  <w:b/>
                  <w:bCs/>
                  <w:sz w:val="17"/>
                  <w:szCs w:val="17"/>
                </w:rPr>
                <w:t>Specificity, % (95% CI)</w:t>
              </w:r>
            </w:ins>
          </w:p>
        </w:tc>
        <w:tc>
          <w:tcPr>
            <w:tcW w:w="144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7B84B92" w14:textId="77777777" w:rsidR="005C1602" w:rsidRDefault="00000000">
            <w:pPr>
              <w:snapToGrid w:val="0"/>
              <w:spacing w:line="240" w:lineRule="auto"/>
              <w:jc w:val="center"/>
              <w:rPr>
                <w:ins w:id="2084" w:author="Zhao Chunjiang" w:date="2026-10-07T08:00:00Z"/>
              </w:rPr>
            </w:pPr>
            <w:ins w:id="2085" w:author="Zhao Chunjiang" w:date="2026-10-07T08:00:00Z">
              <w:r>
                <w:rPr>
                  <w:rFonts w:eastAsia="Times New Roman" w:cs="Times New Roman"/>
                  <w:b/>
                  <w:bCs/>
                  <w:sz w:val="17"/>
                  <w:szCs w:val="17"/>
                </w:rPr>
                <w:t>AUROC within GPS, % (95% CI)</w:t>
              </w:r>
            </w:ins>
          </w:p>
        </w:tc>
      </w:tr>
      <w:tr w:rsidR="005C1602" w14:paraId="41E609CA" w14:textId="77777777">
        <w:trPr>
          <w:ins w:id="2086" w:author="Zhao Chunjiang" w:date="2026-10-07T08:00:00Z"/>
        </w:trPr>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10CEED5" w14:textId="77777777" w:rsidR="005C1602" w:rsidRDefault="00000000">
            <w:pPr>
              <w:snapToGrid w:val="0"/>
              <w:spacing w:line="240" w:lineRule="auto"/>
              <w:jc w:val="left"/>
              <w:rPr>
                <w:ins w:id="2087" w:author="Zhao Chunjiang" w:date="2026-10-07T08:00:00Z"/>
              </w:rPr>
            </w:pPr>
            <w:ins w:id="2088" w:author="Zhao Chunjiang" w:date="2026-10-07T08:00:00Z">
              <w:r>
                <w:rPr>
                  <w:rFonts w:eastAsia="Times New Roman" w:cs="Times New Roman"/>
                  <w:sz w:val="17"/>
                  <w:szCs w:val="17"/>
                </w:rPr>
                <w:t>PEN</w:t>
              </w:r>
            </w:ins>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833536B" w14:textId="77777777" w:rsidR="005C1602" w:rsidRDefault="00000000">
            <w:pPr>
              <w:snapToGrid w:val="0"/>
              <w:spacing w:line="240" w:lineRule="auto"/>
              <w:jc w:val="center"/>
              <w:rPr>
                <w:ins w:id="2089" w:author="Zhao Chunjiang" w:date="2026-10-07T08:00:00Z"/>
              </w:rPr>
            </w:pPr>
            <w:ins w:id="2090" w:author="Zhao Chunjiang" w:date="2026-10-07T08:00:00Z">
              <w:r>
                <w:rPr>
                  <w:rFonts w:eastAsia="Times New Roman" w:cs="Times New Roman"/>
                  <w:sz w:val="17"/>
                  <w:szCs w:val="17"/>
                </w:rPr>
                <w:t>Random</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4141B3E" w14:textId="77777777" w:rsidR="005C1602" w:rsidRDefault="00000000">
            <w:pPr>
              <w:snapToGrid w:val="0"/>
              <w:spacing w:line="240" w:lineRule="auto"/>
              <w:jc w:val="center"/>
              <w:rPr>
                <w:ins w:id="2091" w:author="Zhao Chunjiang" w:date="2026-10-07T08:00:00Z"/>
              </w:rPr>
            </w:pPr>
            <w:ins w:id="2092" w:author="Zhao Chunjiang" w:date="2026-10-07T08:00:00Z">
              <w:r>
                <w:rPr>
                  <w:rFonts w:eastAsia="Times New Roman" w:cs="Times New Roman"/>
                  <w:sz w:val="17"/>
                  <w:szCs w:val="17"/>
                </w:rPr>
                <w:t>90.1 (88.0–92.0)</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265FE87" w14:textId="77777777" w:rsidR="005C1602" w:rsidRDefault="00000000">
            <w:pPr>
              <w:snapToGrid w:val="0"/>
              <w:spacing w:line="240" w:lineRule="auto"/>
              <w:jc w:val="center"/>
              <w:rPr>
                <w:ins w:id="2093" w:author="Zhao Chunjiang" w:date="2026-10-07T08:00:00Z"/>
              </w:rPr>
            </w:pPr>
            <w:ins w:id="2094" w:author="Zhao Chunjiang" w:date="2026-10-07T08:00:00Z">
              <w:r>
                <w:rPr>
                  <w:rFonts w:eastAsia="Times New Roman" w:cs="Times New Roman"/>
                  <w:sz w:val="17"/>
                  <w:szCs w:val="17"/>
                </w:rPr>
                <w:t>86.3 (84.2–88.7)</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DE25530" w14:textId="77777777" w:rsidR="005C1602" w:rsidRDefault="00000000">
            <w:pPr>
              <w:snapToGrid w:val="0"/>
              <w:spacing w:line="240" w:lineRule="auto"/>
              <w:jc w:val="center"/>
              <w:rPr>
                <w:ins w:id="2095" w:author="Zhao Chunjiang" w:date="2026-10-07T08:00:00Z"/>
              </w:rPr>
            </w:pPr>
            <w:ins w:id="2096" w:author="Zhao Chunjiang" w:date="2026-10-07T08:00:00Z">
              <w:r>
                <w:rPr>
                  <w:rFonts w:eastAsia="Times New Roman" w:cs="Times New Roman"/>
                  <w:sz w:val="17"/>
                  <w:szCs w:val="17"/>
                </w:rPr>
                <w:t>1/379 (0.3)</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EEAEB9A" w14:textId="77777777" w:rsidR="005C1602" w:rsidRDefault="00000000">
            <w:pPr>
              <w:snapToGrid w:val="0"/>
              <w:spacing w:line="240" w:lineRule="auto"/>
              <w:jc w:val="center"/>
              <w:rPr>
                <w:ins w:id="2097" w:author="Zhao Chunjiang" w:date="2026-10-07T08:00:00Z"/>
              </w:rPr>
            </w:pPr>
            <w:ins w:id="2098" w:author="Zhao Chunjiang" w:date="2026-10-07T08:00:00Z">
              <w:r>
                <w:rPr>
                  <w:rFonts w:eastAsia="Times New Roman" w:cs="Times New Roman"/>
                  <w:sz w:val="17"/>
                  <w:szCs w:val="17"/>
                </w:rPr>
                <w:t>0/273 (0.0)</w:t>
              </w:r>
            </w:ins>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55D52A1" w14:textId="77777777" w:rsidR="005C1602" w:rsidRDefault="00000000">
            <w:pPr>
              <w:snapToGrid w:val="0"/>
              <w:spacing w:line="240" w:lineRule="auto"/>
              <w:jc w:val="center"/>
              <w:rPr>
                <w:ins w:id="2099" w:author="Zhao Chunjiang" w:date="2026-10-07T08:00:00Z"/>
              </w:rPr>
            </w:pPr>
            <w:ins w:id="2100" w:author="Zhao Chunjiang" w:date="2026-10-07T08:00:00Z">
              <w:r>
                <w:rPr>
                  <w:rFonts w:eastAsia="Times New Roman" w:cs="Times New Roman"/>
                  <w:sz w:val="17"/>
                  <w:szCs w:val="17"/>
                </w:rPr>
                <w:t>13.6</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837C29C" w14:textId="77777777" w:rsidR="005C1602" w:rsidRDefault="00000000">
            <w:pPr>
              <w:snapToGrid w:val="0"/>
              <w:spacing w:line="240" w:lineRule="auto"/>
              <w:jc w:val="center"/>
              <w:rPr>
                <w:ins w:id="2101" w:author="Zhao Chunjiang" w:date="2026-10-07T08:00:00Z"/>
              </w:rPr>
            </w:pPr>
            <w:ins w:id="2102" w:author="Zhao Chunjiang" w:date="2026-10-07T08:00:00Z">
              <w:r>
                <w:rPr>
                  <w:rFonts w:eastAsia="Times New Roman" w:cs="Times New Roman"/>
                  <w:sz w:val="17"/>
                  <w:szCs w:val="17"/>
                </w:rPr>
                <w:t>99.8 (99.5–99.9)</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E317F29" w14:textId="77777777" w:rsidR="005C1602" w:rsidRDefault="00000000">
            <w:pPr>
              <w:snapToGrid w:val="0"/>
              <w:spacing w:line="240" w:lineRule="auto"/>
              <w:jc w:val="center"/>
              <w:rPr>
                <w:ins w:id="2103" w:author="Zhao Chunjiang" w:date="2026-10-07T08:00:00Z"/>
              </w:rPr>
            </w:pPr>
            <w:ins w:id="2104" w:author="Zhao Chunjiang" w:date="2026-10-07T08:00:00Z">
              <w:r>
                <w:rPr>
                  <w:rFonts w:eastAsia="Times New Roman" w:cs="Times New Roman"/>
                  <w:sz w:val="17"/>
                  <w:szCs w:val="17"/>
                </w:rPr>
                <w:t>98.3 (97.1–99.2)</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BE83358" w14:textId="77777777" w:rsidR="005C1602" w:rsidRDefault="00000000">
            <w:pPr>
              <w:snapToGrid w:val="0"/>
              <w:spacing w:line="240" w:lineRule="auto"/>
              <w:jc w:val="center"/>
              <w:rPr>
                <w:ins w:id="2105" w:author="Zhao Chunjiang" w:date="2026-10-07T08:00:00Z"/>
              </w:rPr>
            </w:pPr>
            <w:ins w:id="2106" w:author="Zhao Chunjiang" w:date="2026-10-07T08:00:00Z">
              <w:r>
                <w:rPr>
                  <w:rFonts w:eastAsia="Times New Roman" w:cs="Times New Roman"/>
                  <w:sz w:val="17"/>
                  <w:szCs w:val="17"/>
                </w:rPr>
                <w:t>98.5 (96.8–99.7)</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6067C95" w14:textId="77777777" w:rsidR="005C1602" w:rsidRDefault="00000000">
            <w:pPr>
              <w:snapToGrid w:val="0"/>
              <w:spacing w:line="240" w:lineRule="auto"/>
              <w:jc w:val="center"/>
              <w:rPr>
                <w:ins w:id="2107" w:author="Zhao Chunjiang" w:date="2026-10-07T08:00:00Z"/>
              </w:rPr>
            </w:pPr>
            <w:ins w:id="2108" w:author="Zhao Chunjiang" w:date="2026-10-07T08:00:00Z">
              <w:r>
                <w:rPr>
                  <w:rFonts w:eastAsia="Times New Roman" w:cs="Times New Roman"/>
                  <w:sz w:val="17"/>
                  <w:szCs w:val="17"/>
                </w:rPr>
                <w:t>97.1 (94.0–99.4)</w:t>
              </w:r>
            </w:ins>
          </w:p>
        </w:tc>
      </w:tr>
      <w:tr w:rsidR="005C1602" w14:paraId="407BB552" w14:textId="77777777">
        <w:trPr>
          <w:ins w:id="2109" w:author="Zhao Chunjiang" w:date="2026-10-07T08:00:00Z"/>
        </w:trPr>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1263EC" w14:textId="77777777" w:rsidR="005C1602" w:rsidRDefault="005C1602">
            <w:pPr>
              <w:snapToGrid w:val="0"/>
              <w:spacing w:line="240" w:lineRule="auto"/>
              <w:jc w:val="left"/>
              <w:rPr>
                <w:ins w:id="2110" w:author="Zhao Chunjiang" w:date="2026-10-07T08:00:00Z"/>
              </w:rPr>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99030E6" w14:textId="77777777" w:rsidR="005C1602" w:rsidRDefault="00000000">
            <w:pPr>
              <w:snapToGrid w:val="0"/>
              <w:spacing w:line="240" w:lineRule="auto"/>
              <w:jc w:val="center"/>
              <w:rPr>
                <w:ins w:id="2111" w:author="Zhao Chunjiang" w:date="2026-10-07T08:00:00Z"/>
              </w:rPr>
            </w:pPr>
            <w:ins w:id="2112" w:author="Zhao Chunjiang" w:date="2026-10-07T08:00:00Z">
              <w:r>
                <w:rPr>
                  <w:rFonts w:eastAsia="Times New Roman" w:cs="Times New Roman"/>
                  <w:sz w:val="17"/>
                  <w:szCs w:val="17"/>
                </w:rPr>
                <w:t>Lineage</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BB0AB11" w14:textId="77777777" w:rsidR="005C1602" w:rsidRDefault="00000000">
            <w:pPr>
              <w:snapToGrid w:val="0"/>
              <w:spacing w:line="240" w:lineRule="auto"/>
              <w:jc w:val="center"/>
              <w:rPr>
                <w:ins w:id="2113" w:author="Zhao Chunjiang" w:date="2026-10-07T08:00:00Z"/>
              </w:rPr>
            </w:pPr>
            <w:ins w:id="2114" w:author="Zhao Chunjiang" w:date="2026-10-07T08:00:00Z">
              <w:r>
                <w:rPr>
                  <w:rFonts w:eastAsia="Times New Roman" w:cs="Times New Roman"/>
                  <w:sz w:val="17"/>
                  <w:szCs w:val="17"/>
                </w:rPr>
                <w:t>87.7 (85.4–89.8)</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39F77E7" w14:textId="77777777" w:rsidR="005C1602" w:rsidRDefault="00000000">
            <w:pPr>
              <w:snapToGrid w:val="0"/>
              <w:spacing w:line="240" w:lineRule="auto"/>
              <w:jc w:val="center"/>
              <w:rPr>
                <w:ins w:id="2115" w:author="Zhao Chunjiang" w:date="2026-10-07T08:00:00Z"/>
              </w:rPr>
            </w:pPr>
            <w:ins w:id="2116" w:author="Zhao Chunjiang" w:date="2026-10-07T08:00:00Z">
              <w:r>
                <w:rPr>
                  <w:rFonts w:eastAsia="Times New Roman" w:cs="Times New Roman"/>
                  <w:sz w:val="17"/>
                  <w:szCs w:val="17"/>
                </w:rPr>
                <w:t>80.3 (77.8–82.7)</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7C7B2C1" w14:textId="77777777" w:rsidR="005C1602" w:rsidRDefault="00000000">
            <w:pPr>
              <w:snapToGrid w:val="0"/>
              <w:spacing w:line="240" w:lineRule="auto"/>
              <w:jc w:val="center"/>
              <w:rPr>
                <w:ins w:id="2117" w:author="Zhao Chunjiang" w:date="2026-10-07T08:00:00Z"/>
              </w:rPr>
            </w:pPr>
            <w:ins w:id="2118" w:author="Zhao Chunjiang" w:date="2026-10-07T08:00:00Z">
              <w:r>
                <w:rPr>
                  <w:rFonts w:eastAsia="Times New Roman" w:cs="Times New Roman"/>
                  <w:sz w:val="17"/>
                  <w:szCs w:val="17"/>
                </w:rPr>
                <w:t>1/379 (0.3)</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218E26" w14:textId="77777777" w:rsidR="005C1602" w:rsidRDefault="00000000">
            <w:pPr>
              <w:snapToGrid w:val="0"/>
              <w:spacing w:line="240" w:lineRule="auto"/>
              <w:jc w:val="center"/>
              <w:rPr>
                <w:ins w:id="2119" w:author="Zhao Chunjiang" w:date="2026-10-07T08:00:00Z"/>
              </w:rPr>
            </w:pPr>
            <w:ins w:id="2120" w:author="Zhao Chunjiang" w:date="2026-10-07T08:00:00Z">
              <w:r>
                <w:rPr>
                  <w:rFonts w:eastAsia="Times New Roman" w:cs="Times New Roman"/>
                  <w:sz w:val="17"/>
                  <w:szCs w:val="17"/>
                </w:rPr>
                <w:t>0/273 (0.0)</w:t>
              </w:r>
            </w:ins>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9572131" w14:textId="77777777" w:rsidR="005C1602" w:rsidRDefault="00000000">
            <w:pPr>
              <w:snapToGrid w:val="0"/>
              <w:spacing w:line="240" w:lineRule="auto"/>
              <w:jc w:val="center"/>
              <w:rPr>
                <w:ins w:id="2121" w:author="Zhao Chunjiang" w:date="2026-10-07T08:00:00Z"/>
              </w:rPr>
            </w:pPr>
            <w:ins w:id="2122" w:author="Zhao Chunjiang" w:date="2026-10-07T08:00:00Z">
              <w:r>
                <w:rPr>
                  <w:rFonts w:eastAsia="Times New Roman" w:cs="Times New Roman"/>
                  <w:sz w:val="17"/>
                  <w:szCs w:val="17"/>
                </w:rPr>
                <w:t>19.6</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EA14964" w14:textId="77777777" w:rsidR="005C1602" w:rsidRDefault="00000000">
            <w:pPr>
              <w:snapToGrid w:val="0"/>
              <w:spacing w:line="240" w:lineRule="auto"/>
              <w:jc w:val="center"/>
              <w:rPr>
                <w:ins w:id="2123" w:author="Zhao Chunjiang" w:date="2026-10-07T08:00:00Z"/>
              </w:rPr>
            </w:pPr>
            <w:ins w:id="2124" w:author="Zhao Chunjiang" w:date="2026-10-07T08:00:00Z">
              <w:r>
                <w:rPr>
                  <w:rFonts w:eastAsia="Times New Roman" w:cs="Times New Roman"/>
                  <w:sz w:val="17"/>
                  <w:szCs w:val="17"/>
                </w:rPr>
                <w:t>99.5 (99.0–99.8)</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C894D15" w14:textId="77777777" w:rsidR="005C1602" w:rsidRDefault="00000000">
            <w:pPr>
              <w:snapToGrid w:val="0"/>
              <w:spacing w:line="240" w:lineRule="auto"/>
              <w:jc w:val="center"/>
              <w:rPr>
                <w:ins w:id="2125" w:author="Zhao Chunjiang" w:date="2026-10-07T08:00:00Z"/>
              </w:rPr>
            </w:pPr>
            <w:ins w:id="2126" w:author="Zhao Chunjiang" w:date="2026-10-07T08:00:00Z">
              <w:r>
                <w:rPr>
                  <w:rFonts w:eastAsia="Times New Roman" w:cs="Times New Roman"/>
                  <w:sz w:val="17"/>
                  <w:szCs w:val="17"/>
                </w:rPr>
                <w:t>98.9 (98.1–99.7)</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5EEA9C" w14:textId="77777777" w:rsidR="005C1602" w:rsidRDefault="00000000">
            <w:pPr>
              <w:snapToGrid w:val="0"/>
              <w:spacing w:line="240" w:lineRule="auto"/>
              <w:jc w:val="center"/>
              <w:rPr>
                <w:ins w:id="2127" w:author="Zhao Chunjiang" w:date="2026-10-07T08:00:00Z"/>
              </w:rPr>
            </w:pPr>
            <w:ins w:id="2128" w:author="Zhao Chunjiang" w:date="2026-10-07T08:00:00Z">
              <w:r>
                <w:rPr>
                  <w:rFonts w:eastAsia="Times New Roman" w:cs="Times New Roman"/>
                  <w:sz w:val="17"/>
                  <w:szCs w:val="17"/>
                </w:rPr>
                <w:t>96.0 (93.6–98.1)</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65B1D32" w14:textId="77777777" w:rsidR="005C1602" w:rsidRDefault="00000000">
            <w:pPr>
              <w:snapToGrid w:val="0"/>
              <w:spacing w:line="240" w:lineRule="auto"/>
              <w:jc w:val="center"/>
              <w:rPr>
                <w:ins w:id="2129" w:author="Zhao Chunjiang" w:date="2026-10-07T08:00:00Z"/>
              </w:rPr>
            </w:pPr>
            <w:ins w:id="2130" w:author="Zhao Chunjiang" w:date="2026-10-07T08:00:00Z">
              <w:r>
                <w:rPr>
                  <w:rFonts w:eastAsia="Times New Roman" w:cs="Times New Roman"/>
                  <w:sz w:val="17"/>
                  <w:szCs w:val="17"/>
                </w:rPr>
                <w:t>94.4 (88.4–98.3)</w:t>
              </w:r>
            </w:ins>
          </w:p>
        </w:tc>
      </w:tr>
      <w:tr w:rsidR="005C1602" w14:paraId="1A26F7EE" w14:textId="77777777">
        <w:trPr>
          <w:ins w:id="2131" w:author="Zhao Chunjiang" w:date="2026-10-07T08:00:00Z"/>
        </w:trPr>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4E7E06E" w14:textId="77777777" w:rsidR="005C1602" w:rsidRDefault="00000000">
            <w:pPr>
              <w:snapToGrid w:val="0"/>
              <w:spacing w:line="240" w:lineRule="auto"/>
              <w:jc w:val="left"/>
              <w:rPr>
                <w:ins w:id="2132" w:author="Zhao Chunjiang" w:date="2026-10-07T08:00:00Z"/>
              </w:rPr>
            </w:pPr>
            <w:ins w:id="2133" w:author="Zhao Chunjiang" w:date="2026-10-07T08:00:00Z">
              <w:r>
                <w:rPr>
                  <w:rFonts w:eastAsia="Times New Roman" w:cs="Times New Roman"/>
                  <w:sz w:val="17"/>
                  <w:szCs w:val="17"/>
                </w:rPr>
                <w:t>CRO</w:t>
              </w:r>
            </w:ins>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E99CD67" w14:textId="77777777" w:rsidR="005C1602" w:rsidRDefault="00000000">
            <w:pPr>
              <w:snapToGrid w:val="0"/>
              <w:spacing w:line="240" w:lineRule="auto"/>
              <w:jc w:val="center"/>
              <w:rPr>
                <w:ins w:id="2134" w:author="Zhao Chunjiang" w:date="2026-10-07T08:00:00Z"/>
              </w:rPr>
            </w:pPr>
            <w:ins w:id="2135" w:author="Zhao Chunjiang" w:date="2026-10-07T08:00:00Z">
              <w:r>
                <w:rPr>
                  <w:rFonts w:eastAsia="Times New Roman" w:cs="Times New Roman"/>
                  <w:sz w:val="17"/>
                  <w:szCs w:val="17"/>
                </w:rPr>
                <w:t>Random</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D69C268" w14:textId="77777777" w:rsidR="005C1602" w:rsidRDefault="00000000">
            <w:pPr>
              <w:snapToGrid w:val="0"/>
              <w:spacing w:line="240" w:lineRule="auto"/>
              <w:jc w:val="center"/>
              <w:rPr>
                <w:ins w:id="2136" w:author="Zhao Chunjiang" w:date="2026-10-07T08:00:00Z"/>
              </w:rPr>
            </w:pPr>
            <w:ins w:id="2137" w:author="Zhao Chunjiang" w:date="2026-10-07T08:00:00Z">
              <w:r>
                <w:rPr>
                  <w:rFonts w:eastAsia="Times New Roman" w:cs="Times New Roman"/>
                  <w:sz w:val="17"/>
                  <w:szCs w:val="17"/>
                </w:rPr>
                <w:t>88.9 (86.7–90.8)</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D53EF64" w14:textId="77777777" w:rsidR="005C1602" w:rsidRDefault="00000000">
            <w:pPr>
              <w:snapToGrid w:val="0"/>
              <w:spacing w:line="240" w:lineRule="auto"/>
              <w:jc w:val="center"/>
              <w:rPr>
                <w:ins w:id="2138" w:author="Zhao Chunjiang" w:date="2026-10-07T08:00:00Z"/>
              </w:rPr>
            </w:pPr>
            <w:ins w:id="2139" w:author="Zhao Chunjiang" w:date="2026-10-07T08:00:00Z">
              <w:r>
                <w:rPr>
                  <w:rFonts w:eastAsia="Times New Roman" w:cs="Times New Roman"/>
                  <w:sz w:val="17"/>
                  <w:szCs w:val="17"/>
                </w:rPr>
                <w:t>84.3 (81.8–86.5)</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813A079" w14:textId="77777777" w:rsidR="005C1602" w:rsidRDefault="00000000">
            <w:pPr>
              <w:snapToGrid w:val="0"/>
              <w:spacing w:line="240" w:lineRule="auto"/>
              <w:jc w:val="center"/>
              <w:rPr>
                <w:ins w:id="2140" w:author="Zhao Chunjiang" w:date="2026-10-07T08:00:00Z"/>
              </w:rPr>
            </w:pPr>
            <w:ins w:id="2141" w:author="Zhao Chunjiang" w:date="2026-10-07T08:00:00Z">
              <w:r>
                <w:rPr>
                  <w:rFonts w:eastAsia="Times New Roman" w:cs="Times New Roman"/>
                  <w:sz w:val="17"/>
                  <w:szCs w:val="17"/>
                </w:rPr>
                <w:t>26/128 (20.3)</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400374C" w14:textId="77777777" w:rsidR="005C1602" w:rsidRDefault="00000000">
            <w:pPr>
              <w:snapToGrid w:val="0"/>
              <w:spacing w:line="240" w:lineRule="auto"/>
              <w:jc w:val="center"/>
              <w:rPr>
                <w:ins w:id="2142" w:author="Zhao Chunjiang" w:date="2026-10-07T08:00:00Z"/>
              </w:rPr>
            </w:pPr>
            <w:ins w:id="2143" w:author="Zhao Chunjiang" w:date="2026-10-07T08:00:00Z">
              <w:r>
                <w:rPr>
                  <w:rFonts w:eastAsia="Times New Roman" w:cs="Times New Roman"/>
                  <w:sz w:val="17"/>
                  <w:szCs w:val="17"/>
                </w:rPr>
                <w:t>14/746 (1.9)</w:t>
              </w:r>
            </w:ins>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7562352" w14:textId="77777777" w:rsidR="005C1602" w:rsidRDefault="00000000">
            <w:pPr>
              <w:snapToGrid w:val="0"/>
              <w:spacing w:line="240" w:lineRule="auto"/>
              <w:jc w:val="center"/>
              <w:rPr>
                <w:ins w:id="2144" w:author="Zhao Chunjiang" w:date="2026-10-07T08:00:00Z"/>
              </w:rPr>
            </w:pPr>
            <w:ins w:id="2145" w:author="Zhao Chunjiang" w:date="2026-10-07T08:00:00Z">
              <w:r>
                <w:rPr>
                  <w:rFonts w:eastAsia="Times New Roman" w:cs="Times New Roman"/>
                  <w:sz w:val="17"/>
                  <w:szCs w:val="17"/>
                </w:rPr>
                <w:t>11.4</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E95C9EB" w14:textId="77777777" w:rsidR="005C1602" w:rsidRDefault="00000000">
            <w:pPr>
              <w:snapToGrid w:val="0"/>
              <w:spacing w:line="240" w:lineRule="auto"/>
              <w:jc w:val="center"/>
              <w:rPr>
                <w:ins w:id="2146" w:author="Zhao Chunjiang" w:date="2026-10-07T08:00:00Z"/>
              </w:rPr>
            </w:pPr>
            <w:ins w:id="2147" w:author="Zhao Chunjiang" w:date="2026-10-07T08:00:00Z">
              <w:r>
                <w:rPr>
                  <w:rFonts w:eastAsia="Times New Roman" w:cs="Times New Roman"/>
                  <w:sz w:val="17"/>
                  <w:szCs w:val="17"/>
                </w:rPr>
                <w:t>90.5 (87.8–93.1)</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3702100" w14:textId="77777777" w:rsidR="005C1602" w:rsidRDefault="00000000">
            <w:pPr>
              <w:snapToGrid w:val="0"/>
              <w:spacing w:line="240" w:lineRule="auto"/>
              <w:jc w:val="center"/>
              <w:rPr>
                <w:ins w:id="2148" w:author="Zhao Chunjiang" w:date="2026-10-07T08:00:00Z"/>
              </w:rPr>
            </w:pPr>
            <w:ins w:id="2149" w:author="Zhao Chunjiang" w:date="2026-10-07T08:00:00Z">
              <w:r>
                <w:rPr>
                  <w:rFonts w:eastAsia="Times New Roman" w:cs="Times New Roman"/>
                  <w:sz w:val="17"/>
                  <w:szCs w:val="17"/>
                </w:rPr>
                <w:t>87.3 (82.5–91.9)</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FAED4AA" w14:textId="77777777" w:rsidR="005C1602" w:rsidRDefault="00000000">
            <w:pPr>
              <w:snapToGrid w:val="0"/>
              <w:spacing w:line="240" w:lineRule="auto"/>
              <w:jc w:val="center"/>
              <w:rPr>
                <w:ins w:id="2150" w:author="Zhao Chunjiang" w:date="2026-10-07T08:00:00Z"/>
              </w:rPr>
            </w:pPr>
            <w:ins w:id="2151" w:author="Zhao Chunjiang" w:date="2026-10-07T08:00:00Z">
              <w:r>
                <w:rPr>
                  <w:rFonts w:eastAsia="Times New Roman" w:cs="Times New Roman"/>
                  <w:sz w:val="17"/>
                  <w:szCs w:val="17"/>
                </w:rPr>
                <w:t>83.8 (81.1–86.5)</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1216B88" w14:textId="77777777" w:rsidR="005C1602" w:rsidRDefault="00000000">
            <w:pPr>
              <w:snapToGrid w:val="0"/>
              <w:spacing w:line="240" w:lineRule="auto"/>
              <w:jc w:val="center"/>
              <w:rPr>
                <w:ins w:id="2152" w:author="Zhao Chunjiang" w:date="2026-10-07T08:00:00Z"/>
              </w:rPr>
            </w:pPr>
            <w:ins w:id="2153" w:author="Zhao Chunjiang" w:date="2026-10-07T08:00:00Z">
              <w:r>
                <w:rPr>
                  <w:rFonts w:eastAsia="Times New Roman" w:cs="Times New Roman"/>
                  <w:sz w:val="17"/>
                  <w:szCs w:val="17"/>
                </w:rPr>
                <w:t>– ᶜ</w:t>
              </w:r>
            </w:ins>
          </w:p>
        </w:tc>
      </w:tr>
      <w:tr w:rsidR="005C1602" w14:paraId="1839B003" w14:textId="77777777">
        <w:trPr>
          <w:ins w:id="2154" w:author="Zhao Chunjiang" w:date="2026-10-07T08:00:00Z"/>
        </w:trPr>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4022FCA" w14:textId="77777777" w:rsidR="005C1602" w:rsidRDefault="005C1602">
            <w:pPr>
              <w:snapToGrid w:val="0"/>
              <w:spacing w:line="240" w:lineRule="auto"/>
              <w:jc w:val="left"/>
              <w:rPr>
                <w:ins w:id="2155" w:author="Zhao Chunjiang" w:date="2026-10-07T08:00:00Z"/>
              </w:rPr>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2F0396A" w14:textId="77777777" w:rsidR="005C1602" w:rsidRDefault="00000000">
            <w:pPr>
              <w:snapToGrid w:val="0"/>
              <w:spacing w:line="240" w:lineRule="auto"/>
              <w:jc w:val="center"/>
              <w:rPr>
                <w:ins w:id="2156" w:author="Zhao Chunjiang" w:date="2026-10-07T08:00:00Z"/>
              </w:rPr>
            </w:pPr>
            <w:ins w:id="2157" w:author="Zhao Chunjiang" w:date="2026-10-07T08:00:00Z">
              <w:r>
                <w:rPr>
                  <w:rFonts w:eastAsia="Times New Roman" w:cs="Times New Roman"/>
                  <w:sz w:val="17"/>
                  <w:szCs w:val="17"/>
                </w:rPr>
                <w:t>Lineage</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4D779F7" w14:textId="77777777" w:rsidR="005C1602" w:rsidRDefault="00000000">
            <w:pPr>
              <w:snapToGrid w:val="0"/>
              <w:spacing w:line="240" w:lineRule="auto"/>
              <w:jc w:val="center"/>
              <w:rPr>
                <w:ins w:id="2158" w:author="Zhao Chunjiang" w:date="2026-10-07T08:00:00Z"/>
              </w:rPr>
            </w:pPr>
            <w:ins w:id="2159" w:author="Zhao Chunjiang" w:date="2026-10-07T08:00:00Z">
              <w:r>
                <w:rPr>
                  <w:rFonts w:eastAsia="Times New Roman" w:cs="Times New Roman"/>
                  <w:sz w:val="17"/>
                  <w:szCs w:val="17"/>
                </w:rPr>
                <w:t>78.4 (75.8–81.0)</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96EC622" w14:textId="77777777" w:rsidR="005C1602" w:rsidRDefault="00000000">
            <w:pPr>
              <w:snapToGrid w:val="0"/>
              <w:spacing w:line="240" w:lineRule="auto"/>
              <w:jc w:val="center"/>
              <w:rPr>
                <w:ins w:id="2160" w:author="Zhao Chunjiang" w:date="2026-10-07T08:00:00Z"/>
              </w:rPr>
            </w:pPr>
            <w:ins w:id="2161" w:author="Zhao Chunjiang" w:date="2026-10-07T08:00:00Z">
              <w:r>
                <w:rPr>
                  <w:rFonts w:eastAsia="Times New Roman" w:cs="Times New Roman"/>
                  <w:sz w:val="17"/>
                  <w:szCs w:val="17"/>
                </w:rPr>
                <w:t>79.9 (77.3–82.5)</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9B3D22F" w14:textId="77777777" w:rsidR="005C1602" w:rsidRDefault="00000000">
            <w:pPr>
              <w:snapToGrid w:val="0"/>
              <w:spacing w:line="240" w:lineRule="auto"/>
              <w:jc w:val="center"/>
              <w:rPr>
                <w:ins w:id="2162" w:author="Zhao Chunjiang" w:date="2026-10-07T08:00:00Z"/>
              </w:rPr>
            </w:pPr>
            <w:ins w:id="2163" w:author="Zhao Chunjiang" w:date="2026-10-07T08:00:00Z">
              <w:r>
                <w:rPr>
                  <w:rFonts w:eastAsia="Times New Roman" w:cs="Times New Roman"/>
                  <w:sz w:val="17"/>
                  <w:szCs w:val="17"/>
                </w:rPr>
                <w:t>128/128 (100.0)</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29301A9" w14:textId="77777777" w:rsidR="005C1602" w:rsidRDefault="00000000">
            <w:pPr>
              <w:snapToGrid w:val="0"/>
              <w:spacing w:line="240" w:lineRule="auto"/>
              <w:jc w:val="center"/>
              <w:rPr>
                <w:ins w:id="2164" w:author="Zhao Chunjiang" w:date="2026-10-07T08:00:00Z"/>
              </w:rPr>
            </w:pPr>
            <w:ins w:id="2165" w:author="Zhao Chunjiang" w:date="2026-10-07T08:00:00Z">
              <w:r>
                <w:rPr>
                  <w:rFonts w:eastAsia="Times New Roman" w:cs="Times New Roman"/>
                  <w:sz w:val="17"/>
                  <w:szCs w:val="17"/>
                </w:rPr>
                <w:t>0/746 (0.0)</w:t>
              </w:r>
            </w:ins>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CB366CA" w14:textId="77777777" w:rsidR="005C1602" w:rsidRDefault="00000000">
            <w:pPr>
              <w:snapToGrid w:val="0"/>
              <w:spacing w:line="240" w:lineRule="auto"/>
              <w:jc w:val="center"/>
              <w:rPr>
                <w:ins w:id="2166" w:author="Zhao Chunjiang" w:date="2026-10-07T08:00:00Z"/>
              </w:rPr>
            </w:pPr>
            <w:ins w:id="2167" w:author="Zhao Chunjiang" w:date="2026-10-07T08:00:00Z">
              <w:r>
                <w:rPr>
                  <w:rFonts w:eastAsia="Times New Roman" w:cs="Times New Roman"/>
                  <w:sz w:val="17"/>
                  <w:szCs w:val="17"/>
                </w:rPr>
                <w:t>6.3</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7B4EA5" w14:textId="77777777" w:rsidR="005C1602" w:rsidRDefault="00000000">
            <w:pPr>
              <w:snapToGrid w:val="0"/>
              <w:spacing w:line="240" w:lineRule="auto"/>
              <w:jc w:val="center"/>
              <w:rPr>
                <w:ins w:id="2168" w:author="Zhao Chunjiang" w:date="2026-10-07T08:00:00Z"/>
              </w:rPr>
            </w:pPr>
            <w:ins w:id="2169" w:author="Zhao Chunjiang" w:date="2026-10-07T08:00:00Z">
              <w:r>
                <w:rPr>
                  <w:rFonts w:eastAsia="Times New Roman" w:cs="Times New Roman"/>
                  <w:sz w:val="17"/>
                  <w:szCs w:val="17"/>
                </w:rPr>
                <w:t>86.9 (84.0–89.6)</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84BBC6" w14:textId="77777777" w:rsidR="005C1602" w:rsidRDefault="00000000">
            <w:pPr>
              <w:snapToGrid w:val="0"/>
              <w:spacing w:line="240" w:lineRule="auto"/>
              <w:jc w:val="center"/>
              <w:rPr>
                <w:ins w:id="2170" w:author="Zhao Chunjiang" w:date="2026-10-07T08:00:00Z"/>
              </w:rPr>
            </w:pPr>
            <w:ins w:id="2171" w:author="Zhao Chunjiang" w:date="2026-10-07T08:00:00Z">
              <w:r>
                <w:rPr>
                  <w:rFonts w:eastAsia="Times New Roman" w:cs="Times New Roman"/>
                  <w:sz w:val="17"/>
                  <w:szCs w:val="17"/>
                </w:rPr>
                <w:t>81.2 (75.6–86.7)</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247EBC" w14:textId="77777777" w:rsidR="005C1602" w:rsidRDefault="00000000">
            <w:pPr>
              <w:snapToGrid w:val="0"/>
              <w:spacing w:line="240" w:lineRule="auto"/>
              <w:jc w:val="center"/>
              <w:rPr>
                <w:ins w:id="2172" w:author="Zhao Chunjiang" w:date="2026-10-07T08:00:00Z"/>
              </w:rPr>
            </w:pPr>
            <w:ins w:id="2173" w:author="Zhao Chunjiang" w:date="2026-10-07T08:00:00Z">
              <w:r>
                <w:rPr>
                  <w:rFonts w:eastAsia="Times New Roman" w:cs="Times New Roman"/>
                  <w:sz w:val="17"/>
                  <w:szCs w:val="17"/>
                </w:rPr>
                <w:t>76.8 (73.9–79.7)</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01ECA09" w14:textId="77777777" w:rsidR="005C1602" w:rsidRDefault="00000000">
            <w:pPr>
              <w:snapToGrid w:val="0"/>
              <w:spacing w:line="240" w:lineRule="auto"/>
              <w:jc w:val="center"/>
              <w:rPr>
                <w:ins w:id="2174" w:author="Zhao Chunjiang" w:date="2026-10-07T08:00:00Z"/>
              </w:rPr>
            </w:pPr>
            <w:ins w:id="2175" w:author="Zhao Chunjiang" w:date="2026-10-07T08:00:00Z">
              <w:r>
                <w:rPr>
                  <w:rFonts w:eastAsia="Times New Roman" w:cs="Times New Roman"/>
                  <w:sz w:val="17"/>
                  <w:szCs w:val="17"/>
                </w:rPr>
                <w:t>– ᶜ</w:t>
              </w:r>
            </w:ins>
          </w:p>
        </w:tc>
      </w:tr>
      <w:tr w:rsidR="005C1602" w14:paraId="7FC2A6BF" w14:textId="77777777">
        <w:trPr>
          <w:ins w:id="2176" w:author="Zhao Chunjiang" w:date="2026-10-07T08:00:00Z"/>
        </w:trPr>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822166A" w14:textId="77777777" w:rsidR="005C1602" w:rsidRDefault="00000000">
            <w:pPr>
              <w:snapToGrid w:val="0"/>
              <w:spacing w:line="240" w:lineRule="auto"/>
              <w:jc w:val="left"/>
              <w:rPr>
                <w:ins w:id="2177" w:author="Zhao Chunjiang" w:date="2026-10-07T08:00:00Z"/>
              </w:rPr>
            </w:pPr>
            <w:ins w:id="2178" w:author="Zhao Chunjiang" w:date="2026-10-07T08:00:00Z">
              <w:r>
                <w:rPr>
                  <w:rFonts w:eastAsia="Times New Roman" w:cs="Times New Roman"/>
                  <w:sz w:val="17"/>
                  <w:szCs w:val="17"/>
                </w:rPr>
                <w:t>ERY</w:t>
              </w:r>
            </w:ins>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EC2CA9B" w14:textId="77777777" w:rsidR="005C1602" w:rsidRDefault="00000000">
            <w:pPr>
              <w:snapToGrid w:val="0"/>
              <w:spacing w:line="240" w:lineRule="auto"/>
              <w:jc w:val="center"/>
              <w:rPr>
                <w:ins w:id="2179" w:author="Zhao Chunjiang" w:date="2026-10-07T08:00:00Z"/>
              </w:rPr>
            </w:pPr>
            <w:ins w:id="2180" w:author="Zhao Chunjiang" w:date="2026-10-07T08:00:00Z">
              <w:r>
                <w:rPr>
                  <w:rFonts w:eastAsia="Times New Roman" w:cs="Times New Roman"/>
                  <w:sz w:val="17"/>
                  <w:szCs w:val="17"/>
                </w:rPr>
                <w:t>Random</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1E37DF1" w14:textId="77777777" w:rsidR="005C1602" w:rsidRDefault="00000000">
            <w:pPr>
              <w:snapToGrid w:val="0"/>
              <w:spacing w:line="240" w:lineRule="auto"/>
              <w:jc w:val="center"/>
              <w:rPr>
                <w:ins w:id="2181" w:author="Zhao Chunjiang" w:date="2026-10-07T08:00:00Z"/>
              </w:rPr>
            </w:pPr>
            <w:ins w:id="2182" w:author="Zhao Chunjiang" w:date="2026-10-07T08:00:00Z">
              <w:r>
                <w:rPr>
                  <w:rFonts w:eastAsia="Times New Roman" w:cs="Times New Roman"/>
                  <w:sz w:val="17"/>
                  <w:szCs w:val="17"/>
                </w:rPr>
                <w:t>89.4 (87.5–91.5)</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F635407" w14:textId="77777777" w:rsidR="005C1602" w:rsidRDefault="00000000">
            <w:pPr>
              <w:snapToGrid w:val="0"/>
              <w:spacing w:line="240" w:lineRule="auto"/>
              <w:jc w:val="center"/>
              <w:rPr>
                <w:ins w:id="2183" w:author="Zhao Chunjiang" w:date="2026-10-07T08:00:00Z"/>
              </w:rPr>
            </w:pPr>
            <w:ins w:id="2184" w:author="Zhao Chunjiang" w:date="2026-10-07T08:00:00Z">
              <w:r>
                <w:rPr>
                  <w:rFonts w:eastAsia="Times New Roman" w:cs="Times New Roman"/>
                  <w:sz w:val="17"/>
                  <w:szCs w:val="17"/>
                </w:rPr>
                <w:t>97.2 (96.1–98.3)</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09B6358" w14:textId="77777777" w:rsidR="005C1602" w:rsidRDefault="00000000">
            <w:pPr>
              <w:snapToGrid w:val="0"/>
              <w:spacing w:line="240" w:lineRule="auto"/>
              <w:jc w:val="center"/>
              <w:rPr>
                <w:ins w:id="2185" w:author="Zhao Chunjiang" w:date="2026-10-07T08:00:00Z"/>
              </w:rPr>
            </w:pPr>
            <w:ins w:id="2186" w:author="Zhao Chunjiang" w:date="2026-10-07T08:00:00Z">
              <w:r>
                <w:rPr>
                  <w:rFonts w:eastAsia="Times New Roman" w:cs="Times New Roman"/>
                  <w:sz w:val="17"/>
                  <w:szCs w:val="17"/>
                </w:rPr>
                <w:t>3/629 (0.5)</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43ECF6E" w14:textId="77777777" w:rsidR="005C1602" w:rsidRDefault="00000000">
            <w:pPr>
              <w:snapToGrid w:val="0"/>
              <w:spacing w:line="240" w:lineRule="auto"/>
              <w:jc w:val="center"/>
              <w:rPr>
                <w:ins w:id="2187" w:author="Zhao Chunjiang" w:date="2026-10-07T08:00:00Z"/>
              </w:rPr>
            </w:pPr>
            <w:ins w:id="2188" w:author="Zhao Chunjiang" w:date="2026-10-07T08:00:00Z">
              <w:r>
                <w:rPr>
                  <w:rFonts w:eastAsia="Times New Roman" w:cs="Times New Roman"/>
                  <w:sz w:val="17"/>
                  <w:szCs w:val="17"/>
                </w:rPr>
                <w:t>9/293 (3.1)</w:t>
              </w:r>
            </w:ins>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8A88C18" w14:textId="77777777" w:rsidR="005C1602" w:rsidRDefault="00000000">
            <w:pPr>
              <w:snapToGrid w:val="0"/>
              <w:spacing w:line="240" w:lineRule="auto"/>
              <w:jc w:val="center"/>
              <w:rPr>
                <w:ins w:id="2189" w:author="Zhao Chunjiang" w:date="2026-10-07T08:00:00Z"/>
              </w:rPr>
            </w:pPr>
            <w:ins w:id="2190" w:author="Zhao Chunjiang" w:date="2026-10-07T08:00:00Z">
              <w:r>
                <w:rPr>
                  <w:rFonts w:eastAsia="Times New Roman" w:cs="Times New Roman"/>
                  <w:sz w:val="17"/>
                  <w:szCs w:val="17"/>
                </w:rPr>
                <w:t>1.5</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5136C75" w14:textId="77777777" w:rsidR="005C1602" w:rsidRDefault="00000000">
            <w:pPr>
              <w:snapToGrid w:val="0"/>
              <w:spacing w:line="240" w:lineRule="auto"/>
              <w:jc w:val="center"/>
              <w:rPr>
                <w:ins w:id="2191" w:author="Zhao Chunjiang" w:date="2026-10-07T08:00:00Z"/>
              </w:rPr>
            </w:pPr>
            <w:ins w:id="2192" w:author="Zhao Chunjiang" w:date="2026-10-07T08:00:00Z">
              <w:r>
                <w:rPr>
                  <w:rFonts w:eastAsia="Times New Roman" w:cs="Times New Roman"/>
                  <w:sz w:val="17"/>
                  <w:szCs w:val="17"/>
                </w:rPr>
                <w:t>98.4 (97.1–99.4)</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5348204" w14:textId="77777777" w:rsidR="005C1602" w:rsidRDefault="00000000">
            <w:pPr>
              <w:snapToGrid w:val="0"/>
              <w:spacing w:line="240" w:lineRule="auto"/>
              <w:jc w:val="center"/>
              <w:rPr>
                <w:ins w:id="2193" w:author="Zhao Chunjiang" w:date="2026-10-07T08:00:00Z"/>
              </w:rPr>
            </w:pPr>
            <w:ins w:id="2194" w:author="Zhao Chunjiang" w:date="2026-10-07T08:00:00Z">
              <w:r>
                <w:rPr>
                  <w:rFonts w:eastAsia="Times New Roman" w:cs="Times New Roman"/>
                  <w:sz w:val="17"/>
                  <w:szCs w:val="17"/>
                </w:rPr>
                <w:t>98.9 (98.0–99.5)</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A6CD886" w14:textId="77777777" w:rsidR="005C1602" w:rsidRDefault="00000000">
            <w:pPr>
              <w:snapToGrid w:val="0"/>
              <w:spacing w:line="240" w:lineRule="auto"/>
              <w:jc w:val="center"/>
              <w:rPr>
                <w:ins w:id="2195" w:author="Zhao Chunjiang" w:date="2026-10-07T08:00:00Z"/>
              </w:rPr>
            </w:pPr>
            <w:ins w:id="2196" w:author="Zhao Chunjiang" w:date="2026-10-07T08:00:00Z">
              <w:r>
                <w:rPr>
                  <w:rFonts w:eastAsia="Times New Roman" w:cs="Times New Roman"/>
                  <w:sz w:val="17"/>
                  <w:szCs w:val="17"/>
                </w:rPr>
                <w:t>96.9 (95.0–98.7)</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CBB7D4C" w14:textId="77777777" w:rsidR="005C1602" w:rsidRDefault="00000000">
            <w:pPr>
              <w:snapToGrid w:val="0"/>
              <w:spacing w:line="240" w:lineRule="auto"/>
              <w:jc w:val="center"/>
              <w:rPr>
                <w:ins w:id="2197" w:author="Zhao Chunjiang" w:date="2026-10-07T08:00:00Z"/>
              </w:rPr>
            </w:pPr>
            <w:ins w:id="2198" w:author="Zhao Chunjiang" w:date="2026-10-07T08:00:00Z">
              <w:r>
                <w:rPr>
                  <w:rFonts w:eastAsia="Times New Roman" w:cs="Times New Roman"/>
                  <w:sz w:val="17"/>
                  <w:szCs w:val="17"/>
                </w:rPr>
                <w:t>94.3 (86.4–99.6)</w:t>
              </w:r>
            </w:ins>
          </w:p>
        </w:tc>
      </w:tr>
      <w:tr w:rsidR="005C1602" w14:paraId="31EE04A8" w14:textId="77777777">
        <w:trPr>
          <w:ins w:id="2199" w:author="Zhao Chunjiang" w:date="2026-10-07T08:00:00Z"/>
        </w:trPr>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983DAEE" w14:textId="77777777" w:rsidR="005C1602" w:rsidRDefault="005C1602">
            <w:pPr>
              <w:snapToGrid w:val="0"/>
              <w:spacing w:line="240" w:lineRule="auto"/>
              <w:jc w:val="left"/>
              <w:rPr>
                <w:ins w:id="2200" w:author="Zhao Chunjiang" w:date="2026-10-07T08:00:00Z"/>
              </w:rPr>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72CBBC" w14:textId="77777777" w:rsidR="005C1602" w:rsidRDefault="00000000">
            <w:pPr>
              <w:snapToGrid w:val="0"/>
              <w:spacing w:line="240" w:lineRule="auto"/>
              <w:jc w:val="center"/>
              <w:rPr>
                <w:ins w:id="2201" w:author="Zhao Chunjiang" w:date="2026-10-07T08:00:00Z"/>
              </w:rPr>
            </w:pPr>
            <w:ins w:id="2202" w:author="Zhao Chunjiang" w:date="2026-10-07T08:00:00Z">
              <w:r>
                <w:rPr>
                  <w:rFonts w:eastAsia="Times New Roman" w:cs="Times New Roman"/>
                  <w:sz w:val="17"/>
                  <w:szCs w:val="17"/>
                </w:rPr>
                <w:t>Lineage</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8FE94A9" w14:textId="77777777" w:rsidR="005C1602" w:rsidRDefault="00000000">
            <w:pPr>
              <w:snapToGrid w:val="0"/>
              <w:spacing w:line="240" w:lineRule="auto"/>
              <w:jc w:val="center"/>
              <w:rPr>
                <w:ins w:id="2203" w:author="Zhao Chunjiang" w:date="2026-10-07T08:00:00Z"/>
              </w:rPr>
            </w:pPr>
            <w:ins w:id="2204" w:author="Zhao Chunjiang" w:date="2026-10-07T08:00:00Z">
              <w:r>
                <w:rPr>
                  <w:rFonts w:eastAsia="Times New Roman" w:cs="Times New Roman"/>
                  <w:sz w:val="17"/>
                  <w:szCs w:val="17"/>
                </w:rPr>
                <w:t>82.3 (79.7–84.7)</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999D511" w14:textId="77777777" w:rsidR="005C1602" w:rsidRDefault="00000000">
            <w:pPr>
              <w:snapToGrid w:val="0"/>
              <w:spacing w:line="240" w:lineRule="auto"/>
              <w:jc w:val="center"/>
              <w:rPr>
                <w:ins w:id="2205" w:author="Zhao Chunjiang" w:date="2026-10-07T08:00:00Z"/>
              </w:rPr>
            </w:pPr>
            <w:ins w:id="2206" w:author="Zhao Chunjiang" w:date="2026-10-07T08:00:00Z">
              <w:r>
                <w:rPr>
                  <w:rFonts w:eastAsia="Times New Roman" w:cs="Times New Roman"/>
                  <w:sz w:val="17"/>
                  <w:szCs w:val="17"/>
                </w:rPr>
                <w:t>94.4 (92.8–95.8)</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D8FA418" w14:textId="77777777" w:rsidR="005C1602" w:rsidRDefault="00000000">
            <w:pPr>
              <w:snapToGrid w:val="0"/>
              <w:spacing w:line="240" w:lineRule="auto"/>
              <w:jc w:val="center"/>
              <w:rPr>
                <w:ins w:id="2207" w:author="Zhao Chunjiang" w:date="2026-10-07T08:00:00Z"/>
              </w:rPr>
            </w:pPr>
            <w:ins w:id="2208" w:author="Zhao Chunjiang" w:date="2026-10-07T08:00:00Z">
              <w:r>
                <w:rPr>
                  <w:rFonts w:eastAsia="Times New Roman" w:cs="Times New Roman"/>
                  <w:sz w:val="17"/>
                  <w:szCs w:val="17"/>
                </w:rPr>
                <w:t>15/629 (2.4)</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A96D66A" w14:textId="77777777" w:rsidR="005C1602" w:rsidRDefault="00000000">
            <w:pPr>
              <w:snapToGrid w:val="0"/>
              <w:spacing w:line="240" w:lineRule="auto"/>
              <w:jc w:val="center"/>
              <w:rPr>
                <w:ins w:id="2209" w:author="Zhao Chunjiang" w:date="2026-10-07T08:00:00Z"/>
              </w:rPr>
            </w:pPr>
            <w:ins w:id="2210" w:author="Zhao Chunjiang" w:date="2026-10-07T08:00:00Z">
              <w:r>
                <w:rPr>
                  <w:rFonts w:eastAsia="Times New Roman" w:cs="Times New Roman"/>
                  <w:sz w:val="17"/>
                  <w:szCs w:val="17"/>
                </w:rPr>
                <w:t>23/293 (7.8)</w:t>
              </w:r>
            </w:ins>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7AC90B6" w14:textId="77777777" w:rsidR="005C1602" w:rsidRDefault="00000000">
            <w:pPr>
              <w:snapToGrid w:val="0"/>
              <w:spacing w:line="240" w:lineRule="auto"/>
              <w:jc w:val="center"/>
              <w:rPr>
                <w:ins w:id="2211" w:author="Zhao Chunjiang" w:date="2026-10-07T08:00:00Z"/>
              </w:rPr>
            </w:pPr>
            <w:ins w:id="2212" w:author="Zhao Chunjiang" w:date="2026-10-07T08:00:00Z">
              <w:r>
                <w:rPr>
                  <w:rFonts w:eastAsia="Times New Roman" w:cs="Times New Roman"/>
                  <w:sz w:val="17"/>
                  <w:szCs w:val="17"/>
                </w:rPr>
                <w:t>1.5</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2388370" w14:textId="77777777" w:rsidR="005C1602" w:rsidRDefault="00000000">
            <w:pPr>
              <w:snapToGrid w:val="0"/>
              <w:spacing w:line="240" w:lineRule="auto"/>
              <w:jc w:val="center"/>
              <w:rPr>
                <w:ins w:id="2213" w:author="Zhao Chunjiang" w:date="2026-10-07T08:00:00Z"/>
              </w:rPr>
            </w:pPr>
            <w:ins w:id="2214" w:author="Zhao Chunjiang" w:date="2026-10-07T08:00:00Z">
              <w:r>
                <w:rPr>
                  <w:rFonts w:eastAsia="Times New Roman" w:cs="Times New Roman"/>
                  <w:sz w:val="17"/>
                  <w:szCs w:val="17"/>
                </w:rPr>
                <w:t>98.3 (97.1–99.2)</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D173A0D" w14:textId="77777777" w:rsidR="005C1602" w:rsidRDefault="00000000">
            <w:pPr>
              <w:snapToGrid w:val="0"/>
              <w:spacing w:line="240" w:lineRule="auto"/>
              <w:jc w:val="center"/>
              <w:rPr>
                <w:ins w:id="2215" w:author="Zhao Chunjiang" w:date="2026-10-07T08:00:00Z"/>
              </w:rPr>
            </w:pPr>
            <w:ins w:id="2216" w:author="Zhao Chunjiang" w:date="2026-10-07T08:00:00Z">
              <w:r>
                <w:rPr>
                  <w:rFonts w:eastAsia="Times New Roman" w:cs="Times New Roman"/>
                  <w:sz w:val="17"/>
                  <w:szCs w:val="17"/>
                </w:rPr>
                <w:t>95.9 (94.2–97.4)</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F1AE0CF" w14:textId="77777777" w:rsidR="005C1602" w:rsidRDefault="00000000">
            <w:pPr>
              <w:snapToGrid w:val="0"/>
              <w:spacing w:line="240" w:lineRule="auto"/>
              <w:jc w:val="center"/>
              <w:rPr>
                <w:ins w:id="2217" w:author="Zhao Chunjiang" w:date="2026-10-07T08:00:00Z"/>
              </w:rPr>
            </w:pPr>
            <w:ins w:id="2218" w:author="Zhao Chunjiang" w:date="2026-10-07T08:00:00Z">
              <w:r>
                <w:rPr>
                  <w:rFonts w:eastAsia="Times New Roman" w:cs="Times New Roman"/>
                  <w:sz w:val="17"/>
                  <w:szCs w:val="17"/>
                </w:rPr>
                <w:t>97.3 (95.4–99.0)</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52F481A" w14:textId="77777777" w:rsidR="005C1602" w:rsidRDefault="00000000">
            <w:pPr>
              <w:snapToGrid w:val="0"/>
              <w:spacing w:line="240" w:lineRule="auto"/>
              <w:jc w:val="center"/>
              <w:rPr>
                <w:ins w:id="2219" w:author="Zhao Chunjiang" w:date="2026-10-07T08:00:00Z"/>
              </w:rPr>
            </w:pPr>
            <w:ins w:id="2220" w:author="Zhao Chunjiang" w:date="2026-10-07T08:00:00Z">
              <w:r>
                <w:rPr>
                  <w:rFonts w:eastAsia="Times New Roman" w:cs="Times New Roman"/>
                  <w:sz w:val="17"/>
                  <w:szCs w:val="17"/>
                </w:rPr>
                <w:t>89.9 (84.3–94.6)</w:t>
              </w:r>
            </w:ins>
          </w:p>
        </w:tc>
      </w:tr>
      <w:tr w:rsidR="005C1602" w14:paraId="42E1A48D" w14:textId="77777777">
        <w:trPr>
          <w:ins w:id="2221" w:author="Zhao Chunjiang" w:date="2026-10-07T08:00:00Z"/>
        </w:trPr>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3357A93" w14:textId="77777777" w:rsidR="005C1602" w:rsidRDefault="00000000">
            <w:pPr>
              <w:snapToGrid w:val="0"/>
              <w:spacing w:line="240" w:lineRule="auto"/>
              <w:jc w:val="left"/>
              <w:rPr>
                <w:ins w:id="2222" w:author="Zhao Chunjiang" w:date="2026-10-07T08:00:00Z"/>
              </w:rPr>
            </w:pPr>
            <w:ins w:id="2223" w:author="Zhao Chunjiang" w:date="2026-10-07T08:00:00Z">
              <w:r>
                <w:rPr>
                  <w:rFonts w:eastAsia="Times New Roman" w:cs="Times New Roman"/>
                  <w:sz w:val="17"/>
                  <w:szCs w:val="17"/>
                </w:rPr>
                <w:t>CLI</w:t>
              </w:r>
            </w:ins>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5AC0F34" w14:textId="77777777" w:rsidR="005C1602" w:rsidRDefault="00000000">
            <w:pPr>
              <w:snapToGrid w:val="0"/>
              <w:spacing w:line="240" w:lineRule="auto"/>
              <w:jc w:val="center"/>
              <w:rPr>
                <w:ins w:id="2224" w:author="Zhao Chunjiang" w:date="2026-10-07T08:00:00Z"/>
              </w:rPr>
            </w:pPr>
            <w:ins w:id="2225" w:author="Zhao Chunjiang" w:date="2026-10-07T08:00:00Z">
              <w:r>
                <w:rPr>
                  <w:rFonts w:eastAsia="Times New Roman" w:cs="Times New Roman"/>
                  <w:sz w:val="17"/>
                  <w:szCs w:val="17"/>
                </w:rPr>
                <w:t>Random</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4D00167" w14:textId="77777777" w:rsidR="005C1602" w:rsidRDefault="00000000">
            <w:pPr>
              <w:snapToGrid w:val="0"/>
              <w:spacing w:line="240" w:lineRule="auto"/>
              <w:jc w:val="center"/>
              <w:rPr>
                <w:ins w:id="2226" w:author="Zhao Chunjiang" w:date="2026-10-07T08:00:00Z"/>
              </w:rPr>
            </w:pPr>
            <w:ins w:id="2227" w:author="Zhao Chunjiang" w:date="2026-10-07T08:00:00Z">
              <w:r>
                <w:rPr>
                  <w:rFonts w:eastAsia="Times New Roman" w:cs="Times New Roman"/>
                  <w:sz w:val="17"/>
                  <w:szCs w:val="17"/>
                </w:rPr>
                <w:t>87.2 (85.0–89.5)</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AD29925" w14:textId="77777777" w:rsidR="005C1602" w:rsidRDefault="00000000">
            <w:pPr>
              <w:snapToGrid w:val="0"/>
              <w:spacing w:line="240" w:lineRule="auto"/>
              <w:jc w:val="center"/>
              <w:rPr>
                <w:ins w:id="2228" w:author="Zhao Chunjiang" w:date="2026-10-07T08:00:00Z"/>
              </w:rPr>
            </w:pPr>
            <w:ins w:id="2229" w:author="Zhao Chunjiang" w:date="2026-10-07T08:00:00Z">
              <w:r>
                <w:rPr>
                  <w:rFonts w:eastAsia="Times New Roman" w:cs="Times New Roman"/>
                  <w:sz w:val="17"/>
                  <w:szCs w:val="17"/>
                </w:rPr>
                <w:t>95.6 (94.2–96.9)</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C49FA47" w14:textId="77777777" w:rsidR="005C1602" w:rsidRDefault="00000000">
            <w:pPr>
              <w:snapToGrid w:val="0"/>
              <w:spacing w:line="240" w:lineRule="auto"/>
              <w:jc w:val="center"/>
              <w:rPr>
                <w:ins w:id="2230" w:author="Zhao Chunjiang" w:date="2026-10-07T08:00:00Z"/>
              </w:rPr>
            </w:pPr>
            <w:ins w:id="2231" w:author="Zhao Chunjiang" w:date="2026-10-07T08:00:00Z">
              <w:r>
                <w:rPr>
                  <w:rFonts w:eastAsia="Times New Roman" w:cs="Times New Roman"/>
                  <w:sz w:val="17"/>
                  <w:szCs w:val="17"/>
                </w:rPr>
                <w:t>1/579 (0.2)</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D136DD3" w14:textId="77777777" w:rsidR="005C1602" w:rsidRDefault="00000000">
            <w:pPr>
              <w:snapToGrid w:val="0"/>
              <w:spacing w:line="240" w:lineRule="auto"/>
              <w:jc w:val="center"/>
              <w:rPr>
                <w:ins w:id="2232" w:author="Zhao Chunjiang" w:date="2026-10-07T08:00:00Z"/>
              </w:rPr>
            </w:pPr>
            <w:ins w:id="2233" w:author="Zhao Chunjiang" w:date="2026-10-07T08:00:00Z">
              <w:r>
                <w:rPr>
                  <w:rFonts w:eastAsia="Times New Roman" w:cs="Times New Roman"/>
                  <w:sz w:val="17"/>
                  <w:szCs w:val="17"/>
                </w:rPr>
                <w:t>31/343 (9.0)</w:t>
              </w:r>
            </w:ins>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D693768" w14:textId="77777777" w:rsidR="005C1602" w:rsidRDefault="00000000">
            <w:pPr>
              <w:snapToGrid w:val="0"/>
              <w:spacing w:line="240" w:lineRule="auto"/>
              <w:jc w:val="center"/>
              <w:rPr>
                <w:ins w:id="2234" w:author="Zhao Chunjiang" w:date="2026-10-07T08:00:00Z"/>
              </w:rPr>
            </w:pPr>
            <w:ins w:id="2235" w:author="Zhao Chunjiang" w:date="2026-10-07T08:00:00Z">
              <w:r>
                <w:rPr>
                  <w:rFonts w:eastAsia="Times New Roman" w:cs="Times New Roman"/>
                  <w:sz w:val="17"/>
                  <w:szCs w:val="17"/>
                </w:rPr>
                <w:t>1.0</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87F5F14" w14:textId="77777777" w:rsidR="005C1602" w:rsidRDefault="00000000">
            <w:pPr>
              <w:snapToGrid w:val="0"/>
              <w:spacing w:line="240" w:lineRule="auto"/>
              <w:jc w:val="center"/>
              <w:rPr>
                <w:ins w:id="2236" w:author="Zhao Chunjiang" w:date="2026-10-07T08:00:00Z"/>
              </w:rPr>
            </w:pPr>
            <w:ins w:id="2237" w:author="Zhao Chunjiang" w:date="2026-10-07T08:00:00Z">
              <w:r>
                <w:rPr>
                  <w:rFonts w:eastAsia="Times New Roman" w:cs="Times New Roman"/>
                  <w:sz w:val="17"/>
                  <w:szCs w:val="17"/>
                </w:rPr>
                <w:t>96.4 (94.9–97.7)</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96F7B59" w14:textId="77777777" w:rsidR="005C1602" w:rsidRDefault="00000000">
            <w:pPr>
              <w:snapToGrid w:val="0"/>
              <w:spacing w:line="240" w:lineRule="auto"/>
              <w:jc w:val="center"/>
              <w:rPr>
                <w:ins w:id="2238" w:author="Zhao Chunjiang" w:date="2026-10-07T08:00:00Z"/>
              </w:rPr>
            </w:pPr>
            <w:ins w:id="2239" w:author="Zhao Chunjiang" w:date="2026-10-07T08:00:00Z">
              <w:r>
                <w:rPr>
                  <w:rFonts w:eastAsia="Times New Roman" w:cs="Times New Roman"/>
                  <w:sz w:val="17"/>
                  <w:szCs w:val="17"/>
                </w:rPr>
                <w:t>98.8 (97.8–99.6)</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4DBF38D" w14:textId="77777777" w:rsidR="005C1602" w:rsidRDefault="00000000">
            <w:pPr>
              <w:snapToGrid w:val="0"/>
              <w:spacing w:line="240" w:lineRule="auto"/>
              <w:jc w:val="center"/>
              <w:rPr>
                <w:ins w:id="2240" w:author="Zhao Chunjiang" w:date="2026-10-07T08:00:00Z"/>
              </w:rPr>
            </w:pPr>
            <w:ins w:id="2241" w:author="Zhao Chunjiang" w:date="2026-10-07T08:00:00Z">
              <w:r>
                <w:rPr>
                  <w:rFonts w:eastAsia="Times New Roman" w:cs="Times New Roman"/>
                  <w:sz w:val="17"/>
                  <w:szCs w:val="17"/>
                </w:rPr>
                <w:t>89.8 (86.4–92.8)</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51B498E" w14:textId="77777777" w:rsidR="005C1602" w:rsidRDefault="00000000">
            <w:pPr>
              <w:snapToGrid w:val="0"/>
              <w:spacing w:line="240" w:lineRule="auto"/>
              <w:jc w:val="center"/>
              <w:rPr>
                <w:ins w:id="2242" w:author="Zhao Chunjiang" w:date="2026-10-07T08:00:00Z"/>
              </w:rPr>
            </w:pPr>
            <w:ins w:id="2243" w:author="Zhao Chunjiang" w:date="2026-10-07T08:00:00Z">
              <w:r>
                <w:rPr>
                  <w:rFonts w:eastAsia="Times New Roman" w:cs="Times New Roman"/>
                  <w:sz w:val="17"/>
                  <w:szCs w:val="17"/>
                </w:rPr>
                <w:t>94.1 (80.6–100.0)</w:t>
              </w:r>
            </w:ins>
          </w:p>
        </w:tc>
      </w:tr>
      <w:tr w:rsidR="005C1602" w14:paraId="27411C70" w14:textId="77777777">
        <w:trPr>
          <w:ins w:id="2244" w:author="Zhao Chunjiang" w:date="2026-10-07T08:00:00Z"/>
        </w:trPr>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5729880" w14:textId="77777777" w:rsidR="005C1602" w:rsidRDefault="005C1602">
            <w:pPr>
              <w:snapToGrid w:val="0"/>
              <w:spacing w:line="240" w:lineRule="auto"/>
              <w:jc w:val="left"/>
              <w:rPr>
                <w:ins w:id="2245" w:author="Zhao Chunjiang" w:date="2026-10-07T08:00:00Z"/>
              </w:rPr>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515A30" w14:textId="77777777" w:rsidR="005C1602" w:rsidRDefault="00000000">
            <w:pPr>
              <w:snapToGrid w:val="0"/>
              <w:spacing w:line="240" w:lineRule="auto"/>
              <w:jc w:val="center"/>
              <w:rPr>
                <w:ins w:id="2246" w:author="Zhao Chunjiang" w:date="2026-10-07T08:00:00Z"/>
              </w:rPr>
            </w:pPr>
            <w:ins w:id="2247" w:author="Zhao Chunjiang" w:date="2026-10-07T08:00:00Z">
              <w:r>
                <w:rPr>
                  <w:rFonts w:eastAsia="Times New Roman" w:cs="Times New Roman"/>
                  <w:sz w:val="17"/>
                  <w:szCs w:val="17"/>
                </w:rPr>
                <w:t>Lineage</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3FDCEA8" w14:textId="77777777" w:rsidR="005C1602" w:rsidRDefault="00000000">
            <w:pPr>
              <w:snapToGrid w:val="0"/>
              <w:spacing w:line="240" w:lineRule="auto"/>
              <w:jc w:val="center"/>
              <w:rPr>
                <w:ins w:id="2248" w:author="Zhao Chunjiang" w:date="2026-10-07T08:00:00Z"/>
              </w:rPr>
            </w:pPr>
            <w:ins w:id="2249" w:author="Zhao Chunjiang" w:date="2026-10-07T08:00:00Z">
              <w:r>
                <w:rPr>
                  <w:rFonts w:eastAsia="Times New Roman" w:cs="Times New Roman"/>
                  <w:sz w:val="17"/>
                  <w:szCs w:val="17"/>
                </w:rPr>
                <w:t>80.9 (78.4–83.3)</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EE008A" w14:textId="77777777" w:rsidR="005C1602" w:rsidRDefault="00000000">
            <w:pPr>
              <w:snapToGrid w:val="0"/>
              <w:spacing w:line="240" w:lineRule="auto"/>
              <w:jc w:val="center"/>
              <w:rPr>
                <w:ins w:id="2250" w:author="Zhao Chunjiang" w:date="2026-10-07T08:00:00Z"/>
              </w:rPr>
            </w:pPr>
            <w:ins w:id="2251" w:author="Zhao Chunjiang" w:date="2026-10-07T08:00:00Z">
              <w:r>
                <w:rPr>
                  <w:rFonts w:eastAsia="Times New Roman" w:cs="Times New Roman"/>
                  <w:sz w:val="17"/>
                  <w:szCs w:val="17"/>
                </w:rPr>
                <w:t>92.8 (91.0–94.4)</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976B20" w14:textId="77777777" w:rsidR="005C1602" w:rsidRDefault="00000000">
            <w:pPr>
              <w:snapToGrid w:val="0"/>
              <w:spacing w:line="240" w:lineRule="auto"/>
              <w:jc w:val="center"/>
              <w:rPr>
                <w:ins w:id="2252" w:author="Zhao Chunjiang" w:date="2026-10-07T08:00:00Z"/>
              </w:rPr>
            </w:pPr>
            <w:ins w:id="2253" w:author="Zhao Chunjiang" w:date="2026-10-07T08:00:00Z">
              <w:r>
                <w:rPr>
                  <w:rFonts w:eastAsia="Times New Roman" w:cs="Times New Roman"/>
                  <w:sz w:val="17"/>
                  <w:szCs w:val="17"/>
                </w:rPr>
                <w:t>1/579 (0.2)</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6F57EEB" w14:textId="77777777" w:rsidR="005C1602" w:rsidRDefault="00000000">
            <w:pPr>
              <w:snapToGrid w:val="0"/>
              <w:spacing w:line="240" w:lineRule="auto"/>
              <w:jc w:val="center"/>
              <w:rPr>
                <w:ins w:id="2254" w:author="Zhao Chunjiang" w:date="2026-10-07T08:00:00Z"/>
              </w:rPr>
            </w:pPr>
            <w:ins w:id="2255" w:author="Zhao Chunjiang" w:date="2026-10-07T08:00:00Z">
              <w:r>
                <w:rPr>
                  <w:rFonts w:eastAsia="Times New Roman" w:cs="Times New Roman"/>
                  <w:sz w:val="17"/>
                  <w:szCs w:val="17"/>
                </w:rPr>
                <w:t>47/343 (13.7)</w:t>
              </w:r>
            </w:ins>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312E479" w14:textId="77777777" w:rsidR="005C1602" w:rsidRDefault="00000000">
            <w:pPr>
              <w:snapToGrid w:val="0"/>
              <w:spacing w:line="240" w:lineRule="auto"/>
              <w:jc w:val="center"/>
              <w:rPr>
                <w:ins w:id="2256" w:author="Zhao Chunjiang" w:date="2026-10-07T08:00:00Z"/>
              </w:rPr>
            </w:pPr>
            <w:ins w:id="2257" w:author="Zhao Chunjiang" w:date="2026-10-07T08:00:00Z">
              <w:r>
                <w:rPr>
                  <w:rFonts w:eastAsia="Times New Roman" w:cs="Times New Roman"/>
                  <w:sz w:val="17"/>
                  <w:szCs w:val="17"/>
                </w:rPr>
                <w:t>2.0</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6D3CD67" w14:textId="77777777" w:rsidR="005C1602" w:rsidRDefault="00000000">
            <w:pPr>
              <w:snapToGrid w:val="0"/>
              <w:spacing w:line="240" w:lineRule="auto"/>
              <w:jc w:val="center"/>
              <w:rPr>
                <w:ins w:id="2258" w:author="Zhao Chunjiang" w:date="2026-10-07T08:00:00Z"/>
              </w:rPr>
            </w:pPr>
            <w:ins w:id="2259" w:author="Zhao Chunjiang" w:date="2026-10-07T08:00:00Z">
              <w:r>
                <w:rPr>
                  <w:rFonts w:eastAsia="Times New Roman" w:cs="Times New Roman"/>
                  <w:sz w:val="17"/>
                  <w:szCs w:val="17"/>
                </w:rPr>
                <w:t>96.0 (94.5–97.5)</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7B9AEB" w14:textId="77777777" w:rsidR="005C1602" w:rsidRDefault="00000000">
            <w:pPr>
              <w:snapToGrid w:val="0"/>
              <w:spacing w:line="240" w:lineRule="auto"/>
              <w:jc w:val="center"/>
              <w:rPr>
                <w:ins w:id="2260" w:author="Zhao Chunjiang" w:date="2026-10-07T08:00:00Z"/>
              </w:rPr>
            </w:pPr>
            <w:ins w:id="2261" w:author="Zhao Chunjiang" w:date="2026-10-07T08:00:00Z">
              <w:r>
                <w:rPr>
                  <w:rFonts w:eastAsia="Times New Roman" w:cs="Times New Roman"/>
                  <w:sz w:val="17"/>
                  <w:szCs w:val="17"/>
                </w:rPr>
                <w:t>99.8 (99.5–100.0)</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EF3138B" w14:textId="77777777" w:rsidR="005C1602" w:rsidRDefault="00000000">
            <w:pPr>
              <w:snapToGrid w:val="0"/>
              <w:spacing w:line="240" w:lineRule="auto"/>
              <w:jc w:val="center"/>
              <w:rPr>
                <w:ins w:id="2262" w:author="Zhao Chunjiang" w:date="2026-10-07T08:00:00Z"/>
              </w:rPr>
            </w:pPr>
            <w:ins w:id="2263" w:author="Zhao Chunjiang" w:date="2026-10-07T08:00:00Z">
              <w:r>
                <w:rPr>
                  <w:rFonts w:eastAsia="Times New Roman" w:cs="Times New Roman"/>
                  <w:sz w:val="17"/>
                  <w:szCs w:val="17"/>
                </w:rPr>
                <w:t>89.2 (85.8–92.4)</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E41A419" w14:textId="77777777" w:rsidR="005C1602" w:rsidRDefault="00000000">
            <w:pPr>
              <w:snapToGrid w:val="0"/>
              <w:spacing w:line="240" w:lineRule="auto"/>
              <w:jc w:val="center"/>
              <w:rPr>
                <w:ins w:id="2264" w:author="Zhao Chunjiang" w:date="2026-10-07T08:00:00Z"/>
              </w:rPr>
            </w:pPr>
            <w:ins w:id="2265" w:author="Zhao Chunjiang" w:date="2026-10-07T08:00:00Z">
              <w:r>
                <w:rPr>
                  <w:rFonts w:eastAsia="Times New Roman" w:cs="Times New Roman"/>
                  <w:sz w:val="17"/>
                  <w:szCs w:val="17"/>
                </w:rPr>
                <w:t>95.2 (84.8–99.9)</w:t>
              </w:r>
            </w:ins>
          </w:p>
        </w:tc>
      </w:tr>
      <w:tr w:rsidR="005C1602" w14:paraId="09430CD5" w14:textId="77777777">
        <w:trPr>
          <w:ins w:id="2266" w:author="Zhao Chunjiang" w:date="2026-10-07T08:00:00Z"/>
        </w:trPr>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7ECC7DD" w14:textId="77777777" w:rsidR="005C1602" w:rsidRDefault="00000000">
            <w:pPr>
              <w:snapToGrid w:val="0"/>
              <w:spacing w:line="240" w:lineRule="auto"/>
              <w:jc w:val="left"/>
              <w:rPr>
                <w:ins w:id="2267" w:author="Zhao Chunjiang" w:date="2026-10-07T08:00:00Z"/>
              </w:rPr>
            </w:pPr>
            <w:ins w:id="2268" w:author="Zhao Chunjiang" w:date="2026-10-07T08:00:00Z">
              <w:r>
                <w:rPr>
                  <w:rFonts w:eastAsia="Times New Roman" w:cs="Times New Roman"/>
                  <w:sz w:val="17"/>
                  <w:szCs w:val="17"/>
                </w:rPr>
                <w:t>LVX</w:t>
              </w:r>
            </w:ins>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1BC0E3A" w14:textId="77777777" w:rsidR="005C1602" w:rsidRDefault="00000000">
            <w:pPr>
              <w:snapToGrid w:val="0"/>
              <w:spacing w:line="240" w:lineRule="auto"/>
              <w:jc w:val="center"/>
              <w:rPr>
                <w:ins w:id="2269" w:author="Zhao Chunjiang" w:date="2026-10-07T08:00:00Z"/>
              </w:rPr>
            </w:pPr>
            <w:ins w:id="2270" w:author="Zhao Chunjiang" w:date="2026-10-07T08:00:00Z">
              <w:r>
                <w:rPr>
                  <w:rFonts w:eastAsia="Times New Roman" w:cs="Times New Roman"/>
                  <w:sz w:val="17"/>
                  <w:szCs w:val="17"/>
                </w:rPr>
                <w:t>Random</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67A8F9A" w14:textId="77777777" w:rsidR="005C1602" w:rsidRDefault="00000000">
            <w:pPr>
              <w:snapToGrid w:val="0"/>
              <w:spacing w:line="240" w:lineRule="auto"/>
              <w:jc w:val="center"/>
              <w:rPr>
                <w:ins w:id="2271" w:author="Zhao Chunjiang" w:date="2026-10-07T08:00:00Z"/>
              </w:rPr>
            </w:pPr>
            <w:ins w:id="2272" w:author="Zhao Chunjiang" w:date="2026-10-07T08:00:00Z">
              <w:r>
                <w:rPr>
                  <w:rFonts w:eastAsia="Times New Roman" w:cs="Times New Roman"/>
                  <w:sz w:val="17"/>
                  <w:szCs w:val="17"/>
                </w:rPr>
                <w:t>99.4 (98.8–99.8)</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6E3DA30" w14:textId="77777777" w:rsidR="005C1602" w:rsidRDefault="00000000">
            <w:pPr>
              <w:snapToGrid w:val="0"/>
              <w:spacing w:line="240" w:lineRule="auto"/>
              <w:jc w:val="center"/>
              <w:rPr>
                <w:ins w:id="2273" w:author="Zhao Chunjiang" w:date="2026-10-07T08:00:00Z"/>
              </w:rPr>
            </w:pPr>
            <w:ins w:id="2274" w:author="Zhao Chunjiang" w:date="2026-10-07T08:00:00Z">
              <w:r>
                <w:rPr>
                  <w:rFonts w:eastAsia="Times New Roman" w:cs="Times New Roman"/>
                  <w:sz w:val="17"/>
                  <w:szCs w:val="17"/>
                </w:rPr>
                <w:t>99.4 (98.8–99.8)</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E365C12" w14:textId="77777777" w:rsidR="005C1602" w:rsidRDefault="00000000">
            <w:pPr>
              <w:snapToGrid w:val="0"/>
              <w:spacing w:line="240" w:lineRule="auto"/>
              <w:jc w:val="center"/>
              <w:rPr>
                <w:ins w:id="2275" w:author="Zhao Chunjiang" w:date="2026-10-07T08:00:00Z"/>
              </w:rPr>
            </w:pPr>
            <w:ins w:id="2276" w:author="Zhao Chunjiang" w:date="2026-10-07T08:00:00Z">
              <w:r>
                <w:rPr>
                  <w:rFonts w:eastAsia="Times New Roman" w:cs="Times New Roman"/>
                  <w:sz w:val="17"/>
                  <w:szCs w:val="17"/>
                </w:rPr>
                <w:t>2/2 (100.0)</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6770951" w14:textId="77777777" w:rsidR="005C1602" w:rsidRDefault="00000000">
            <w:pPr>
              <w:snapToGrid w:val="0"/>
              <w:spacing w:line="240" w:lineRule="auto"/>
              <w:jc w:val="center"/>
              <w:rPr>
                <w:ins w:id="2277" w:author="Zhao Chunjiang" w:date="2026-10-07T08:00:00Z"/>
              </w:rPr>
            </w:pPr>
            <w:ins w:id="2278" w:author="Zhao Chunjiang" w:date="2026-10-07T08:00:00Z">
              <w:r>
                <w:rPr>
                  <w:rFonts w:eastAsia="Times New Roman" w:cs="Times New Roman"/>
                  <w:sz w:val="17"/>
                  <w:szCs w:val="17"/>
                </w:rPr>
                <w:t>0/922 (0.0)</w:t>
              </w:r>
            </w:ins>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FAD15AE" w14:textId="77777777" w:rsidR="005C1602" w:rsidRDefault="00000000">
            <w:pPr>
              <w:snapToGrid w:val="0"/>
              <w:spacing w:line="240" w:lineRule="auto"/>
              <w:jc w:val="center"/>
              <w:rPr>
                <w:ins w:id="2279" w:author="Zhao Chunjiang" w:date="2026-10-07T08:00:00Z"/>
              </w:rPr>
            </w:pPr>
            <w:ins w:id="2280" w:author="Zhao Chunjiang" w:date="2026-10-07T08:00:00Z">
              <w:r>
                <w:rPr>
                  <w:rFonts w:eastAsia="Times New Roman" w:cs="Times New Roman"/>
                  <w:sz w:val="17"/>
                  <w:szCs w:val="17"/>
                </w:rPr>
                <w:t>0.4</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E25A953" w14:textId="77777777" w:rsidR="005C1602" w:rsidRDefault="00000000">
            <w:pPr>
              <w:snapToGrid w:val="0"/>
              <w:spacing w:line="240" w:lineRule="auto"/>
              <w:jc w:val="center"/>
              <w:rPr>
                <w:ins w:id="2281" w:author="Zhao Chunjiang" w:date="2026-10-07T08:00:00Z"/>
              </w:rPr>
            </w:pPr>
            <w:ins w:id="2282" w:author="Zhao Chunjiang" w:date="2026-10-07T08:00:00Z">
              <w:r>
                <w:rPr>
                  <w:rFonts w:eastAsia="Times New Roman" w:cs="Times New Roman"/>
                  <w:sz w:val="17"/>
                  <w:szCs w:val="17"/>
                </w:rPr>
                <w:t>NF</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5DDAB65" w14:textId="77777777" w:rsidR="005C1602" w:rsidRDefault="00000000">
            <w:pPr>
              <w:snapToGrid w:val="0"/>
              <w:spacing w:line="240" w:lineRule="auto"/>
              <w:jc w:val="center"/>
              <w:rPr>
                <w:ins w:id="2283" w:author="Zhao Chunjiang" w:date="2026-10-07T08:00:00Z"/>
              </w:rPr>
            </w:pPr>
            <w:ins w:id="2284" w:author="Zhao Chunjiang" w:date="2026-10-07T08:00:00Z">
              <w:r>
                <w:rPr>
                  <w:rFonts w:eastAsia="Times New Roman" w:cs="Times New Roman"/>
                  <w:sz w:val="17"/>
                  <w:szCs w:val="17"/>
                </w:rPr>
                <w:t>NF</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4051E28" w14:textId="77777777" w:rsidR="005C1602" w:rsidRDefault="00000000">
            <w:pPr>
              <w:snapToGrid w:val="0"/>
              <w:spacing w:line="240" w:lineRule="auto"/>
              <w:jc w:val="center"/>
              <w:rPr>
                <w:ins w:id="2285" w:author="Zhao Chunjiang" w:date="2026-10-07T08:00:00Z"/>
              </w:rPr>
            </w:pPr>
            <w:ins w:id="2286" w:author="Zhao Chunjiang" w:date="2026-10-07T08:00:00Z">
              <w:r>
                <w:rPr>
                  <w:rFonts w:eastAsia="Times New Roman" w:cs="Times New Roman"/>
                  <w:sz w:val="17"/>
                  <w:szCs w:val="17"/>
                </w:rPr>
                <w:t>NF</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3629D8D" w14:textId="77777777" w:rsidR="005C1602" w:rsidRDefault="00000000">
            <w:pPr>
              <w:snapToGrid w:val="0"/>
              <w:spacing w:line="240" w:lineRule="auto"/>
              <w:jc w:val="center"/>
              <w:rPr>
                <w:ins w:id="2287" w:author="Zhao Chunjiang" w:date="2026-10-07T08:00:00Z"/>
              </w:rPr>
            </w:pPr>
            <w:ins w:id="2288" w:author="Zhao Chunjiang" w:date="2026-10-07T08:00:00Z">
              <w:r>
                <w:rPr>
                  <w:rFonts w:eastAsia="Times New Roman" w:cs="Times New Roman"/>
                  <w:sz w:val="17"/>
                  <w:szCs w:val="17"/>
                </w:rPr>
                <w:t>NF</w:t>
              </w:r>
            </w:ins>
          </w:p>
        </w:tc>
      </w:tr>
      <w:tr w:rsidR="005C1602" w14:paraId="0690005A" w14:textId="77777777">
        <w:trPr>
          <w:ins w:id="2289" w:author="Zhao Chunjiang" w:date="2026-10-07T08:00:00Z"/>
        </w:trPr>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C4FFC5A" w14:textId="77777777" w:rsidR="005C1602" w:rsidRDefault="005C1602">
            <w:pPr>
              <w:snapToGrid w:val="0"/>
              <w:spacing w:line="240" w:lineRule="auto"/>
              <w:jc w:val="left"/>
              <w:rPr>
                <w:ins w:id="2290" w:author="Zhao Chunjiang" w:date="2026-10-07T08:00:00Z"/>
              </w:rPr>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390F2A5" w14:textId="77777777" w:rsidR="005C1602" w:rsidRDefault="00000000">
            <w:pPr>
              <w:snapToGrid w:val="0"/>
              <w:spacing w:line="240" w:lineRule="auto"/>
              <w:jc w:val="center"/>
              <w:rPr>
                <w:ins w:id="2291" w:author="Zhao Chunjiang" w:date="2026-10-07T08:00:00Z"/>
              </w:rPr>
            </w:pPr>
            <w:ins w:id="2292" w:author="Zhao Chunjiang" w:date="2026-10-07T08:00:00Z">
              <w:r>
                <w:rPr>
                  <w:rFonts w:eastAsia="Times New Roman" w:cs="Times New Roman"/>
                  <w:sz w:val="17"/>
                  <w:szCs w:val="17"/>
                </w:rPr>
                <w:t>Lineage</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AB977A2" w14:textId="77777777" w:rsidR="005C1602" w:rsidRDefault="00000000">
            <w:pPr>
              <w:snapToGrid w:val="0"/>
              <w:spacing w:line="240" w:lineRule="auto"/>
              <w:jc w:val="center"/>
              <w:rPr>
                <w:ins w:id="2293" w:author="Zhao Chunjiang" w:date="2026-10-07T08:00:00Z"/>
              </w:rPr>
            </w:pPr>
            <w:ins w:id="2294" w:author="Zhao Chunjiang" w:date="2026-10-07T08:00:00Z">
              <w:r>
                <w:rPr>
                  <w:rFonts w:eastAsia="Times New Roman" w:cs="Times New Roman"/>
                  <w:sz w:val="17"/>
                  <w:szCs w:val="17"/>
                </w:rPr>
                <w:t>99.4 (98.8–99.8)</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82F7DEF" w14:textId="77777777" w:rsidR="005C1602" w:rsidRDefault="00000000">
            <w:pPr>
              <w:snapToGrid w:val="0"/>
              <w:spacing w:line="240" w:lineRule="auto"/>
              <w:jc w:val="center"/>
              <w:rPr>
                <w:ins w:id="2295" w:author="Zhao Chunjiang" w:date="2026-10-07T08:00:00Z"/>
              </w:rPr>
            </w:pPr>
            <w:ins w:id="2296" w:author="Zhao Chunjiang" w:date="2026-10-07T08:00:00Z">
              <w:r>
                <w:rPr>
                  <w:rFonts w:eastAsia="Times New Roman" w:cs="Times New Roman"/>
                  <w:sz w:val="17"/>
                  <w:szCs w:val="17"/>
                </w:rPr>
                <w:t>99.5 (98.9–99.9)</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0FF0BE0" w14:textId="77777777" w:rsidR="005C1602" w:rsidRDefault="00000000">
            <w:pPr>
              <w:snapToGrid w:val="0"/>
              <w:spacing w:line="240" w:lineRule="auto"/>
              <w:jc w:val="center"/>
              <w:rPr>
                <w:ins w:id="2297" w:author="Zhao Chunjiang" w:date="2026-10-07T08:00:00Z"/>
              </w:rPr>
            </w:pPr>
            <w:ins w:id="2298" w:author="Zhao Chunjiang" w:date="2026-10-07T08:00:00Z">
              <w:r>
                <w:rPr>
                  <w:rFonts w:eastAsia="Times New Roman" w:cs="Times New Roman"/>
                  <w:sz w:val="17"/>
                  <w:szCs w:val="17"/>
                </w:rPr>
                <w:t>2/2 (100.0)</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3773FE2" w14:textId="77777777" w:rsidR="005C1602" w:rsidRDefault="00000000">
            <w:pPr>
              <w:snapToGrid w:val="0"/>
              <w:spacing w:line="240" w:lineRule="auto"/>
              <w:jc w:val="center"/>
              <w:rPr>
                <w:ins w:id="2299" w:author="Zhao Chunjiang" w:date="2026-10-07T08:00:00Z"/>
              </w:rPr>
            </w:pPr>
            <w:ins w:id="2300" w:author="Zhao Chunjiang" w:date="2026-10-07T08:00:00Z">
              <w:r>
                <w:rPr>
                  <w:rFonts w:eastAsia="Times New Roman" w:cs="Times New Roman"/>
                  <w:sz w:val="17"/>
                  <w:szCs w:val="17"/>
                </w:rPr>
                <w:t>0/922 (0.0)</w:t>
              </w:r>
            </w:ins>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0DA7AB9" w14:textId="77777777" w:rsidR="005C1602" w:rsidRDefault="00000000">
            <w:pPr>
              <w:snapToGrid w:val="0"/>
              <w:spacing w:line="240" w:lineRule="auto"/>
              <w:jc w:val="center"/>
              <w:rPr>
                <w:ins w:id="2301" w:author="Zhao Chunjiang" w:date="2026-10-07T08:00:00Z"/>
              </w:rPr>
            </w:pPr>
            <w:ins w:id="2302" w:author="Zhao Chunjiang" w:date="2026-10-07T08:00:00Z">
              <w:r>
                <w:rPr>
                  <w:rFonts w:eastAsia="Times New Roman" w:cs="Times New Roman"/>
                  <w:sz w:val="17"/>
                  <w:szCs w:val="17"/>
                </w:rPr>
                <w:t>0.3</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8A2D8D5" w14:textId="77777777" w:rsidR="005C1602" w:rsidRDefault="00000000">
            <w:pPr>
              <w:snapToGrid w:val="0"/>
              <w:spacing w:line="240" w:lineRule="auto"/>
              <w:jc w:val="center"/>
              <w:rPr>
                <w:ins w:id="2303" w:author="Zhao Chunjiang" w:date="2026-10-07T08:00:00Z"/>
              </w:rPr>
            </w:pPr>
            <w:ins w:id="2304" w:author="Zhao Chunjiang" w:date="2026-10-07T08:00:00Z">
              <w:r>
                <w:rPr>
                  <w:rFonts w:eastAsia="Times New Roman" w:cs="Times New Roman"/>
                  <w:sz w:val="17"/>
                  <w:szCs w:val="17"/>
                </w:rPr>
                <w:t>NF</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65441D" w14:textId="77777777" w:rsidR="005C1602" w:rsidRDefault="00000000">
            <w:pPr>
              <w:snapToGrid w:val="0"/>
              <w:spacing w:line="240" w:lineRule="auto"/>
              <w:jc w:val="center"/>
              <w:rPr>
                <w:ins w:id="2305" w:author="Zhao Chunjiang" w:date="2026-10-07T08:00:00Z"/>
              </w:rPr>
            </w:pPr>
            <w:ins w:id="2306" w:author="Zhao Chunjiang" w:date="2026-10-07T08:00:00Z">
              <w:r>
                <w:rPr>
                  <w:rFonts w:eastAsia="Times New Roman" w:cs="Times New Roman"/>
                  <w:sz w:val="17"/>
                  <w:szCs w:val="17"/>
                </w:rPr>
                <w:t>NF</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F2D31F" w14:textId="77777777" w:rsidR="005C1602" w:rsidRDefault="00000000">
            <w:pPr>
              <w:snapToGrid w:val="0"/>
              <w:spacing w:line="240" w:lineRule="auto"/>
              <w:jc w:val="center"/>
              <w:rPr>
                <w:ins w:id="2307" w:author="Zhao Chunjiang" w:date="2026-10-07T08:00:00Z"/>
              </w:rPr>
            </w:pPr>
            <w:ins w:id="2308" w:author="Zhao Chunjiang" w:date="2026-10-07T08:00:00Z">
              <w:r>
                <w:rPr>
                  <w:rFonts w:eastAsia="Times New Roman" w:cs="Times New Roman"/>
                  <w:sz w:val="17"/>
                  <w:szCs w:val="17"/>
                </w:rPr>
                <w:t>NF</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39A03C9" w14:textId="77777777" w:rsidR="005C1602" w:rsidRDefault="00000000">
            <w:pPr>
              <w:snapToGrid w:val="0"/>
              <w:spacing w:line="240" w:lineRule="auto"/>
              <w:jc w:val="center"/>
              <w:rPr>
                <w:ins w:id="2309" w:author="Zhao Chunjiang" w:date="2026-10-07T08:00:00Z"/>
              </w:rPr>
            </w:pPr>
            <w:ins w:id="2310" w:author="Zhao Chunjiang" w:date="2026-10-07T08:00:00Z">
              <w:r>
                <w:rPr>
                  <w:rFonts w:eastAsia="Times New Roman" w:cs="Times New Roman"/>
                  <w:sz w:val="17"/>
                  <w:szCs w:val="17"/>
                </w:rPr>
                <w:t>NF</w:t>
              </w:r>
            </w:ins>
          </w:p>
        </w:tc>
      </w:tr>
      <w:tr w:rsidR="005C1602" w14:paraId="1812CC2C" w14:textId="77777777">
        <w:trPr>
          <w:ins w:id="2311" w:author="Zhao Chunjiang" w:date="2026-10-07T08:00:00Z"/>
        </w:trPr>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D6A375D" w14:textId="77777777" w:rsidR="005C1602" w:rsidRDefault="00000000">
            <w:pPr>
              <w:snapToGrid w:val="0"/>
              <w:spacing w:line="240" w:lineRule="auto"/>
              <w:jc w:val="left"/>
              <w:rPr>
                <w:ins w:id="2312" w:author="Zhao Chunjiang" w:date="2026-10-07T08:00:00Z"/>
              </w:rPr>
            </w:pPr>
            <w:ins w:id="2313" w:author="Zhao Chunjiang" w:date="2026-10-07T08:00:00Z">
              <w:r>
                <w:rPr>
                  <w:rFonts w:eastAsia="Times New Roman" w:cs="Times New Roman"/>
                  <w:sz w:val="17"/>
                  <w:szCs w:val="17"/>
                </w:rPr>
                <w:t>SXT</w:t>
              </w:r>
            </w:ins>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EDACD3E" w14:textId="77777777" w:rsidR="005C1602" w:rsidRDefault="00000000">
            <w:pPr>
              <w:snapToGrid w:val="0"/>
              <w:spacing w:line="240" w:lineRule="auto"/>
              <w:jc w:val="center"/>
              <w:rPr>
                <w:ins w:id="2314" w:author="Zhao Chunjiang" w:date="2026-10-07T08:00:00Z"/>
              </w:rPr>
            </w:pPr>
            <w:ins w:id="2315" w:author="Zhao Chunjiang" w:date="2026-10-07T08:00:00Z">
              <w:r>
                <w:rPr>
                  <w:rFonts w:eastAsia="Times New Roman" w:cs="Times New Roman"/>
                  <w:sz w:val="17"/>
                  <w:szCs w:val="17"/>
                </w:rPr>
                <w:t>Random</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B0090ED" w14:textId="77777777" w:rsidR="005C1602" w:rsidRDefault="00000000">
            <w:pPr>
              <w:snapToGrid w:val="0"/>
              <w:spacing w:line="240" w:lineRule="auto"/>
              <w:jc w:val="center"/>
              <w:rPr>
                <w:ins w:id="2316" w:author="Zhao Chunjiang" w:date="2026-10-07T08:00:00Z"/>
              </w:rPr>
            </w:pPr>
            <w:ins w:id="2317" w:author="Zhao Chunjiang" w:date="2026-10-07T08:00:00Z">
              <w:r>
                <w:rPr>
                  <w:rFonts w:eastAsia="Times New Roman" w:cs="Times New Roman"/>
                  <w:sz w:val="17"/>
                  <w:szCs w:val="17"/>
                </w:rPr>
                <w:t>85.1 (82.7–87.4)</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FC49FED" w14:textId="77777777" w:rsidR="005C1602" w:rsidRDefault="00000000">
            <w:pPr>
              <w:snapToGrid w:val="0"/>
              <w:spacing w:line="240" w:lineRule="auto"/>
              <w:jc w:val="center"/>
              <w:rPr>
                <w:ins w:id="2318" w:author="Zhao Chunjiang" w:date="2026-10-07T08:00:00Z"/>
              </w:rPr>
            </w:pPr>
            <w:ins w:id="2319" w:author="Zhao Chunjiang" w:date="2026-10-07T08:00:00Z">
              <w:r>
                <w:rPr>
                  <w:rFonts w:eastAsia="Times New Roman" w:cs="Times New Roman"/>
                  <w:sz w:val="17"/>
                  <w:szCs w:val="17"/>
                </w:rPr>
                <w:t>83.9 (81.4–86.1)</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5381A0B" w14:textId="77777777" w:rsidR="005C1602" w:rsidRDefault="00000000">
            <w:pPr>
              <w:snapToGrid w:val="0"/>
              <w:spacing w:line="240" w:lineRule="auto"/>
              <w:jc w:val="center"/>
              <w:rPr>
                <w:ins w:id="2320" w:author="Zhao Chunjiang" w:date="2026-10-07T08:00:00Z"/>
              </w:rPr>
            </w:pPr>
            <w:ins w:id="2321" w:author="Zhao Chunjiang" w:date="2026-10-07T08:00:00Z">
              <w:r>
                <w:rPr>
                  <w:rFonts w:eastAsia="Times New Roman" w:cs="Times New Roman"/>
                  <w:sz w:val="17"/>
                  <w:szCs w:val="17"/>
                </w:rPr>
                <w:t>19/465 (4.1)</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44BF4C1" w14:textId="77777777" w:rsidR="005C1602" w:rsidRDefault="00000000">
            <w:pPr>
              <w:snapToGrid w:val="0"/>
              <w:spacing w:line="240" w:lineRule="auto"/>
              <w:jc w:val="center"/>
              <w:rPr>
                <w:ins w:id="2322" w:author="Zhao Chunjiang" w:date="2026-10-07T08:00:00Z"/>
              </w:rPr>
            </w:pPr>
            <w:ins w:id="2323" w:author="Zhao Chunjiang" w:date="2026-10-07T08:00:00Z">
              <w:r>
                <w:rPr>
                  <w:rFonts w:eastAsia="Times New Roman" w:cs="Times New Roman"/>
                  <w:sz w:val="17"/>
                  <w:szCs w:val="17"/>
                </w:rPr>
                <w:t>18/410 (4.4)</w:t>
              </w:r>
            </w:ins>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0F98B5F" w14:textId="77777777" w:rsidR="005C1602" w:rsidRDefault="00000000">
            <w:pPr>
              <w:snapToGrid w:val="0"/>
              <w:spacing w:line="240" w:lineRule="auto"/>
              <w:jc w:val="center"/>
              <w:rPr>
                <w:ins w:id="2324" w:author="Zhao Chunjiang" w:date="2026-10-07T08:00:00Z"/>
              </w:rPr>
            </w:pPr>
            <w:ins w:id="2325" w:author="Zhao Chunjiang" w:date="2026-10-07T08:00:00Z">
              <w:r>
                <w:rPr>
                  <w:rFonts w:eastAsia="Times New Roman" w:cs="Times New Roman"/>
                  <w:sz w:val="17"/>
                  <w:szCs w:val="17"/>
                </w:rPr>
                <w:t>12.1</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0648DA3" w14:textId="77777777" w:rsidR="005C1602" w:rsidRDefault="00000000">
            <w:pPr>
              <w:snapToGrid w:val="0"/>
              <w:spacing w:line="240" w:lineRule="auto"/>
              <w:jc w:val="center"/>
              <w:rPr>
                <w:ins w:id="2326" w:author="Zhao Chunjiang" w:date="2026-10-07T08:00:00Z"/>
              </w:rPr>
            </w:pPr>
            <w:ins w:id="2327" w:author="Zhao Chunjiang" w:date="2026-10-07T08:00:00Z">
              <w:r>
                <w:rPr>
                  <w:rFonts w:eastAsia="Times New Roman" w:cs="Times New Roman"/>
                  <w:sz w:val="17"/>
                  <w:szCs w:val="17"/>
                </w:rPr>
                <w:t>95.4 (93.9–96.7)</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C9A5CAF" w14:textId="77777777" w:rsidR="005C1602" w:rsidRDefault="00000000">
            <w:pPr>
              <w:snapToGrid w:val="0"/>
              <w:spacing w:line="240" w:lineRule="auto"/>
              <w:jc w:val="center"/>
              <w:rPr>
                <w:ins w:id="2328" w:author="Zhao Chunjiang" w:date="2026-10-07T08:00:00Z"/>
              </w:rPr>
            </w:pPr>
            <w:ins w:id="2329" w:author="Zhao Chunjiang" w:date="2026-10-07T08:00:00Z">
              <w:r>
                <w:rPr>
                  <w:rFonts w:eastAsia="Times New Roman" w:cs="Times New Roman"/>
                  <w:sz w:val="17"/>
                  <w:szCs w:val="17"/>
                </w:rPr>
                <w:t>93.6 (91.5–95.7)</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8E2A7CD" w14:textId="77777777" w:rsidR="005C1602" w:rsidRDefault="00000000">
            <w:pPr>
              <w:snapToGrid w:val="0"/>
              <w:spacing w:line="240" w:lineRule="auto"/>
              <w:jc w:val="center"/>
              <w:rPr>
                <w:ins w:id="2330" w:author="Zhao Chunjiang" w:date="2026-10-07T08:00:00Z"/>
              </w:rPr>
            </w:pPr>
            <w:ins w:id="2331" w:author="Zhao Chunjiang" w:date="2026-10-07T08:00:00Z">
              <w:r>
                <w:rPr>
                  <w:rFonts w:eastAsia="Times New Roman" w:cs="Times New Roman"/>
                  <w:sz w:val="17"/>
                  <w:szCs w:val="17"/>
                </w:rPr>
                <w:t>89.5 (86.6–92.4)</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A4C3179" w14:textId="77777777" w:rsidR="005C1602" w:rsidRDefault="00000000">
            <w:pPr>
              <w:snapToGrid w:val="0"/>
              <w:spacing w:line="240" w:lineRule="auto"/>
              <w:jc w:val="center"/>
              <w:rPr>
                <w:ins w:id="2332" w:author="Zhao Chunjiang" w:date="2026-10-07T08:00:00Z"/>
              </w:rPr>
            </w:pPr>
            <w:ins w:id="2333" w:author="Zhao Chunjiang" w:date="2026-10-07T08:00:00Z">
              <w:r>
                <w:rPr>
                  <w:rFonts w:eastAsia="Times New Roman" w:cs="Times New Roman"/>
                  <w:sz w:val="17"/>
                  <w:szCs w:val="17"/>
                </w:rPr>
                <w:t>97.2 (92.9–99.7)</w:t>
              </w:r>
            </w:ins>
          </w:p>
        </w:tc>
      </w:tr>
      <w:tr w:rsidR="005C1602" w14:paraId="7B47CF0F" w14:textId="77777777">
        <w:trPr>
          <w:ins w:id="2334" w:author="Zhao Chunjiang" w:date="2026-10-07T08:00:00Z"/>
        </w:trPr>
        <w:tc>
          <w:tcPr>
            <w:tcW w:w="135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42F65F7" w14:textId="77777777" w:rsidR="005C1602" w:rsidRDefault="005C1602">
            <w:pPr>
              <w:snapToGrid w:val="0"/>
              <w:spacing w:line="240" w:lineRule="auto"/>
              <w:jc w:val="left"/>
              <w:rPr>
                <w:ins w:id="2335" w:author="Zhao Chunjiang" w:date="2026-10-07T08:00:00Z"/>
              </w:rPr>
            </w:pPr>
          </w:p>
        </w:tc>
        <w:tc>
          <w:tcPr>
            <w:tcW w:w="99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9676E20" w14:textId="77777777" w:rsidR="005C1602" w:rsidRDefault="00000000">
            <w:pPr>
              <w:snapToGrid w:val="0"/>
              <w:spacing w:line="240" w:lineRule="auto"/>
              <w:jc w:val="center"/>
              <w:rPr>
                <w:ins w:id="2336" w:author="Zhao Chunjiang" w:date="2026-10-07T08:00:00Z"/>
              </w:rPr>
            </w:pPr>
            <w:ins w:id="2337" w:author="Zhao Chunjiang" w:date="2026-10-07T08:00:00Z">
              <w:r>
                <w:rPr>
                  <w:rFonts w:eastAsia="Times New Roman" w:cs="Times New Roman"/>
                  <w:sz w:val="17"/>
                  <w:szCs w:val="17"/>
                </w:rPr>
                <w:t>Lineage</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FF8A0B6" w14:textId="77777777" w:rsidR="005C1602" w:rsidRDefault="00000000">
            <w:pPr>
              <w:snapToGrid w:val="0"/>
              <w:spacing w:line="240" w:lineRule="auto"/>
              <w:jc w:val="center"/>
              <w:rPr>
                <w:ins w:id="2338" w:author="Zhao Chunjiang" w:date="2026-10-07T08:00:00Z"/>
              </w:rPr>
            </w:pPr>
            <w:ins w:id="2339" w:author="Zhao Chunjiang" w:date="2026-10-07T08:00:00Z">
              <w:r>
                <w:rPr>
                  <w:rFonts w:eastAsia="Times New Roman" w:cs="Times New Roman"/>
                  <w:sz w:val="17"/>
                  <w:szCs w:val="17"/>
                </w:rPr>
                <w:t>64.2 (60.9–67.3)</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03A2CDA" w14:textId="77777777" w:rsidR="005C1602" w:rsidRDefault="00000000">
            <w:pPr>
              <w:snapToGrid w:val="0"/>
              <w:spacing w:line="240" w:lineRule="auto"/>
              <w:jc w:val="center"/>
              <w:rPr>
                <w:ins w:id="2340" w:author="Zhao Chunjiang" w:date="2026-10-07T08:00:00Z"/>
              </w:rPr>
            </w:pPr>
            <w:ins w:id="2341" w:author="Zhao Chunjiang" w:date="2026-10-07T08:00:00Z">
              <w:r>
                <w:rPr>
                  <w:rFonts w:eastAsia="Times New Roman" w:cs="Times New Roman"/>
                  <w:sz w:val="17"/>
                  <w:szCs w:val="17"/>
                </w:rPr>
                <w:t>75.7 (72.9–78.4)</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2D76CA7" w14:textId="77777777" w:rsidR="005C1602" w:rsidRDefault="00000000">
            <w:pPr>
              <w:snapToGrid w:val="0"/>
              <w:spacing w:line="240" w:lineRule="auto"/>
              <w:jc w:val="center"/>
              <w:rPr>
                <w:ins w:id="2342" w:author="Zhao Chunjiang" w:date="2026-10-07T08:00:00Z"/>
              </w:rPr>
            </w:pPr>
            <w:ins w:id="2343" w:author="Zhao Chunjiang" w:date="2026-10-07T08:00:00Z">
              <w:r>
                <w:rPr>
                  <w:rFonts w:eastAsia="Times New Roman" w:cs="Times New Roman"/>
                  <w:sz w:val="17"/>
                  <w:szCs w:val="17"/>
                </w:rPr>
                <w:t>29/465 (6.2)</w:t>
              </w:r>
            </w:ins>
          </w:p>
        </w:tc>
        <w:tc>
          <w:tcPr>
            <w:tcW w:w="117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D702B1E" w14:textId="77777777" w:rsidR="005C1602" w:rsidRDefault="00000000">
            <w:pPr>
              <w:snapToGrid w:val="0"/>
              <w:spacing w:line="240" w:lineRule="auto"/>
              <w:jc w:val="center"/>
              <w:rPr>
                <w:ins w:id="2344" w:author="Zhao Chunjiang" w:date="2026-10-07T08:00:00Z"/>
              </w:rPr>
            </w:pPr>
            <w:ins w:id="2345" w:author="Zhao Chunjiang" w:date="2026-10-07T08:00:00Z">
              <w:r>
                <w:rPr>
                  <w:rFonts w:eastAsia="Times New Roman" w:cs="Times New Roman"/>
                  <w:sz w:val="17"/>
                  <w:szCs w:val="17"/>
                </w:rPr>
                <w:t>15/410 (3.7)</w:t>
              </w:r>
            </w:ins>
          </w:p>
        </w:tc>
        <w:tc>
          <w:tcPr>
            <w:tcW w:w="6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332FFAE" w14:textId="77777777" w:rsidR="005C1602" w:rsidRDefault="00000000">
            <w:pPr>
              <w:snapToGrid w:val="0"/>
              <w:spacing w:line="240" w:lineRule="auto"/>
              <w:jc w:val="center"/>
              <w:rPr>
                <w:ins w:id="2346" w:author="Zhao Chunjiang" w:date="2026-10-07T08:00:00Z"/>
              </w:rPr>
            </w:pPr>
            <w:ins w:id="2347" w:author="Zhao Chunjiang" w:date="2026-10-07T08:00:00Z">
              <w:r>
                <w:rPr>
                  <w:rFonts w:eastAsia="Times New Roman" w:cs="Times New Roman"/>
                  <w:sz w:val="17"/>
                  <w:szCs w:val="17"/>
                </w:rPr>
                <w:t>19.5</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68791A0" w14:textId="77777777" w:rsidR="005C1602" w:rsidRDefault="00000000">
            <w:pPr>
              <w:snapToGrid w:val="0"/>
              <w:spacing w:line="240" w:lineRule="auto"/>
              <w:jc w:val="center"/>
              <w:rPr>
                <w:ins w:id="2348" w:author="Zhao Chunjiang" w:date="2026-10-07T08:00:00Z"/>
              </w:rPr>
            </w:pPr>
            <w:ins w:id="2349" w:author="Zhao Chunjiang" w:date="2026-10-07T08:00:00Z">
              <w:r>
                <w:rPr>
                  <w:rFonts w:eastAsia="Times New Roman" w:cs="Times New Roman"/>
                  <w:sz w:val="17"/>
                  <w:szCs w:val="17"/>
                </w:rPr>
                <w:t>93.7 (91.8–95.2)</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9EA71AF" w14:textId="77777777" w:rsidR="005C1602" w:rsidRDefault="00000000">
            <w:pPr>
              <w:snapToGrid w:val="0"/>
              <w:spacing w:line="240" w:lineRule="auto"/>
              <w:jc w:val="center"/>
              <w:rPr>
                <w:ins w:id="2350" w:author="Zhao Chunjiang" w:date="2026-10-07T08:00:00Z"/>
              </w:rPr>
            </w:pPr>
            <w:ins w:id="2351" w:author="Zhao Chunjiang" w:date="2026-10-07T08:00:00Z">
              <w:r>
                <w:rPr>
                  <w:rFonts w:eastAsia="Times New Roman" w:cs="Times New Roman"/>
                  <w:sz w:val="17"/>
                  <w:szCs w:val="17"/>
                </w:rPr>
                <w:t>87.2 (84.3–90.1)</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17EFCA" w14:textId="77777777" w:rsidR="005C1602" w:rsidRDefault="00000000">
            <w:pPr>
              <w:snapToGrid w:val="0"/>
              <w:spacing w:line="240" w:lineRule="auto"/>
              <w:jc w:val="center"/>
              <w:rPr>
                <w:ins w:id="2352" w:author="Zhao Chunjiang" w:date="2026-10-07T08:00:00Z"/>
              </w:rPr>
            </w:pPr>
            <w:ins w:id="2353" w:author="Zhao Chunjiang" w:date="2026-10-07T08:00:00Z">
              <w:r>
                <w:rPr>
                  <w:rFonts w:eastAsia="Times New Roman" w:cs="Times New Roman"/>
                  <w:sz w:val="17"/>
                  <w:szCs w:val="17"/>
                </w:rPr>
                <w:t>89.0 (85.9–91.8)</w:t>
              </w:r>
            </w:ins>
          </w:p>
        </w:tc>
        <w:tc>
          <w:tcPr>
            <w:tcW w:w="144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B56C81C" w14:textId="77777777" w:rsidR="005C1602" w:rsidRDefault="00000000">
            <w:pPr>
              <w:snapToGrid w:val="0"/>
              <w:spacing w:line="240" w:lineRule="auto"/>
              <w:jc w:val="center"/>
              <w:rPr>
                <w:ins w:id="2354" w:author="Zhao Chunjiang" w:date="2026-10-07T08:00:00Z"/>
              </w:rPr>
            </w:pPr>
            <w:ins w:id="2355" w:author="Zhao Chunjiang" w:date="2026-10-07T08:00:00Z">
              <w:r>
                <w:rPr>
                  <w:rFonts w:eastAsia="Times New Roman" w:cs="Times New Roman"/>
                  <w:sz w:val="17"/>
                  <w:szCs w:val="17"/>
                </w:rPr>
                <w:t>97.0 (92.5–99.5)</w:t>
              </w:r>
            </w:ins>
          </w:p>
        </w:tc>
      </w:tr>
      <w:tr w:rsidR="005C1602" w14:paraId="4B2FCEA7" w14:textId="77777777">
        <w:trPr>
          <w:ins w:id="2356" w:author="Zhao Chunjiang" w:date="2026-10-07T08:00:00Z"/>
        </w:trPr>
        <w:tc>
          <w:tcPr>
            <w:tcW w:w="135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CDF7102" w14:textId="77777777" w:rsidR="005C1602" w:rsidRDefault="00000000">
            <w:pPr>
              <w:snapToGrid w:val="0"/>
              <w:spacing w:line="240" w:lineRule="auto"/>
              <w:jc w:val="left"/>
              <w:rPr>
                <w:ins w:id="2357" w:author="Zhao Chunjiang" w:date="2026-10-07T08:00:00Z"/>
              </w:rPr>
            </w:pPr>
            <w:ins w:id="2358" w:author="Zhao Chunjiang" w:date="2026-10-07T08:00:00Z">
              <w:r>
                <w:rPr>
                  <w:rFonts w:eastAsia="Times New Roman" w:cs="Times New Roman"/>
                  <w:sz w:val="17"/>
                  <w:szCs w:val="17"/>
                </w:rPr>
                <w:t>SXT, domestic ᵇ</w:t>
              </w:r>
            </w:ins>
          </w:p>
        </w:tc>
        <w:tc>
          <w:tcPr>
            <w:tcW w:w="99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2FF0542" w14:textId="77777777" w:rsidR="005C1602" w:rsidRDefault="00000000">
            <w:pPr>
              <w:snapToGrid w:val="0"/>
              <w:spacing w:line="240" w:lineRule="auto"/>
              <w:jc w:val="center"/>
              <w:rPr>
                <w:ins w:id="2359" w:author="Zhao Chunjiang" w:date="2026-10-07T08:00:00Z"/>
              </w:rPr>
            </w:pPr>
            <w:ins w:id="2360" w:author="Zhao Chunjiang" w:date="2026-10-07T08:00:00Z">
              <w:r>
                <w:rPr>
                  <w:rFonts w:eastAsia="Times New Roman" w:cs="Times New Roman"/>
                  <w:sz w:val="17"/>
                  <w:szCs w:val="17"/>
                </w:rPr>
                <w:t>Random</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C79A346" w14:textId="77777777" w:rsidR="005C1602" w:rsidRDefault="00000000">
            <w:pPr>
              <w:snapToGrid w:val="0"/>
              <w:spacing w:line="240" w:lineRule="auto"/>
              <w:jc w:val="center"/>
              <w:rPr>
                <w:ins w:id="2361" w:author="Zhao Chunjiang" w:date="2026-10-07T08:00:00Z"/>
              </w:rPr>
            </w:pPr>
            <w:ins w:id="2362" w:author="Zhao Chunjiang" w:date="2026-10-07T08:00:00Z">
              <w:r>
                <w:rPr>
                  <w:rFonts w:eastAsia="Times New Roman" w:cs="Times New Roman"/>
                  <w:sz w:val="17"/>
                  <w:szCs w:val="17"/>
                </w:rPr>
                <w:t>80.4 (77.3–83.5)</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179764B" w14:textId="77777777" w:rsidR="005C1602" w:rsidRDefault="00000000">
            <w:pPr>
              <w:snapToGrid w:val="0"/>
              <w:spacing w:line="240" w:lineRule="auto"/>
              <w:jc w:val="center"/>
              <w:rPr>
                <w:ins w:id="2363" w:author="Zhao Chunjiang" w:date="2026-10-07T08:00:00Z"/>
              </w:rPr>
            </w:pPr>
            <w:ins w:id="2364" w:author="Zhao Chunjiang" w:date="2026-10-07T08:00:00Z">
              <w:r>
                <w:rPr>
                  <w:rFonts w:eastAsia="Times New Roman" w:cs="Times New Roman"/>
                  <w:sz w:val="17"/>
                  <w:szCs w:val="17"/>
                </w:rPr>
                <w:t>78.7 (75.5–82.0)</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BBBE81F" w14:textId="77777777" w:rsidR="005C1602" w:rsidRDefault="00000000">
            <w:pPr>
              <w:snapToGrid w:val="0"/>
              <w:spacing w:line="240" w:lineRule="auto"/>
              <w:jc w:val="center"/>
              <w:rPr>
                <w:ins w:id="2365" w:author="Zhao Chunjiang" w:date="2026-10-07T08:00:00Z"/>
              </w:rPr>
            </w:pPr>
            <w:ins w:id="2366" w:author="Zhao Chunjiang" w:date="2026-10-07T08:00:00Z">
              <w:r>
                <w:rPr>
                  <w:rFonts w:eastAsia="Times New Roman" w:cs="Times New Roman"/>
                  <w:sz w:val="17"/>
                  <w:szCs w:val="17"/>
                </w:rPr>
                <w:t>18/418 (4.3)</w:t>
              </w:r>
            </w:ins>
          </w:p>
        </w:tc>
        <w:tc>
          <w:tcPr>
            <w:tcW w:w="117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2C4D50B" w14:textId="77777777" w:rsidR="005C1602" w:rsidRDefault="00000000">
            <w:pPr>
              <w:snapToGrid w:val="0"/>
              <w:spacing w:line="240" w:lineRule="auto"/>
              <w:jc w:val="center"/>
              <w:rPr>
                <w:ins w:id="2367" w:author="Zhao Chunjiang" w:date="2026-10-07T08:00:00Z"/>
              </w:rPr>
            </w:pPr>
            <w:ins w:id="2368" w:author="Zhao Chunjiang" w:date="2026-10-07T08:00:00Z">
              <w:r>
                <w:rPr>
                  <w:rFonts w:eastAsia="Times New Roman" w:cs="Times New Roman"/>
                  <w:sz w:val="17"/>
                  <w:szCs w:val="17"/>
                </w:rPr>
                <w:t>17/142 (12.0)</w:t>
              </w:r>
            </w:ins>
          </w:p>
        </w:tc>
        <w:tc>
          <w:tcPr>
            <w:tcW w:w="63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42DAA10" w14:textId="77777777" w:rsidR="005C1602" w:rsidRDefault="00000000">
            <w:pPr>
              <w:snapToGrid w:val="0"/>
              <w:spacing w:line="240" w:lineRule="auto"/>
              <w:jc w:val="center"/>
              <w:rPr>
                <w:ins w:id="2369" w:author="Zhao Chunjiang" w:date="2026-10-07T08:00:00Z"/>
              </w:rPr>
            </w:pPr>
            <w:ins w:id="2370" w:author="Zhao Chunjiang" w:date="2026-10-07T08:00:00Z">
              <w:r>
                <w:rPr>
                  <w:rFonts w:eastAsia="Times New Roman" w:cs="Times New Roman"/>
                  <w:sz w:val="17"/>
                  <w:szCs w:val="17"/>
                </w:rPr>
                <w:t>15.5</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6E201F3" w14:textId="77777777" w:rsidR="005C1602" w:rsidRDefault="00000000">
            <w:pPr>
              <w:snapToGrid w:val="0"/>
              <w:spacing w:line="240" w:lineRule="auto"/>
              <w:jc w:val="center"/>
              <w:rPr>
                <w:ins w:id="2371" w:author="Zhao Chunjiang" w:date="2026-10-07T08:00:00Z"/>
              </w:rPr>
            </w:pPr>
            <w:ins w:id="2372" w:author="Zhao Chunjiang" w:date="2026-10-07T08:00:00Z">
              <w:r>
                <w:rPr>
                  <w:rFonts w:eastAsia="Times New Roman" w:cs="Times New Roman"/>
                  <w:sz w:val="17"/>
                  <w:szCs w:val="17"/>
                </w:rPr>
                <w:t>89.3 (86.0–92.3)</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771CBD3" w14:textId="77777777" w:rsidR="005C1602" w:rsidRDefault="00000000">
            <w:pPr>
              <w:snapToGrid w:val="0"/>
              <w:spacing w:line="240" w:lineRule="auto"/>
              <w:jc w:val="center"/>
              <w:rPr>
                <w:ins w:id="2373" w:author="Zhao Chunjiang" w:date="2026-10-07T08:00:00Z"/>
              </w:rPr>
            </w:pPr>
            <w:ins w:id="2374" w:author="Zhao Chunjiang" w:date="2026-10-07T08:00:00Z">
              <w:r>
                <w:rPr>
                  <w:rFonts w:eastAsia="Times New Roman" w:cs="Times New Roman"/>
                  <w:sz w:val="17"/>
                  <w:szCs w:val="17"/>
                </w:rPr>
                <w:t>94.0 (91.6–96.1)</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3A543EE" w14:textId="77777777" w:rsidR="005C1602" w:rsidRDefault="00000000">
            <w:pPr>
              <w:snapToGrid w:val="0"/>
              <w:spacing w:line="240" w:lineRule="auto"/>
              <w:jc w:val="center"/>
              <w:rPr>
                <w:ins w:id="2375" w:author="Zhao Chunjiang" w:date="2026-10-07T08:00:00Z"/>
              </w:rPr>
            </w:pPr>
            <w:ins w:id="2376" w:author="Zhao Chunjiang" w:date="2026-10-07T08:00:00Z">
              <w:r>
                <w:rPr>
                  <w:rFonts w:eastAsia="Times New Roman" w:cs="Times New Roman"/>
                  <w:sz w:val="17"/>
                  <w:szCs w:val="17"/>
                </w:rPr>
                <w:t>73.9 (66.7–81.5)</w:t>
              </w:r>
            </w:ins>
          </w:p>
        </w:tc>
        <w:tc>
          <w:tcPr>
            <w:tcW w:w="1440"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62BD8FA" w14:textId="77777777" w:rsidR="005C1602" w:rsidRDefault="00000000">
            <w:pPr>
              <w:snapToGrid w:val="0"/>
              <w:spacing w:line="240" w:lineRule="auto"/>
              <w:jc w:val="center"/>
              <w:rPr>
                <w:ins w:id="2377" w:author="Zhao Chunjiang" w:date="2026-10-07T08:00:00Z"/>
              </w:rPr>
            </w:pPr>
            <w:ins w:id="2378" w:author="Zhao Chunjiang" w:date="2026-10-07T08:00:00Z">
              <w:r>
                <w:rPr>
                  <w:rFonts w:eastAsia="Times New Roman" w:cs="Times New Roman"/>
                  <w:sz w:val="17"/>
                  <w:szCs w:val="17"/>
                </w:rPr>
                <w:t>–</w:t>
              </w:r>
            </w:ins>
          </w:p>
        </w:tc>
      </w:tr>
      <w:tr w:rsidR="005C1602" w14:paraId="7C92EDC6" w14:textId="77777777">
        <w:trPr>
          <w:ins w:id="2379" w:author="Zhao Chunjiang" w:date="2026-10-07T08:00:00Z"/>
        </w:trPr>
        <w:tc>
          <w:tcPr>
            <w:tcW w:w="135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0417C2B9" w14:textId="77777777" w:rsidR="005C1602" w:rsidRDefault="005C1602">
            <w:pPr>
              <w:snapToGrid w:val="0"/>
              <w:spacing w:line="240" w:lineRule="auto"/>
              <w:jc w:val="left"/>
              <w:rPr>
                <w:ins w:id="2380" w:author="Zhao Chunjiang" w:date="2026-10-07T08:00:00Z"/>
              </w:rPr>
            </w:pPr>
          </w:p>
        </w:tc>
        <w:tc>
          <w:tcPr>
            <w:tcW w:w="99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1E95F5D2" w14:textId="77777777" w:rsidR="005C1602" w:rsidRDefault="00000000">
            <w:pPr>
              <w:snapToGrid w:val="0"/>
              <w:spacing w:line="240" w:lineRule="auto"/>
              <w:jc w:val="center"/>
              <w:rPr>
                <w:ins w:id="2381" w:author="Zhao Chunjiang" w:date="2026-10-07T08:00:00Z"/>
              </w:rPr>
            </w:pPr>
            <w:ins w:id="2382" w:author="Zhao Chunjiang" w:date="2026-10-07T08:00:00Z">
              <w:r>
                <w:rPr>
                  <w:rFonts w:eastAsia="Times New Roman" w:cs="Times New Roman"/>
                  <w:sz w:val="17"/>
                  <w:szCs w:val="17"/>
                </w:rPr>
                <w:t>Lineage</w:t>
              </w:r>
            </w:ins>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7A043F1E" w14:textId="77777777" w:rsidR="005C1602" w:rsidRDefault="00000000">
            <w:pPr>
              <w:snapToGrid w:val="0"/>
              <w:spacing w:line="240" w:lineRule="auto"/>
              <w:jc w:val="center"/>
              <w:rPr>
                <w:ins w:id="2383" w:author="Zhao Chunjiang" w:date="2026-10-07T08:00:00Z"/>
              </w:rPr>
            </w:pPr>
            <w:ins w:id="2384" w:author="Zhao Chunjiang" w:date="2026-10-07T08:00:00Z">
              <w:r>
                <w:rPr>
                  <w:rFonts w:eastAsia="Times New Roman" w:cs="Times New Roman"/>
                  <w:sz w:val="17"/>
                  <w:szCs w:val="17"/>
                </w:rPr>
                <w:t>50.7 (46.8–54.9)</w:t>
              </w:r>
            </w:ins>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0FF66D32" w14:textId="77777777" w:rsidR="005C1602" w:rsidRDefault="00000000">
            <w:pPr>
              <w:snapToGrid w:val="0"/>
              <w:spacing w:line="240" w:lineRule="auto"/>
              <w:jc w:val="center"/>
              <w:rPr>
                <w:ins w:id="2385" w:author="Zhao Chunjiang" w:date="2026-10-07T08:00:00Z"/>
              </w:rPr>
            </w:pPr>
            <w:ins w:id="2386" w:author="Zhao Chunjiang" w:date="2026-10-07T08:00:00Z">
              <w:r>
                <w:rPr>
                  <w:rFonts w:eastAsia="Times New Roman" w:cs="Times New Roman"/>
                  <w:sz w:val="17"/>
                  <w:szCs w:val="17"/>
                </w:rPr>
                <w:t>69.0 (65.7–72.7)</w:t>
              </w:r>
            </w:ins>
          </w:p>
        </w:tc>
        <w:tc>
          <w:tcPr>
            <w:tcW w:w="117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7BC7BE0C" w14:textId="77777777" w:rsidR="005C1602" w:rsidRDefault="00000000">
            <w:pPr>
              <w:snapToGrid w:val="0"/>
              <w:spacing w:line="240" w:lineRule="auto"/>
              <w:jc w:val="center"/>
              <w:rPr>
                <w:ins w:id="2387" w:author="Zhao Chunjiang" w:date="2026-10-07T08:00:00Z"/>
              </w:rPr>
            </w:pPr>
            <w:ins w:id="2388" w:author="Zhao Chunjiang" w:date="2026-10-07T08:00:00Z">
              <w:r>
                <w:rPr>
                  <w:rFonts w:eastAsia="Times New Roman" w:cs="Times New Roman"/>
                  <w:sz w:val="17"/>
                  <w:szCs w:val="17"/>
                </w:rPr>
                <w:t>28/418 (6.7)</w:t>
              </w:r>
            </w:ins>
          </w:p>
        </w:tc>
        <w:tc>
          <w:tcPr>
            <w:tcW w:w="117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8D2DCFA" w14:textId="77777777" w:rsidR="005C1602" w:rsidRDefault="00000000">
            <w:pPr>
              <w:snapToGrid w:val="0"/>
              <w:spacing w:line="240" w:lineRule="auto"/>
              <w:jc w:val="center"/>
              <w:rPr>
                <w:ins w:id="2389" w:author="Zhao Chunjiang" w:date="2026-10-07T08:00:00Z"/>
              </w:rPr>
            </w:pPr>
            <w:ins w:id="2390" w:author="Zhao Chunjiang" w:date="2026-10-07T08:00:00Z">
              <w:r>
                <w:rPr>
                  <w:rFonts w:eastAsia="Times New Roman" w:cs="Times New Roman"/>
                  <w:sz w:val="17"/>
                  <w:szCs w:val="17"/>
                </w:rPr>
                <w:t>14/142 (9.9)</w:t>
              </w:r>
            </w:ins>
          </w:p>
        </w:tc>
        <w:tc>
          <w:tcPr>
            <w:tcW w:w="63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0C743E03" w14:textId="77777777" w:rsidR="005C1602" w:rsidRDefault="00000000">
            <w:pPr>
              <w:snapToGrid w:val="0"/>
              <w:spacing w:line="240" w:lineRule="auto"/>
              <w:jc w:val="center"/>
              <w:rPr>
                <w:ins w:id="2391" w:author="Zhao Chunjiang" w:date="2026-10-07T08:00:00Z"/>
              </w:rPr>
            </w:pPr>
            <w:ins w:id="2392" w:author="Zhao Chunjiang" w:date="2026-10-07T08:00:00Z">
              <w:r>
                <w:rPr>
                  <w:rFonts w:eastAsia="Times New Roman" w:cs="Times New Roman"/>
                  <w:sz w:val="17"/>
                  <w:szCs w:val="17"/>
                </w:rPr>
                <w:t>24.1</w:t>
              </w:r>
            </w:ins>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627BAEBD" w14:textId="77777777" w:rsidR="005C1602" w:rsidRDefault="00000000">
            <w:pPr>
              <w:snapToGrid w:val="0"/>
              <w:spacing w:line="240" w:lineRule="auto"/>
              <w:jc w:val="center"/>
              <w:rPr>
                <w:ins w:id="2393" w:author="Zhao Chunjiang" w:date="2026-10-07T08:00:00Z"/>
              </w:rPr>
            </w:pPr>
            <w:ins w:id="2394" w:author="Zhao Chunjiang" w:date="2026-10-07T08:00:00Z">
              <w:r>
                <w:rPr>
                  <w:rFonts w:eastAsia="Times New Roman" w:cs="Times New Roman"/>
                  <w:sz w:val="17"/>
                  <w:szCs w:val="17"/>
                </w:rPr>
                <w:t>85.4 (81.6–88.9)</w:t>
              </w:r>
            </w:ins>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DEB6499" w14:textId="77777777" w:rsidR="005C1602" w:rsidRDefault="00000000">
            <w:pPr>
              <w:snapToGrid w:val="0"/>
              <w:spacing w:line="240" w:lineRule="auto"/>
              <w:jc w:val="center"/>
              <w:rPr>
                <w:ins w:id="2395" w:author="Zhao Chunjiang" w:date="2026-10-07T08:00:00Z"/>
              </w:rPr>
            </w:pPr>
            <w:ins w:id="2396" w:author="Zhao Chunjiang" w:date="2026-10-07T08:00:00Z">
              <w:r>
                <w:rPr>
                  <w:rFonts w:eastAsia="Times New Roman" w:cs="Times New Roman"/>
                  <w:sz w:val="17"/>
                  <w:szCs w:val="17"/>
                </w:rPr>
                <w:t>90.8 (87.9–93.4)</w:t>
              </w:r>
            </w:ins>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0A7F168E" w14:textId="77777777" w:rsidR="005C1602" w:rsidRDefault="00000000">
            <w:pPr>
              <w:snapToGrid w:val="0"/>
              <w:spacing w:line="240" w:lineRule="auto"/>
              <w:jc w:val="center"/>
              <w:rPr>
                <w:ins w:id="2397" w:author="Zhao Chunjiang" w:date="2026-10-07T08:00:00Z"/>
              </w:rPr>
            </w:pPr>
            <w:ins w:id="2398" w:author="Zhao Chunjiang" w:date="2026-10-07T08:00:00Z">
              <w:r>
                <w:rPr>
                  <w:rFonts w:eastAsia="Times New Roman" w:cs="Times New Roman"/>
                  <w:sz w:val="17"/>
                  <w:szCs w:val="17"/>
                </w:rPr>
                <w:t>70.4 (62.8–77.7)</w:t>
              </w:r>
            </w:ins>
          </w:p>
        </w:tc>
        <w:tc>
          <w:tcPr>
            <w:tcW w:w="144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4890F850" w14:textId="77777777" w:rsidR="005C1602" w:rsidRDefault="00000000">
            <w:pPr>
              <w:snapToGrid w:val="0"/>
              <w:spacing w:line="240" w:lineRule="auto"/>
              <w:jc w:val="center"/>
              <w:rPr>
                <w:ins w:id="2399" w:author="Zhao Chunjiang" w:date="2026-10-07T08:00:00Z"/>
              </w:rPr>
            </w:pPr>
            <w:ins w:id="2400" w:author="Zhao Chunjiang" w:date="2026-10-07T08:00:00Z">
              <w:r>
                <w:rPr>
                  <w:rFonts w:eastAsia="Times New Roman" w:cs="Times New Roman"/>
                  <w:sz w:val="17"/>
                  <w:szCs w:val="17"/>
                </w:rPr>
                <w:t>–</w:t>
              </w:r>
            </w:ins>
          </w:p>
        </w:tc>
      </w:tr>
    </w:tbl>
    <w:p w14:paraId="2BB8C788" w14:textId="77777777" w:rsidR="005C1602" w:rsidRDefault="00000000">
      <w:pPr>
        <w:snapToGrid w:val="0"/>
        <w:spacing w:after="40" w:line="240" w:lineRule="auto"/>
        <w:rPr>
          <w:ins w:id="2401" w:author="Zhao Chunjiang" w:date="2026-10-07T08:00:00Z"/>
        </w:rPr>
      </w:pPr>
      <w:ins w:id="2402" w:author="Zhao Chunjiang" w:date="2026-10-07T08:00:00Z">
        <w:r>
          <w:rPr>
            <w:rFonts w:eastAsia="Times New Roman" w:cs="Times New Roman"/>
            <w:sz w:val="16"/>
            <w:szCs w:val="16"/>
          </w:rPr>
          <w:t>Results are pooled out-of-fold predictions from 5-fold outer × 3-fold inner nested cross-validation; hyperparameters were tuned independently for each agent, and the classification threshold was selected within the training folds (Youden index). Random, isolates assigned to folds at random (no lineage separation; upper bound); Lineage, folds formed from 123 k-mer lineage clusters (Jaccard distance threshold 0.2363) so that no cluster appears in both training and test sets (lower bound). 95% CIs were obtained by bootstrap (1,000 resamples).</w:t>
        </w:r>
      </w:ins>
    </w:p>
    <w:p w14:paraId="6ACB76F5" w14:textId="77777777" w:rsidR="005C1602" w:rsidRDefault="00000000">
      <w:pPr>
        <w:snapToGrid w:val="0"/>
        <w:spacing w:after="40" w:line="240" w:lineRule="auto"/>
        <w:rPr>
          <w:ins w:id="2403" w:author="Zhao Chunjiang" w:date="2026-10-07T08:00:00Z"/>
        </w:rPr>
      </w:pPr>
      <w:ins w:id="2404" w:author="Zhao Chunjiang" w:date="2026-10-07T08:00:00Z">
        <w:r>
          <w:rPr>
            <w:rFonts w:eastAsia="Times New Roman" w:cs="Times New Roman"/>
            <w:sz w:val="16"/>
            <w:szCs w:val="16"/>
          </w:rPr>
          <w:t>EA, essential agreement (predicted MIC within ±1 doubling dilution); CA, categorical agreement (S/I/R); VME, very major error (reference R, predicted S; denominator, reference-resistant isolates); ME, major error (reference S, predicted R; denominator, reference-susceptible isolates); mE, minor error (denominator, all isolates); NS, non-susceptible (I + R); NF, classifier not fitted (&lt;10 NS isolates). EA, CA and error rates derive from the MIC regression model; AUROC, sensitivity and specificity from the S/NS classifier.</w:t>
        </w:r>
      </w:ins>
    </w:p>
    <w:p w14:paraId="1A9F8AF2" w14:textId="77777777" w:rsidR="005C1602" w:rsidRDefault="00000000">
      <w:pPr>
        <w:snapToGrid w:val="0"/>
        <w:spacing w:after="40" w:line="240" w:lineRule="auto"/>
        <w:rPr>
          <w:ins w:id="2405" w:author="Zhao Chunjiang" w:date="2026-10-07T08:00:00Z"/>
        </w:rPr>
      </w:pPr>
      <w:ins w:id="2406" w:author="Zhao Chunjiang" w:date="2026-10-07T08:00:00Z">
        <w:r>
          <w:rPr>
            <w:rFonts w:eastAsia="Times New Roman" w:cs="Times New Roman"/>
            <w:sz w:val="16"/>
            <w:szCs w:val="16"/>
          </w:rPr>
          <w:t>All domestic isolates were penicillin-NS and 97.5% erythromycin-R, so pooled AUROC partly reflects isolate origin; AUROC within the GPS subset, which contains both classes, is shown as a less confounded estimate.</w:t>
        </w:r>
      </w:ins>
    </w:p>
    <w:p w14:paraId="75A215A4" w14:textId="77777777" w:rsidR="005C1602" w:rsidRDefault="00000000">
      <w:pPr>
        <w:snapToGrid w:val="0"/>
        <w:spacing w:after="40" w:line="240" w:lineRule="auto"/>
        <w:rPr>
          <w:ins w:id="2407" w:author="Zhao Chunjiang" w:date="2026-10-07T08:00:00Z"/>
        </w:rPr>
      </w:pPr>
      <w:ins w:id="2408" w:author="Zhao Chunjiang" w:date="2026-10-07T08:00:00Z">
        <w:r>
          <w:rPr>
            <w:rFonts w:eastAsia="Times New Roman" w:cs="Times New Roman"/>
            <w:sz w:val="16"/>
            <w:szCs w:val="16"/>
          </w:rPr>
          <w:t xml:space="preserve">ᵇ Domestic isolates only (n = 607; phenotypically measured MICs). GPS trimethoprim-sulfamethoxazole MICs are </w:t>
        </w:r>
        <w:r>
          <w:rPr>
            <w:rFonts w:eastAsia="Times New Roman" w:cs="Times New Roman"/>
            <w:i/>
            <w:iCs/>
            <w:sz w:val="16"/>
            <w:szCs w:val="16"/>
          </w:rPr>
          <w:t>in silico</w:t>
        </w:r>
        <w:r>
          <w:rPr>
            <w:rFonts w:eastAsia="Times New Roman" w:cs="Times New Roman"/>
            <w:sz w:val="16"/>
            <w:szCs w:val="16"/>
          </w:rPr>
          <w:t xml:space="preserve"> values.</w:t>
        </w:r>
      </w:ins>
    </w:p>
    <w:p w14:paraId="66252977" w14:textId="77777777" w:rsidR="005C1602" w:rsidRDefault="00000000">
      <w:pPr>
        <w:snapToGrid w:val="0"/>
        <w:spacing w:after="40" w:line="240" w:lineRule="auto"/>
        <w:rPr>
          <w:ins w:id="2409" w:author="Zhao Chunjiang" w:date="2026-10-07T08:00:00Z"/>
        </w:rPr>
      </w:pPr>
      <w:ins w:id="2410" w:author="Zhao Chunjiang" w:date="2026-10-07T08:00:00Z">
        <w:r>
          <w:rPr>
            <w:rFonts w:eastAsia="Times New Roman" w:cs="Times New Roman"/>
            <w:sz w:val="16"/>
            <w:szCs w:val="16"/>
          </w:rPr>
          <w:t>ᶜ Not informative: only 2 GPS isolates were ceftriaxone-NS.</w:t>
        </w:r>
      </w:ins>
    </w:p>
    <w:p w14:paraId="3AB4A1DB" w14:textId="77777777" w:rsidR="005C1602" w:rsidRDefault="00000000">
      <w:pPr>
        <w:snapToGrid w:val="0"/>
        <w:spacing w:after="40" w:line="240" w:lineRule="auto"/>
        <w:rPr>
          <w:ins w:id="2411" w:author="Zhao Chunjiang" w:date="2026-10-07T08:00:00Z"/>
        </w:rPr>
      </w:pPr>
      <w:ins w:id="2412" w:author="Zhao Chunjiang" w:date="2026-10-07T08:00:00Z">
        <w:r>
          <w:br w:type="page"/>
        </w:r>
      </w:ins>
    </w:p>
    <w:p w14:paraId="3EB2306A" w14:textId="77777777" w:rsidR="005C1602" w:rsidRDefault="00000000">
      <w:pPr>
        <w:snapToGrid w:val="0"/>
        <w:spacing w:after="40" w:line="240" w:lineRule="auto"/>
        <w:rPr>
          <w:ins w:id="2413" w:author="Zhao Chunjiang" w:date="2026-10-07T08:00:00Z"/>
        </w:rPr>
      </w:pPr>
      <w:ins w:id="2414" w:author="Zhao Chunjiang" w:date="2026-10-07T08:00:00Z">
        <w:r>
          <w:rPr>
            <w:rFonts w:eastAsia="Times New Roman" w:cs="Times New Roman"/>
            <w:b/>
            <w:bCs/>
            <w:sz w:val="20"/>
            <w:szCs w:val="20"/>
          </w:rPr>
          <w:lastRenderedPageBreak/>
          <w:t xml:space="preserve">Table 3. </w:t>
        </w:r>
        <w:r>
          <w:rPr>
            <w:rFonts w:eastAsia="Times New Roman" w:cs="Times New Roman"/>
            <w:sz w:val="20"/>
            <w:szCs w:val="20"/>
          </w:rPr>
          <w:t>Contribution of k-mer and typing features under lineage-grouped cross-validation (n = 927)</w:t>
        </w:r>
      </w:ins>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1830"/>
        <w:gridCol w:w="2288"/>
        <w:gridCol w:w="2288"/>
        <w:gridCol w:w="1830"/>
        <w:gridCol w:w="2288"/>
        <w:gridCol w:w="2292"/>
      </w:tblGrid>
      <w:tr w:rsidR="005C1602" w14:paraId="427648F1" w14:textId="77777777">
        <w:trPr>
          <w:tblHeader/>
          <w:ins w:id="2415" w:author="Zhao Chunjiang" w:date="2026-10-07T08:00:00Z"/>
        </w:trPr>
        <w:tc>
          <w:tcPr>
            <w:tcW w:w="114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4F834E3" w14:textId="77777777" w:rsidR="005C1602" w:rsidRDefault="00000000">
            <w:pPr>
              <w:snapToGrid w:val="0"/>
              <w:spacing w:line="240" w:lineRule="auto"/>
              <w:jc w:val="left"/>
              <w:rPr>
                <w:ins w:id="2416" w:author="Zhao Chunjiang" w:date="2026-10-07T08:00:00Z"/>
              </w:rPr>
            </w:pPr>
            <w:ins w:id="2417" w:author="Zhao Chunjiang" w:date="2026-10-07T08:00:00Z">
              <w:r>
                <w:rPr>
                  <w:rFonts w:eastAsia="Times New Roman" w:cs="Times New Roman"/>
                  <w:b/>
                  <w:bCs/>
                  <w:sz w:val="17"/>
                  <w:szCs w:val="17"/>
                </w:rPr>
                <w:t>Agent</w:t>
              </w:r>
            </w:ins>
          </w:p>
        </w:tc>
        <w:tc>
          <w:tcPr>
            <w:tcW w:w="182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111D543" w14:textId="77777777" w:rsidR="005C1602" w:rsidRDefault="00000000">
            <w:pPr>
              <w:snapToGrid w:val="0"/>
              <w:spacing w:line="240" w:lineRule="auto"/>
              <w:jc w:val="center"/>
              <w:rPr>
                <w:ins w:id="2418" w:author="Zhao Chunjiang" w:date="2026-10-07T08:00:00Z"/>
              </w:rPr>
            </w:pPr>
            <w:ins w:id="2419" w:author="Zhao Chunjiang" w:date="2026-10-07T08:00:00Z">
              <w:r>
                <w:rPr>
                  <w:rFonts w:eastAsia="Times New Roman" w:cs="Times New Roman"/>
                  <w:b/>
                  <w:bCs/>
                  <w:sz w:val="17"/>
                  <w:szCs w:val="17"/>
                </w:rPr>
                <w:t>Feature set</w:t>
              </w:r>
            </w:ins>
          </w:p>
        </w:tc>
        <w:tc>
          <w:tcPr>
            <w:tcW w:w="228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42F3B4A" w14:textId="77777777" w:rsidR="005C1602" w:rsidRDefault="00000000">
            <w:pPr>
              <w:snapToGrid w:val="0"/>
              <w:spacing w:line="240" w:lineRule="auto"/>
              <w:jc w:val="center"/>
              <w:rPr>
                <w:ins w:id="2420" w:author="Zhao Chunjiang" w:date="2026-10-07T08:00:00Z"/>
              </w:rPr>
            </w:pPr>
            <w:ins w:id="2421" w:author="Zhao Chunjiang" w:date="2026-10-07T08:00:00Z">
              <w:r>
                <w:rPr>
                  <w:rFonts w:eastAsia="Times New Roman" w:cs="Times New Roman"/>
                  <w:b/>
                  <w:bCs/>
                  <w:sz w:val="17"/>
                  <w:szCs w:val="17"/>
                </w:rPr>
                <w:t>EA, % (95% CI)</w:t>
              </w:r>
            </w:ins>
          </w:p>
        </w:tc>
        <w:tc>
          <w:tcPr>
            <w:tcW w:w="228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3025875" w14:textId="77777777" w:rsidR="005C1602" w:rsidRDefault="00000000">
            <w:pPr>
              <w:snapToGrid w:val="0"/>
              <w:spacing w:line="240" w:lineRule="auto"/>
              <w:jc w:val="center"/>
              <w:rPr>
                <w:ins w:id="2422" w:author="Zhao Chunjiang" w:date="2026-10-07T08:00:00Z"/>
              </w:rPr>
            </w:pPr>
            <w:ins w:id="2423" w:author="Zhao Chunjiang" w:date="2026-10-07T08:00:00Z">
              <w:r>
                <w:rPr>
                  <w:rFonts w:eastAsia="Times New Roman" w:cs="Times New Roman"/>
                  <w:b/>
                  <w:bCs/>
                  <w:sz w:val="17"/>
                  <w:szCs w:val="17"/>
                </w:rPr>
                <w:t>CA, % (95% CI)</w:t>
              </w:r>
            </w:ins>
          </w:p>
        </w:tc>
        <w:tc>
          <w:tcPr>
            <w:tcW w:w="182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C083A6C" w14:textId="77777777" w:rsidR="005C1602" w:rsidRDefault="00000000">
            <w:pPr>
              <w:snapToGrid w:val="0"/>
              <w:spacing w:line="240" w:lineRule="auto"/>
              <w:jc w:val="center"/>
              <w:rPr>
                <w:ins w:id="2424" w:author="Zhao Chunjiang" w:date="2026-10-07T08:00:00Z"/>
              </w:rPr>
            </w:pPr>
            <w:ins w:id="2425" w:author="Zhao Chunjiang" w:date="2026-10-07T08:00:00Z">
              <w:r>
                <w:rPr>
                  <w:rFonts w:eastAsia="Times New Roman" w:cs="Times New Roman"/>
                  <w:b/>
                  <w:bCs/>
                  <w:sz w:val="17"/>
                  <w:szCs w:val="17"/>
                </w:rPr>
                <w:t>VME, n/N (%)</w:t>
              </w:r>
            </w:ins>
          </w:p>
        </w:tc>
        <w:tc>
          <w:tcPr>
            <w:tcW w:w="228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42B62ABC" w14:textId="77777777" w:rsidR="005C1602" w:rsidRDefault="00000000">
            <w:pPr>
              <w:snapToGrid w:val="0"/>
              <w:spacing w:line="240" w:lineRule="auto"/>
              <w:jc w:val="center"/>
              <w:rPr>
                <w:ins w:id="2426" w:author="Zhao Chunjiang" w:date="2026-10-07T08:00:00Z"/>
              </w:rPr>
            </w:pPr>
            <w:ins w:id="2427" w:author="Zhao Chunjiang" w:date="2026-10-07T08:00:00Z">
              <w:r>
                <w:rPr>
                  <w:rFonts w:eastAsia="Times New Roman" w:cs="Times New Roman"/>
                  <w:b/>
                  <w:bCs/>
                  <w:sz w:val="17"/>
                  <w:szCs w:val="17"/>
                </w:rPr>
                <w:t>AUROC, % (95% CI)</w:t>
              </w:r>
            </w:ins>
          </w:p>
        </w:tc>
        <w:tc>
          <w:tcPr>
            <w:tcW w:w="229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61923E8B" w14:textId="77777777" w:rsidR="005C1602" w:rsidRDefault="00000000">
            <w:pPr>
              <w:snapToGrid w:val="0"/>
              <w:spacing w:line="240" w:lineRule="auto"/>
              <w:jc w:val="center"/>
              <w:rPr>
                <w:ins w:id="2428" w:author="Zhao Chunjiang" w:date="2026-10-07T08:00:00Z"/>
              </w:rPr>
            </w:pPr>
            <w:ins w:id="2429" w:author="Zhao Chunjiang" w:date="2026-10-07T08:00:00Z">
              <w:r>
                <w:rPr>
                  <w:rFonts w:eastAsia="Times New Roman" w:cs="Times New Roman"/>
                  <w:b/>
                  <w:bCs/>
                  <w:sz w:val="17"/>
                  <w:szCs w:val="17"/>
                </w:rPr>
                <w:t>AUROC within GPS, % (95% CI)</w:t>
              </w:r>
            </w:ins>
          </w:p>
        </w:tc>
      </w:tr>
      <w:tr w:rsidR="005C1602" w14:paraId="44DBF048" w14:textId="77777777">
        <w:trPr>
          <w:ins w:id="2430" w:author="Zhao Chunjiang" w:date="2026-10-07T08:00:00Z"/>
        </w:trPr>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ED91559" w14:textId="77777777" w:rsidR="005C1602" w:rsidRDefault="00000000">
            <w:pPr>
              <w:snapToGrid w:val="0"/>
              <w:spacing w:line="240" w:lineRule="auto"/>
              <w:jc w:val="left"/>
              <w:rPr>
                <w:ins w:id="2431" w:author="Zhao Chunjiang" w:date="2026-10-07T08:00:00Z"/>
              </w:rPr>
            </w:pPr>
            <w:ins w:id="2432" w:author="Zhao Chunjiang" w:date="2026-10-07T08:00:00Z">
              <w:r>
                <w:rPr>
                  <w:rFonts w:eastAsia="Times New Roman" w:cs="Times New Roman"/>
                  <w:sz w:val="17"/>
                  <w:szCs w:val="17"/>
                </w:rPr>
                <w:t>PEN</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914E254" w14:textId="77777777" w:rsidR="005C1602" w:rsidRDefault="00000000">
            <w:pPr>
              <w:snapToGrid w:val="0"/>
              <w:spacing w:line="240" w:lineRule="auto"/>
              <w:jc w:val="center"/>
              <w:rPr>
                <w:ins w:id="2433" w:author="Zhao Chunjiang" w:date="2026-10-07T08:00:00Z"/>
              </w:rPr>
            </w:pPr>
            <w:ins w:id="2434" w:author="Zhao Chunjiang" w:date="2026-10-07T08:00:00Z">
              <w:r>
                <w:rPr>
                  <w:rFonts w:eastAsia="Times New Roman" w:cs="Times New Roman"/>
                  <w:sz w:val="17"/>
                  <w:szCs w:val="17"/>
                </w:rPr>
                <w:t>k-mer only</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3B990B" w14:textId="77777777" w:rsidR="005C1602" w:rsidRDefault="00000000">
            <w:pPr>
              <w:snapToGrid w:val="0"/>
              <w:spacing w:line="240" w:lineRule="auto"/>
              <w:jc w:val="center"/>
              <w:rPr>
                <w:ins w:id="2435" w:author="Zhao Chunjiang" w:date="2026-10-07T08:00:00Z"/>
              </w:rPr>
            </w:pPr>
            <w:ins w:id="2436" w:author="Zhao Chunjiang" w:date="2026-10-07T08:00:00Z">
              <w:r>
                <w:rPr>
                  <w:rFonts w:eastAsia="Times New Roman" w:cs="Times New Roman"/>
                  <w:sz w:val="17"/>
                  <w:szCs w:val="17"/>
                </w:rPr>
                <w:t>87.7 (85.4–89.8)</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6AFD75" w14:textId="77777777" w:rsidR="005C1602" w:rsidRDefault="00000000">
            <w:pPr>
              <w:snapToGrid w:val="0"/>
              <w:spacing w:line="240" w:lineRule="auto"/>
              <w:jc w:val="center"/>
              <w:rPr>
                <w:ins w:id="2437" w:author="Zhao Chunjiang" w:date="2026-10-07T08:00:00Z"/>
              </w:rPr>
            </w:pPr>
            <w:ins w:id="2438" w:author="Zhao Chunjiang" w:date="2026-10-07T08:00:00Z">
              <w:r>
                <w:rPr>
                  <w:rFonts w:eastAsia="Times New Roman" w:cs="Times New Roman"/>
                  <w:sz w:val="17"/>
                  <w:szCs w:val="17"/>
                </w:rPr>
                <w:t>80.3 (77.8–82.7)</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18A4FC3" w14:textId="77777777" w:rsidR="005C1602" w:rsidRDefault="00000000">
            <w:pPr>
              <w:snapToGrid w:val="0"/>
              <w:spacing w:line="240" w:lineRule="auto"/>
              <w:jc w:val="center"/>
              <w:rPr>
                <w:ins w:id="2439" w:author="Zhao Chunjiang" w:date="2026-10-07T08:00:00Z"/>
              </w:rPr>
            </w:pPr>
            <w:ins w:id="2440" w:author="Zhao Chunjiang" w:date="2026-10-07T08:00:00Z">
              <w:r>
                <w:rPr>
                  <w:rFonts w:eastAsia="Times New Roman" w:cs="Times New Roman"/>
                  <w:sz w:val="17"/>
                  <w:szCs w:val="17"/>
                </w:rPr>
                <w:t>1/379 (0.3)</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222D903" w14:textId="77777777" w:rsidR="005C1602" w:rsidRDefault="00000000">
            <w:pPr>
              <w:snapToGrid w:val="0"/>
              <w:spacing w:line="240" w:lineRule="auto"/>
              <w:jc w:val="center"/>
              <w:rPr>
                <w:ins w:id="2441" w:author="Zhao Chunjiang" w:date="2026-10-07T08:00:00Z"/>
              </w:rPr>
            </w:pPr>
            <w:ins w:id="2442" w:author="Zhao Chunjiang" w:date="2026-10-07T08:00:00Z">
              <w:r>
                <w:rPr>
                  <w:rFonts w:eastAsia="Times New Roman" w:cs="Times New Roman"/>
                  <w:sz w:val="17"/>
                  <w:szCs w:val="17"/>
                </w:rPr>
                <w:t>99.5 (99.0–99.8)</w:t>
              </w:r>
            </w:ins>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DEC1484" w14:textId="77777777" w:rsidR="005C1602" w:rsidRDefault="00000000">
            <w:pPr>
              <w:snapToGrid w:val="0"/>
              <w:spacing w:line="240" w:lineRule="auto"/>
              <w:jc w:val="center"/>
              <w:rPr>
                <w:ins w:id="2443" w:author="Zhao Chunjiang" w:date="2026-10-07T08:00:00Z"/>
              </w:rPr>
            </w:pPr>
            <w:ins w:id="2444" w:author="Zhao Chunjiang" w:date="2026-10-07T08:00:00Z">
              <w:r>
                <w:rPr>
                  <w:rFonts w:eastAsia="Times New Roman" w:cs="Times New Roman"/>
                  <w:sz w:val="17"/>
                  <w:szCs w:val="17"/>
                </w:rPr>
                <w:t>94.4 (88.4–98.3)</w:t>
              </w:r>
            </w:ins>
          </w:p>
        </w:tc>
      </w:tr>
      <w:tr w:rsidR="005C1602" w14:paraId="119D1CA9" w14:textId="77777777">
        <w:trPr>
          <w:ins w:id="2445" w:author="Zhao Chunjiang" w:date="2026-10-07T08:00:00Z"/>
        </w:trPr>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49DDC50" w14:textId="77777777" w:rsidR="005C1602" w:rsidRDefault="005C1602">
            <w:pPr>
              <w:snapToGrid w:val="0"/>
              <w:spacing w:line="240" w:lineRule="auto"/>
              <w:jc w:val="left"/>
              <w:rPr>
                <w:ins w:id="2446" w:author="Zhao Chunjiang" w:date="2026-10-07T08:00:00Z"/>
              </w:rPr>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719C0F3" w14:textId="77777777" w:rsidR="005C1602" w:rsidRDefault="00000000">
            <w:pPr>
              <w:snapToGrid w:val="0"/>
              <w:spacing w:line="240" w:lineRule="auto"/>
              <w:jc w:val="center"/>
              <w:rPr>
                <w:ins w:id="2447" w:author="Zhao Chunjiang" w:date="2026-10-07T08:00:00Z"/>
              </w:rPr>
            </w:pPr>
            <w:ins w:id="2448" w:author="Zhao Chunjiang" w:date="2026-10-07T08:00:00Z">
              <w:r>
                <w:rPr>
                  <w:rFonts w:eastAsia="Times New Roman" w:cs="Times New Roman"/>
                  <w:sz w:val="17"/>
                  <w:szCs w:val="17"/>
                </w:rPr>
                <w:t>Serotype + ST</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20C2CF4" w14:textId="77777777" w:rsidR="005C1602" w:rsidRDefault="00000000">
            <w:pPr>
              <w:snapToGrid w:val="0"/>
              <w:spacing w:line="240" w:lineRule="auto"/>
              <w:jc w:val="center"/>
              <w:rPr>
                <w:ins w:id="2449" w:author="Zhao Chunjiang" w:date="2026-10-07T08:00:00Z"/>
              </w:rPr>
            </w:pPr>
            <w:ins w:id="2450" w:author="Zhao Chunjiang" w:date="2026-10-07T08:00:00Z">
              <w:r>
                <w:rPr>
                  <w:rFonts w:eastAsia="Times New Roman" w:cs="Times New Roman"/>
                  <w:sz w:val="17"/>
                  <w:szCs w:val="17"/>
                </w:rPr>
                <w:t>28.8 (25.9–31.5)</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8255E17" w14:textId="77777777" w:rsidR="005C1602" w:rsidRDefault="00000000">
            <w:pPr>
              <w:snapToGrid w:val="0"/>
              <w:spacing w:line="240" w:lineRule="auto"/>
              <w:jc w:val="center"/>
              <w:rPr>
                <w:ins w:id="2451" w:author="Zhao Chunjiang" w:date="2026-10-07T08:00:00Z"/>
              </w:rPr>
            </w:pPr>
            <w:ins w:id="2452" w:author="Zhao Chunjiang" w:date="2026-10-07T08:00:00Z">
              <w:r>
                <w:rPr>
                  <w:rFonts w:eastAsia="Times New Roman" w:cs="Times New Roman"/>
                  <w:sz w:val="17"/>
                  <w:szCs w:val="17"/>
                </w:rPr>
                <w:t>29.6 (26.6–32.5)</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C975CD6" w14:textId="77777777" w:rsidR="005C1602" w:rsidRDefault="00000000">
            <w:pPr>
              <w:snapToGrid w:val="0"/>
              <w:spacing w:line="240" w:lineRule="auto"/>
              <w:jc w:val="center"/>
              <w:rPr>
                <w:ins w:id="2453" w:author="Zhao Chunjiang" w:date="2026-10-07T08:00:00Z"/>
              </w:rPr>
            </w:pPr>
            <w:ins w:id="2454" w:author="Zhao Chunjiang" w:date="2026-10-07T08:00:00Z">
              <w:r>
                <w:rPr>
                  <w:rFonts w:eastAsia="Times New Roman" w:cs="Times New Roman"/>
                  <w:sz w:val="17"/>
                  <w:szCs w:val="17"/>
                </w:rPr>
                <w:t>2/379 (0.5)</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5D17EB3" w14:textId="77777777" w:rsidR="005C1602" w:rsidRDefault="00000000">
            <w:pPr>
              <w:snapToGrid w:val="0"/>
              <w:spacing w:line="240" w:lineRule="auto"/>
              <w:jc w:val="center"/>
              <w:rPr>
                <w:ins w:id="2455" w:author="Zhao Chunjiang" w:date="2026-10-07T08:00:00Z"/>
              </w:rPr>
            </w:pPr>
            <w:ins w:id="2456" w:author="Zhao Chunjiang" w:date="2026-10-07T08:00:00Z">
              <w:r>
                <w:rPr>
                  <w:rFonts w:eastAsia="Times New Roman" w:cs="Times New Roman"/>
                  <w:sz w:val="17"/>
                  <w:szCs w:val="17"/>
                </w:rPr>
                <w:t>80.2 (77.1–83.2)</w:t>
              </w:r>
            </w:ins>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0F63D5E" w14:textId="77777777" w:rsidR="005C1602" w:rsidRDefault="00000000">
            <w:pPr>
              <w:snapToGrid w:val="0"/>
              <w:spacing w:line="240" w:lineRule="auto"/>
              <w:jc w:val="center"/>
              <w:rPr>
                <w:ins w:id="2457" w:author="Zhao Chunjiang" w:date="2026-10-07T08:00:00Z"/>
              </w:rPr>
            </w:pPr>
            <w:ins w:id="2458" w:author="Zhao Chunjiang" w:date="2026-10-07T08:00:00Z">
              <w:r>
                <w:rPr>
                  <w:rFonts w:eastAsia="Times New Roman" w:cs="Times New Roman"/>
                  <w:sz w:val="17"/>
                  <w:szCs w:val="17"/>
                </w:rPr>
                <w:t>62.3 (52.8–71.5)</w:t>
              </w:r>
            </w:ins>
          </w:p>
        </w:tc>
      </w:tr>
      <w:tr w:rsidR="005C1602" w14:paraId="0BA9EFA2" w14:textId="77777777">
        <w:trPr>
          <w:ins w:id="2459" w:author="Zhao Chunjiang" w:date="2026-10-07T08:00:00Z"/>
        </w:trPr>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3614D3F" w14:textId="77777777" w:rsidR="005C1602" w:rsidRDefault="005C1602">
            <w:pPr>
              <w:snapToGrid w:val="0"/>
              <w:spacing w:line="240" w:lineRule="auto"/>
              <w:jc w:val="left"/>
              <w:rPr>
                <w:ins w:id="2460" w:author="Zhao Chunjiang" w:date="2026-10-07T08:00:00Z"/>
              </w:rPr>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DD3929" w14:textId="77777777" w:rsidR="005C1602" w:rsidRDefault="00000000">
            <w:pPr>
              <w:snapToGrid w:val="0"/>
              <w:spacing w:line="240" w:lineRule="auto"/>
              <w:jc w:val="center"/>
              <w:rPr>
                <w:ins w:id="2461" w:author="Zhao Chunjiang" w:date="2026-10-07T08:00:00Z"/>
              </w:rPr>
            </w:pPr>
            <w:ins w:id="2462" w:author="Zhao Chunjiang" w:date="2026-10-07T08:00:00Z">
              <w:r>
                <w:rPr>
                  <w:rFonts w:eastAsia="Times New Roman" w:cs="Times New Roman"/>
                  <w:sz w:val="17"/>
                  <w:szCs w:val="17"/>
                </w:rPr>
                <w:t>Combined</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FE6BA79" w14:textId="77777777" w:rsidR="005C1602" w:rsidRDefault="00000000">
            <w:pPr>
              <w:snapToGrid w:val="0"/>
              <w:spacing w:line="240" w:lineRule="auto"/>
              <w:jc w:val="center"/>
              <w:rPr>
                <w:ins w:id="2463" w:author="Zhao Chunjiang" w:date="2026-10-07T08:00:00Z"/>
              </w:rPr>
            </w:pPr>
            <w:ins w:id="2464" w:author="Zhao Chunjiang" w:date="2026-10-07T08:00:00Z">
              <w:r>
                <w:rPr>
                  <w:rFonts w:eastAsia="Times New Roman" w:cs="Times New Roman"/>
                  <w:sz w:val="17"/>
                  <w:szCs w:val="17"/>
                </w:rPr>
                <w:t>88.0 (85.9–90.2)</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18CB954" w14:textId="77777777" w:rsidR="005C1602" w:rsidRDefault="00000000">
            <w:pPr>
              <w:snapToGrid w:val="0"/>
              <w:spacing w:line="240" w:lineRule="auto"/>
              <w:jc w:val="center"/>
              <w:rPr>
                <w:ins w:id="2465" w:author="Zhao Chunjiang" w:date="2026-10-07T08:00:00Z"/>
              </w:rPr>
            </w:pPr>
            <w:ins w:id="2466" w:author="Zhao Chunjiang" w:date="2026-10-07T08:00:00Z">
              <w:r>
                <w:rPr>
                  <w:rFonts w:eastAsia="Times New Roman" w:cs="Times New Roman"/>
                  <w:sz w:val="17"/>
                  <w:szCs w:val="17"/>
                </w:rPr>
                <w:t>81.7 (79.2–84.1)</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EAEB1A5" w14:textId="77777777" w:rsidR="005C1602" w:rsidRDefault="00000000">
            <w:pPr>
              <w:snapToGrid w:val="0"/>
              <w:spacing w:line="240" w:lineRule="auto"/>
              <w:jc w:val="center"/>
              <w:rPr>
                <w:ins w:id="2467" w:author="Zhao Chunjiang" w:date="2026-10-07T08:00:00Z"/>
              </w:rPr>
            </w:pPr>
            <w:ins w:id="2468" w:author="Zhao Chunjiang" w:date="2026-10-07T08:00:00Z">
              <w:r>
                <w:rPr>
                  <w:rFonts w:eastAsia="Times New Roman" w:cs="Times New Roman"/>
                  <w:sz w:val="17"/>
                  <w:szCs w:val="17"/>
                </w:rPr>
                <w:t>1/379 (0.3)</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EE1D086" w14:textId="77777777" w:rsidR="005C1602" w:rsidRDefault="00000000">
            <w:pPr>
              <w:snapToGrid w:val="0"/>
              <w:spacing w:line="240" w:lineRule="auto"/>
              <w:jc w:val="center"/>
              <w:rPr>
                <w:ins w:id="2469" w:author="Zhao Chunjiang" w:date="2026-10-07T08:00:00Z"/>
              </w:rPr>
            </w:pPr>
            <w:ins w:id="2470" w:author="Zhao Chunjiang" w:date="2026-10-07T08:00:00Z">
              <w:r>
                <w:rPr>
                  <w:rFonts w:eastAsia="Times New Roman" w:cs="Times New Roman"/>
                  <w:sz w:val="17"/>
                  <w:szCs w:val="17"/>
                </w:rPr>
                <w:t>99.4 (99.0–99.8)</w:t>
              </w:r>
            </w:ins>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8096665" w14:textId="77777777" w:rsidR="005C1602" w:rsidRDefault="00000000">
            <w:pPr>
              <w:snapToGrid w:val="0"/>
              <w:spacing w:line="240" w:lineRule="auto"/>
              <w:jc w:val="center"/>
              <w:rPr>
                <w:ins w:id="2471" w:author="Zhao Chunjiang" w:date="2026-10-07T08:00:00Z"/>
              </w:rPr>
            </w:pPr>
            <w:ins w:id="2472" w:author="Zhao Chunjiang" w:date="2026-10-07T08:00:00Z">
              <w:r>
                <w:rPr>
                  <w:rFonts w:eastAsia="Times New Roman" w:cs="Times New Roman"/>
                  <w:sz w:val="17"/>
                  <w:szCs w:val="17"/>
                </w:rPr>
                <w:t>94.7 (89.4–99.0)</w:t>
              </w:r>
            </w:ins>
          </w:p>
        </w:tc>
      </w:tr>
      <w:tr w:rsidR="005C1602" w14:paraId="33DFE289" w14:textId="77777777">
        <w:trPr>
          <w:ins w:id="2473" w:author="Zhao Chunjiang" w:date="2026-10-07T08:00:00Z"/>
        </w:trPr>
        <w:tc>
          <w:tcPr>
            <w:tcW w:w="114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15AE382" w14:textId="77777777" w:rsidR="005C1602" w:rsidRDefault="00000000">
            <w:pPr>
              <w:snapToGrid w:val="0"/>
              <w:spacing w:line="240" w:lineRule="auto"/>
              <w:jc w:val="left"/>
              <w:rPr>
                <w:ins w:id="2474" w:author="Zhao Chunjiang" w:date="2026-10-07T08:00:00Z"/>
              </w:rPr>
            </w:pPr>
            <w:ins w:id="2475" w:author="Zhao Chunjiang" w:date="2026-10-07T08:00:00Z">
              <w:r>
                <w:rPr>
                  <w:rFonts w:eastAsia="Times New Roman" w:cs="Times New Roman"/>
                  <w:sz w:val="17"/>
                  <w:szCs w:val="17"/>
                </w:rPr>
                <w:t>CRO</w:t>
              </w:r>
            </w:ins>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6D6BAE8" w14:textId="77777777" w:rsidR="005C1602" w:rsidRDefault="00000000">
            <w:pPr>
              <w:snapToGrid w:val="0"/>
              <w:spacing w:line="240" w:lineRule="auto"/>
              <w:jc w:val="center"/>
              <w:rPr>
                <w:ins w:id="2476" w:author="Zhao Chunjiang" w:date="2026-10-07T08:00:00Z"/>
              </w:rPr>
            </w:pPr>
            <w:ins w:id="2477" w:author="Zhao Chunjiang" w:date="2026-10-07T08:00:00Z">
              <w:r>
                <w:rPr>
                  <w:rFonts w:eastAsia="Times New Roman" w:cs="Times New Roman"/>
                  <w:sz w:val="17"/>
                  <w:szCs w:val="17"/>
                </w:rPr>
                <w:t>k-mer only</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6CD3776" w14:textId="77777777" w:rsidR="005C1602" w:rsidRDefault="00000000">
            <w:pPr>
              <w:snapToGrid w:val="0"/>
              <w:spacing w:line="240" w:lineRule="auto"/>
              <w:jc w:val="center"/>
              <w:rPr>
                <w:ins w:id="2478" w:author="Zhao Chunjiang" w:date="2026-10-07T08:00:00Z"/>
              </w:rPr>
            </w:pPr>
            <w:ins w:id="2479" w:author="Zhao Chunjiang" w:date="2026-10-07T08:00:00Z">
              <w:r>
                <w:rPr>
                  <w:rFonts w:eastAsia="Times New Roman" w:cs="Times New Roman"/>
                  <w:sz w:val="17"/>
                  <w:szCs w:val="17"/>
                </w:rPr>
                <w:t>78.4 (75.8–81.0)</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9D59A43" w14:textId="77777777" w:rsidR="005C1602" w:rsidRDefault="00000000">
            <w:pPr>
              <w:snapToGrid w:val="0"/>
              <w:spacing w:line="240" w:lineRule="auto"/>
              <w:jc w:val="center"/>
              <w:rPr>
                <w:ins w:id="2480" w:author="Zhao Chunjiang" w:date="2026-10-07T08:00:00Z"/>
              </w:rPr>
            </w:pPr>
            <w:ins w:id="2481" w:author="Zhao Chunjiang" w:date="2026-10-07T08:00:00Z">
              <w:r>
                <w:rPr>
                  <w:rFonts w:eastAsia="Times New Roman" w:cs="Times New Roman"/>
                  <w:sz w:val="17"/>
                  <w:szCs w:val="17"/>
                </w:rPr>
                <w:t>79.9 (77.3–82.5)</w:t>
              </w:r>
            </w:ins>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28BC180" w14:textId="77777777" w:rsidR="005C1602" w:rsidRDefault="00000000">
            <w:pPr>
              <w:snapToGrid w:val="0"/>
              <w:spacing w:line="240" w:lineRule="auto"/>
              <w:jc w:val="center"/>
              <w:rPr>
                <w:ins w:id="2482" w:author="Zhao Chunjiang" w:date="2026-10-07T08:00:00Z"/>
              </w:rPr>
            </w:pPr>
            <w:ins w:id="2483" w:author="Zhao Chunjiang" w:date="2026-10-07T08:00:00Z">
              <w:r>
                <w:rPr>
                  <w:rFonts w:eastAsia="Times New Roman" w:cs="Times New Roman"/>
                  <w:sz w:val="17"/>
                  <w:szCs w:val="17"/>
                </w:rPr>
                <w:t>128/128 (100.0)</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68B1814" w14:textId="77777777" w:rsidR="005C1602" w:rsidRDefault="00000000">
            <w:pPr>
              <w:snapToGrid w:val="0"/>
              <w:spacing w:line="240" w:lineRule="auto"/>
              <w:jc w:val="center"/>
              <w:rPr>
                <w:ins w:id="2484" w:author="Zhao Chunjiang" w:date="2026-10-07T08:00:00Z"/>
              </w:rPr>
            </w:pPr>
            <w:ins w:id="2485" w:author="Zhao Chunjiang" w:date="2026-10-07T08:00:00Z">
              <w:r>
                <w:rPr>
                  <w:rFonts w:eastAsia="Times New Roman" w:cs="Times New Roman"/>
                  <w:sz w:val="17"/>
                  <w:szCs w:val="17"/>
                </w:rPr>
                <w:t>86.9 (84.0–89.6)</w:t>
              </w:r>
            </w:ins>
          </w:p>
        </w:tc>
        <w:tc>
          <w:tcPr>
            <w:tcW w:w="229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127832C" w14:textId="77777777" w:rsidR="005C1602" w:rsidRDefault="00000000">
            <w:pPr>
              <w:snapToGrid w:val="0"/>
              <w:spacing w:line="240" w:lineRule="auto"/>
              <w:jc w:val="center"/>
              <w:rPr>
                <w:ins w:id="2486" w:author="Zhao Chunjiang" w:date="2026-10-07T08:00:00Z"/>
              </w:rPr>
            </w:pPr>
            <w:ins w:id="2487" w:author="Zhao Chunjiang" w:date="2026-10-07T08:00:00Z">
              <w:r>
                <w:rPr>
                  <w:rFonts w:eastAsia="Times New Roman" w:cs="Times New Roman"/>
                  <w:sz w:val="17"/>
                  <w:szCs w:val="17"/>
                </w:rPr>
                <w:t>– ᶜ</w:t>
              </w:r>
            </w:ins>
          </w:p>
        </w:tc>
      </w:tr>
      <w:tr w:rsidR="005C1602" w14:paraId="124EA670" w14:textId="77777777">
        <w:trPr>
          <w:ins w:id="2488" w:author="Zhao Chunjiang" w:date="2026-10-07T08:00:00Z"/>
        </w:trPr>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F027A69" w14:textId="77777777" w:rsidR="005C1602" w:rsidRDefault="005C1602">
            <w:pPr>
              <w:snapToGrid w:val="0"/>
              <w:spacing w:line="240" w:lineRule="auto"/>
              <w:jc w:val="left"/>
              <w:rPr>
                <w:ins w:id="2489" w:author="Zhao Chunjiang" w:date="2026-10-07T08:00:00Z"/>
              </w:rPr>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D1EE36B" w14:textId="77777777" w:rsidR="005C1602" w:rsidRDefault="00000000">
            <w:pPr>
              <w:snapToGrid w:val="0"/>
              <w:spacing w:line="240" w:lineRule="auto"/>
              <w:jc w:val="center"/>
              <w:rPr>
                <w:ins w:id="2490" w:author="Zhao Chunjiang" w:date="2026-10-07T08:00:00Z"/>
              </w:rPr>
            </w:pPr>
            <w:ins w:id="2491" w:author="Zhao Chunjiang" w:date="2026-10-07T08:00:00Z">
              <w:r>
                <w:rPr>
                  <w:rFonts w:eastAsia="Times New Roman" w:cs="Times New Roman"/>
                  <w:sz w:val="17"/>
                  <w:szCs w:val="17"/>
                </w:rPr>
                <w:t>Serotype + ST</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507281B" w14:textId="77777777" w:rsidR="005C1602" w:rsidRDefault="00000000">
            <w:pPr>
              <w:snapToGrid w:val="0"/>
              <w:spacing w:line="240" w:lineRule="auto"/>
              <w:jc w:val="center"/>
              <w:rPr>
                <w:ins w:id="2492" w:author="Zhao Chunjiang" w:date="2026-10-07T08:00:00Z"/>
              </w:rPr>
            </w:pPr>
            <w:ins w:id="2493" w:author="Zhao Chunjiang" w:date="2026-10-07T08:00:00Z">
              <w:r>
                <w:rPr>
                  <w:rFonts w:eastAsia="Times New Roman" w:cs="Times New Roman"/>
                  <w:sz w:val="17"/>
                  <w:szCs w:val="17"/>
                </w:rPr>
                <w:t>67.3 (64.2–70.3)</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E9A8267" w14:textId="77777777" w:rsidR="005C1602" w:rsidRDefault="00000000">
            <w:pPr>
              <w:snapToGrid w:val="0"/>
              <w:spacing w:line="240" w:lineRule="auto"/>
              <w:jc w:val="center"/>
              <w:rPr>
                <w:ins w:id="2494" w:author="Zhao Chunjiang" w:date="2026-10-07T08:00:00Z"/>
              </w:rPr>
            </w:pPr>
            <w:ins w:id="2495" w:author="Zhao Chunjiang" w:date="2026-10-07T08:00:00Z">
              <w:r>
                <w:rPr>
                  <w:rFonts w:eastAsia="Times New Roman" w:cs="Times New Roman"/>
                  <w:sz w:val="17"/>
                  <w:szCs w:val="17"/>
                </w:rPr>
                <w:t>80.5 (78.0–83.0)</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8898726" w14:textId="77777777" w:rsidR="005C1602" w:rsidRDefault="00000000">
            <w:pPr>
              <w:snapToGrid w:val="0"/>
              <w:spacing w:line="240" w:lineRule="auto"/>
              <w:jc w:val="center"/>
              <w:rPr>
                <w:ins w:id="2496" w:author="Zhao Chunjiang" w:date="2026-10-07T08:00:00Z"/>
              </w:rPr>
            </w:pPr>
            <w:ins w:id="2497" w:author="Zhao Chunjiang" w:date="2026-10-07T08:00:00Z">
              <w:r>
                <w:rPr>
                  <w:rFonts w:eastAsia="Times New Roman" w:cs="Times New Roman"/>
                  <w:sz w:val="17"/>
                  <w:szCs w:val="17"/>
                </w:rPr>
                <w:t>128/128 (100.0)</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F12C5EC" w14:textId="77777777" w:rsidR="005C1602" w:rsidRDefault="00000000">
            <w:pPr>
              <w:snapToGrid w:val="0"/>
              <w:spacing w:line="240" w:lineRule="auto"/>
              <w:jc w:val="center"/>
              <w:rPr>
                <w:ins w:id="2498" w:author="Zhao Chunjiang" w:date="2026-10-07T08:00:00Z"/>
              </w:rPr>
            </w:pPr>
            <w:ins w:id="2499" w:author="Zhao Chunjiang" w:date="2026-10-07T08:00:00Z">
              <w:r>
                <w:rPr>
                  <w:rFonts w:eastAsia="Times New Roman" w:cs="Times New Roman"/>
                  <w:sz w:val="17"/>
                  <w:szCs w:val="17"/>
                </w:rPr>
                <w:t>78.1 (74.0–82.1)</w:t>
              </w:r>
            </w:ins>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E3FD803" w14:textId="77777777" w:rsidR="005C1602" w:rsidRDefault="00000000">
            <w:pPr>
              <w:snapToGrid w:val="0"/>
              <w:spacing w:line="240" w:lineRule="auto"/>
              <w:jc w:val="center"/>
              <w:rPr>
                <w:ins w:id="2500" w:author="Zhao Chunjiang" w:date="2026-10-07T08:00:00Z"/>
              </w:rPr>
            </w:pPr>
            <w:ins w:id="2501" w:author="Zhao Chunjiang" w:date="2026-10-07T08:00:00Z">
              <w:r>
                <w:rPr>
                  <w:rFonts w:eastAsia="Times New Roman" w:cs="Times New Roman"/>
                  <w:sz w:val="17"/>
                  <w:szCs w:val="17"/>
                </w:rPr>
                <w:t>– ᶜ</w:t>
              </w:r>
            </w:ins>
          </w:p>
        </w:tc>
      </w:tr>
      <w:tr w:rsidR="005C1602" w14:paraId="74CA1663" w14:textId="77777777">
        <w:trPr>
          <w:ins w:id="2502" w:author="Zhao Chunjiang" w:date="2026-10-07T08:00:00Z"/>
        </w:trPr>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E53C4C4" w14:textId="77777777" w:rsidR="005C1602" w:rsidRDefault="005C1602">
            <w:pPr>
              <w:snapToGrid w:val="0"/>
              <w:spacing w:line="240" w:lineRule="auto"/>
              <w:jc w:val="left"/>
              <w:rPr>
                <w:ins w:id="2503" w:author="Zhao Chunjiang" w:date="2026-10-07T08:00:00Z"/>
              </w:rPr>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EB0883E" w14:textId="77777777" w:rsidR="005C1602" w:rsidRDefault="00000000">
            <w:pPr>
              <w:snapToGrid w:val="0"/>
              <w:spacing w:line="240" w:lineRule="auto"/>
              <w:jc w:val="center"/>
              <w:rPr>
                <w:ins w:id="2504" w:author="Zhao Chunjiang" w:date="2026-10-07T08:00:00Z"/>
              </w:rPr>
            </w:pPr>
            <w:ins w:id="2505" w:author="Zhao Chunjiang" w:date="2026-10-07T08:00:00Z">
              <w:r>
                <w:rPr>
                  <w:rFonts w:eastAsia="Times New Roman" w:cs="Times New Roman"/>
                  <w:sz w:val="17"/>
                  <w:szCs w:val="17"/>
                </w:rPr>
                <w:t>Combined</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56781B8" w14:textId="77777777" w:rsidR="005C1602" w:rsidRDefault="00000000">
            <w:pPr>
              <w:snapToGrid w:val="0"/>
              <w:spacing w:line="240" w:lineRule="auto"/>
              <w:jc w:val="center"/>
              <w:rPr>
                <w:ins w:id="2506" w:author="Zhao Chunjiang" w:date="2026-10-07T08:00:00Z"/>
              </w:rPr>
            </w:pPr>
            <w:ins w:id="2507" w:author="Zhao Chunjiang" w:date="2026-10-07T08:00:00Z">
              <w:r>
                <w:rPr>
                  <w:rFonts w:eastAsia="Times New Roman" w:cs="Times New Roman"/>
                  <w:sz w:val="17"/>
                  <w:szCs w:val="17"/>
                </w:rPr>
                <w:t>79.6 (76.7–82.0)</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EE86FD3" w14:textId="77777777" w:rsidR="005C1602" w:rsidRDefault="00000000">
            <w:pPr>
              <w:snapToGrid w:val="0"/>
              <w:spacing w:line="240" w:lineRule="auto"/>
              <w:jc w:val="center"/>
              <w:rPr>
                <w:ins w:id="2508" w:author="Zhao Chunjiang" w:date="2026-10-07T08:00:00Z"/>
              </w:rPr>
            </w:pPr>
            <w:ins w:id="2509" w:author="Zhao Chunjiang" w:date="2026-10-07T08:00:00Z">
              <w:r>
                <w:rPr>
                  <w:rFonts w:eastAsia="Times New Roman" w:cs="Times New Roman"/>
                  <w:sz w:val="17"/>
                  <w:szCs w:val="17"/>
                </w:rPr>
                <w:t>78.6 (76.1–81.1)</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16AE6B" w14:textId="77777777" w:rsidR="005C1602" w:rsidRDefault="00000000">
            <w:pPr>
              <w:snapToGrid w:val="0"/>
              <w:spacing w:line="240" w:lineRule="auto"/>
              <w:jc w:val="center"/>
              <w:rPr>
                <w:ins w:id="2510" w:author="Zhao Chunjiang" w:date="2026-10-07T08:00:00Z"/>
              </w:rPr>
            </w:pPr>
            <w:ins w:id="2511" w:author="Zhao Chunjiang" w:date="2026-10-07T08:00:00Z">
              <w:r>
                <w:rPr>
                  <w:rFonts w:eastAsia="Times New Roman" w:cs="Times New Roman"/>
                  <w:sz w:val="17"/>
                  <w:szCs w:val="17"/>
                </w:rPr>
                <w:t>108/128 (84.4)</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F2E24A0" w14:textId="77777777" w:rsidR="005C1602" w:rsidRDefault="00000000">
            <w:pPr>
              <w:snapToGrid w:val="0"/>
              <w:spacing w:line="240" w:lineRule="auto"/>
              <w:jc w:val="center"/>
              <w:rPr>
                <w:ins w:id="2512" w:author="Zhao Chunjiang" w:date="2026-10-07T08:00:00Z"/>
              </w:rPr>
            </w:pPr>
            <w:ins w:id="2513" w:author="Zhao Chunjiang" w:date="2026-10-07T08:00:00Z">
              <w:r>
                <w:rPr>
                  <w:rFonts w:eastAsia="Times New Roman" w:cs="Times New Roman"/>
                  <w:sz w:val="17"/>
                  <w:szCs w:val="17"/>
                </w:rPr>
                <w:t>80.9 (77.8–83.8)</w:t>
              </w:r>
            </w:ins>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83FDB39" w14:textId="77777777" w:rsidR="005C1602" w:rsidRDefault="00000000">
            <w:pPr>
              <w:snapToGrid w:val="0"/>
              <w:spacing w:line="240" w:lineRule="auto"/>
              <w:jc w:val="center"/>
              <w:rPr>
                <w:ins w:id="2514" w:author="Zhao Chunjiang" w:date="2026-10-07T08:00:00Z"/>
              </w:rPr>
            </w:pPr>
            <w:ins w:id="2515" w:author="Zhao Chunjiang" w:date="2026-10-07T08:00:00Z">
              <w:r>
                <w:rPr>
                  <w:rFonts w:eastAsia="Times New Roman" w:cs="Times New Roman"/>
                  <w:sz w:val="17"/>
                  <w:szCs w:val="17"/>
                </w:rPr>
                <w:t>– ᶜ</w:t>
              </w:r>
            </w:ins>
          </w:p>
        </w:tc>
      </w:tr>
      <w:tr w:rsidR="005C1602" w14:paraId="2209379E" w14:textId="77777777">
        <w:trPr>
          <w:ins w:id="2516" w:author="Zhao Chunjiang" w:date="2026-10-07T08:00:00Z"/>
        </w:trPr>
        <w:tc>
          <w:tcPr>
            <w:tcW w:w="114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7C9B766" w14:textId="77777777" w:rsidR="005C1602" w:rsidRDefault="00000000">
            <w:pPr>
              <w:snapToGrid w:val="0"/>
              <w:spacing w:line="240" w:lineRule="auto"/>
              <w:jc w:val="left"/>
              <w:rPr>
                <w:ins w:id="2517" w:author="Zhao Chunjiang" w:date="2026-10-07T08:00:00Z"/>
              </w:rPr>
            </w:pPr>
            <w:ins w:id="2518" w:author="Zhao Chunjiang" w:date="2026-10-07T08:00:00Z">
              <w:r>
                <w:rPr>
                  <w:rFonts w:eastAsia="Times New Roman" w:cs="Times New Roman"/>
                  <w:sz w:val="17"/>
                  <w:szCs w:val="17"/>
                </w:rPr>
                <w:t>ERY</w:t>
              </w:r>
            </w:ins>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08D7907" w14:textId="77777777" w:rsidR="005C1602" w:rsidRDefault="00000000">
            <w:pPr>
              <w:snapToGrid w:val="0"/>
              <w:spacing w:line="240" w:lineRule="auto"/>
              <w:jc w:val="center"/>
              <w:rPr>
                <w:ins w:id="2519" w:author="Zhao Chunjiang" w:date="2026-10-07T08:00:00Z"/>
              </w:rPr>
            </w:pPr>
            <w:ins w:id="2520" w:author="Zhao Chunjiang" w:date="2026-10-07T08:00:00Z">
              <w:r>
                <w:rPr>
                  <w:rFonts w:eastAsia="Times New Roman" w:cs="Times New Roman"/>
                  <w:sz w:val="17"/>
                  <w:szCs w:val="17"/>
                </w:rPr>
                <w:t>k-mer only</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E68EB7E" w14:textId="77777777" w:rsidR="005C1602" w:rsidRDefault="00000000">
            <w:pPr>
              <w:snapToGrid w:val="0"/>
              <w:spacing w:line="240" w:lineRule="auto"/>
              <w:jc w:val="center"/>
              <w:rPr>
                <w:ins w:id="2521" w:author="Zhao Chunjiang" w:date="2026-10-07T08:00:00Z"/>
              </w:rPr>
            </w:pPr>
            <w:ins w:id="2522" w:author="Zhao Chunjiang" w:date="2026-10-07T08:00:00Z">
              <w:r>
                <w:rPr>
                  <w:rFonts w:eastAsia="Times New Roman" w:cs="Times New Roman"/>
                  <w:sz w:val="17"/>
                  <w:szCs w:val="17"/>
                </w:rPr>
                <w:t>82.3 (79.7–84.7)</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A1F1479" w14:textId="77777777" w:rsidR="005C1602" w:rsidRDefault="00000000">
            <w:pPr>
              <w:snapToGrid w:val="0"/>
              <w:spacing w:line="240" w:lineRule="auto"/>
              <w:jc w:val="center"/>
              <w:rPr>
                <w:ins w:id="2523" w:author="Zhao Chunjiang" w:date="2026-10-07T08:00:00Z"/>
              </w:rPr>
            </w:pPr>
            <w:ins w:id="2524" w:author="Zhao Chunjiang" w:date="2026-10-07T08:00:00Z">
              <w:r>
                <w:rPr>
                  <w:rFonts w:eastAsia="Times New Roman" w:cs="Times New Roman"/>
                  <w:sz w:val="17"/>
                  <w:szCs w:val="17"/>
                </w:rPr>
                <w:t>94.4 (92.8–95.8)</w:t>
              </w:r>
            </w:ins>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561154F" w14:textId="77777777" w:rsidR="005C1602" w:rsidRDefault="00000000">
            <w:pPr>
              <w:snapToGrid w:val="0"/>
              <w:spacing w:line="240" w:lineRule="auto"/>
              <w:jc w:val="center"/>
              <w:rPr>
                <w:ins w:id="2525" w:author="Zhao Chunjiang" w:date="2026-10-07T08:00:00Z"/>
              </w:rPr>
            </w:pPr>
            <w:ins w:id="2526" w:author="Zhao Chunjiang" w:date="2026-10-07T08:00:00Z">
              <w:r>
                <w:rPr>
                  <w:rFonts w:eastAsia="Times New Roman" w:cs="Times New Roman"/>
                  <w:sz w:val="17"/>
                  <w:szCs w:val="17"/>
                </w:rPr>
                <w:t>15/629 (2.4)</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87B701C" w14:textId="77777777" w:rsidR="005C1602" w:rsidRDefault="00000000">
            <w:pPr>
              <w:snapToGrid w:val="0"/>
              <w:spacing w:line="240" w:lineRule="auto"/>
              <w:jc w:val="center"/>
              <w:rPr>
                <w:ins w:id="2527" w:author="Zhao Chunjiang" w:date="2026-10-07T08:00:00Z"/>
              </w:rPr>
            </w:pPr>
            <w:ins w:id="2528" w:author="Zhao Chunjiang" w:date="2026-10-07T08:00:00Z">
              <w:r>
                <w:rPr>
                  <w:rFonts w:eastAsia="Times New Roman" w:cs="Times New Roman"/>
                  <w:sz w:val="17"/>
                  <w:szCs w:val="17"/>
                </w:rPr>
                <w:t>98.3 (97.1–99.2)</w:t>
              </w:r>
            </w:ins>
          </w:p>
        </w:tc>
        <w:tc>
          <w:tcPr>
            <w:tcW w:w="229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288B80B" w14:textId="77777777" w:rsidR="005C1602" w:rsidRDefault="00000000">
            <w:pPr>
              <w:snapToGrid w:val="0"/>
              <w:spacing w:line="240" w:lineRule="auto"/>
              <w:jc w:val="center"/>
              <w:rPr>
                <w:ins w:id="2529" w:author="Zhao Chunjiang" w:date="2026-10-07T08:00:00Z"/>
              </w:rPr>
            </w:pPr>
            <w:ins w:id="2530" w:author="Zhao Chunjiang" w:date="2026-10-07T08:00:00Z">
              <w:r>
                <w:rPr>
                  <w:rFonts w:eastAsia="Times New Roman" w:cs="Times New Roman"/>
                  <w:sz w:val="17"/>
                  <w:szCs w:val="17"/>
                </w:rPr>
                <w:t>89.9 (84.3–94.6)</w:t>
              </w:r>
            </w:ins>
          </w:p>
        </w:tc>
      </w:tr>
      <w:tr w:rsidR="005C1602" w14:paraId="3F6394F2" w14:textId="77777777">
        <w:trPr>
          <w:ins w:id="2531" w:author="Zhao Chunjiang" w:date="2026-10-07T08:00:00Z"/>
        </w:trPr>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A77606" w14:textId="77777777" w:rsidR="005C1602" w:rsidRDefault="005C1602">
            <w:pPr>
              <w:snapToGrid w:val="0"/>
              <w:spacing w:line="240" w:lineRule="auto"/>
              <w:jc w:val="left"/>
              <w:rPr>
                <w:ins w:id="2532" w:author="Zhao Chunjiang" w:date="2026-10-07T08:00:00Z"/>
              </w:rPr>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167A4E9" w14:textId="77777777" w:rsidR="005C1602" w:rsidRDefault="00000000">
            <w:pPr>
              <w:snapToGrid w:val="0"/>
              <w:spacing w:line="240" w:lineRule="auto"/>
              <w:jc w:val="center"/>
              <w:rPr>
                <w:ins w:id="2533" w:author="Zhao Chunjiang" w:date="2026-10-07T08:00:00Z"/>
              </w:rPr>
            </w:pPr>
            <w:ins w:id="2534" w:author="Zhao Chunjiang" w:date="2026-10-07T08:00:00Z">
              <w:r>
                <w:rPr>
                  <w:rFonts w:eastAsia="Times New Roman" w:cs="Times New Roman"/>
                  <w:sz w:val="17"/>
                  <w:szCs w:val="17"/>
                </w:rPr>
                <w:t>Serotype + ST</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02E6B97" w14:textId="77777777" w:rsidR="005C1602" w:rsidRDefault="00000000">
            <w:pPr>
              <w:snapToGrid w:val="0"/>
              <w:spacing w:line="240" w:lineRule="auto"/>
              <w:jc w:val="center"/>
              <w:rPr>
                <w:ins w:id="2535" w:author="Zhao Chunjiang" w:date="2026-10-07T08:00:00Z"/>
              </w:rPr>
            </w:pPr>
            <w:ins w:id="2536" w:author="Zhao Chunjiang" w:date="2026-10-07T08:00:00Z">
              <w:r>
                <w:rPr>
                  <w:rFonts w:eastAsia="Times New Roman" w:cs="Times New Roman"/>
                  <w:sz w:val="17"/>
                  <w:szCs w:val="17"/>
                </w:rPr>
                <w:t>46.4 (43.3–49.8)</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FE25DBD" w14:textId="77777777" w:rsidR="005C1602" w:rsidRDefault="00000000">
            <w:pPr>
              <w:snapToGrid w:val="0"/>
              <w:spacing w:line="240" w:lineRule="auto"/>
              <w:jc w:val="center"/>
              <w:rPr>
                <w:ins w:id="2537" w:author="Zhao Chunjiang" w:date="2026-10-07T08:00:00Z"/>
              </w:rPr>
            </w:pPr>
            <w:ins w:id="2538" w:author="Zhao Chunjiang" w:date="2026-10-07T08:00:00Z">
              <w:r>
                <w:rPr>
                  <w:rFonts w:eastAsia="Times New Roman" w:cs="Times New Roman"/>
                  <w:sz w:val="17"/>
                  <w:szCs w:val="17"/>
                </w:rPr>
                <w:t>68.7 (65.7–71.5)</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330C5B" w14:textId="77777777" w:rsidR="005C1602" w:rsidRDefault="00000000">
            <w:pPr>
              <w:snapToGrid w:val="0"/>
              <w:spacing w:line="240" w:lineRule="auto"/>
              <w:jc w:val="center"/>
              <w:rPr>
                <w:ins w:id="2539" w:author="Zhao Chunjiang" w:date="2026-10-07T08:00:00Z"/>
              </w:rPr>
            </w:pPr>
            <w:ins w:id="2540" w:author="Zhao Chunjiang" w:date="2026-10-07T08:00:00Z">
              <w:r>
                <w:rPr>
                  <w:rFonts w:eastAsia="Times New Roman" w:cs="Times New Roman"/>
                  <w:sz w:val="17"/>
                  <w:szCs w:val="17"/>
                </w:rPr>
                <w:t>26/629 (4.1)</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36DB9BB" w14:textId="77777777" w:rsidR="005C1602" w:rsidRDefault="00000000">
            <w:pPr>
              <w:snapToGrid w:val="0"/>
              <w:spacing w:line="240" w:lineRule="auto"/>
              <w:jc w:val="center"/>
              <w:rPr>
                <w:ins w:id="2541" w:author="Zhao Chunjiang" w:date="2026-10-07T08:00:00Z"/>
              </w:rPr>
            </w:pPr>
            <w:ins w:id="2542" w:author="Zhao Chunjiang" w:date="2026-10-07T08:00:00Z">
              <w:r>
                <w:rPr>
                  <w:rFonts w:eastAsia="Times New Roman" w:cs="Times New Roman"/>
                  <w:sz w:val="17"/>
                  <w:szCs w:val="17"/>
                </w:rPr>
                <w:t>78.3 (75.0–81.6)</w:t>
              </w:r>
            </w:ins>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37AF707" w14:textId="77777777" w:rsidR="005C1602" w:rsidRDefault="00000000">
            <w:pPr>
              <w:snapToGrid w:val="0"/>
              <w:spacing w:line="240" w:lineRule="auto"/>
              <w:jc w:val="center"/>
              <w:rPr>
                <w:ins w:id="2543" w:author="Zhao Chunjiang" w:date="2026-10-07T08:00:00Z"/>
              </w:rPr>
            </w:pPr>
            <w:ins w:id="2544" w:author="Zhao Chunjiang" w:date="2026-10-07T08:00:00Z">
              <w:r>
                <w:rPr>
                  <w:rFonts w:eastAsia="Times New Roman" w:cs="Times New Roman"/>
                  <w:sz w:val="17"/>
                  <w:szCs w:val="17"/>
                </w:rPr>
                <w:t>58.8 (49.8–67.6)</w:t>
              </w:r>
            </w:ins>
          </w:p>
        </w:tc>
      </w:tr>
      <w:tr w:rsidR="005C1602" w14:paraId="08B2F09F" w14:textId="77777777">
        <w:trPr>
          <w:ins w:id="2545" w:author="Zhao Chunjiang" w:date="2026-10-07T08:00:00Z"/>
        </w:trPr>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A55D3BD" w14:textId="77777777" w:rsidR="005C1602" w:rsidRDefault="005C1602">
            <w:pPr>
              <w:snapToGrid w:val="0"/>
              <w:spacing w:line="240" w:lineRule="auto"/>
              <w:jc w:val="left"/>
              <w:rPr>
                <w:ins w:id="2546" w:author="Zhao Chunjiang" w:date="2026-10-07T08:00:00Z"/>
              </w:rPr>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9A8F2F7" w14:textId="77777777" w:rsidR="005C1602" w:rsidRDefault="00000000">
            <w:pPr>
              <w:snapToGrid w:val="0"/>
              <w:spacing w:line="240" w:lineRule="auto"/>
              <w:jc w:val="center"/>
              <w:rPr>
                <w:ins w:id="2547" w:author="Zhao Chunjiang" w:date="2026-10-07T08:00:00Z"/>
              </w:rPr>
            </w:pPr>
            <w:ins w:id="2548" w:author="Zhao Chunjiang" w:date="2026-10-07T08:00:00Z">
              <w:r>
                <w:rPr>
                  <w:rFonts w:eastAsia="Times New Roman" w:cs="Times New Roman"/>
                  <w:sz w:val="17"/>
                  <w:szCs w:val="17"/>
                </w:rPr>
                <w:t>Combined</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17DF0DA" w14:textId="77777777" w:rsidR="005C1602" w:rsidRDefault="00000000">
            <w:pPr>
              <w:snapToGrid w:val="0"/>
              <w:spacing w:line="240" w:lineRule="auto"/>
              <w:jc w:val="center"/>
              <w:rPr>
                <w:ins w:id="2549" w:author="Zhao Chunjiang" w:date="2026-10-07T08:00:00Z"/>
              </w:rPr>
            </w:pPr>
            <w:ins w:id="2550" w:author="Zhao Chunjiang" w:date="2026-10-07T08:00:00Z">
              <w:r>
                <w:rPr>
                  <w:rFonts w:eastAsia="Times New Roman" w:cs="Times New Roman"/>
                  <w:sz w:val="17"/>
                  <w:szCs w:val="17"/>
                </w:rPr>
                <w:t>83.3 (80.8–85.5)</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78DD674" w14:textId="77777777" w:rsidR="005C1602" w:rsidRDefault="00000000">
            <w:pPr>
              <w:snapToGrid w:val="0"/>
              <w:spacing w:line="240" w:lineRule="auto"/>
              <w:jc w:val="center"/>
              <w:rPr>
                <w:ins w:id="2551" w:author="Zhao Chunjiang" w:date="2026-10-07T08:00:00Z"/>
              </w:rPr>
            </w:pPr>
            <w:ins w:id="2552" w:author="Zhao Chunjiang" w:date="2026-10-07T08:00:00Z">
              <w:r>
                <w:rPr>
                  <w:rFonts w:eastAsia="Times New Roman" w:cs="Times New Roman"/>
                  <w:sz w:val="17"/>
                  <w:szCs w:val="17"/>
                </w:rPr>
                <w:t>94.0 (92.3–95.5)</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768F243" w14:textId="77777777" w:rsidR="005C1602" w:rsidRDefault="00000000">
            <w:pPr>
              <w:snapToGrid w:val="0"/>
              <w:spacing w:line="240" w:lineRule="auto"/>
              <w:jc w:val="center"/>
              <w:rPr>
                <w:ins w:id="2553" w:author="Zhao Chunjiang" w:date="2026-10-07T08:00:00Z"/>
              </w:rPr>
            </w:pPr>
            <w:ins w:id="2554" w:author="Zhao Chunjiang" w:date="2026-10-07T08:00:00Z">
              <w:r>
                <w:rPr>
                  <w:rFonts w:eastAsia="Times New Roman" w:cs="Times New Roman"/>
                  <w:sz w:val="17"/>
                  <w:szCs w:val="17"/>
                </w:rPr>
                <w:t>13/629 (2.1)</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022D12C" w14:textId="77777777" w:rsidR="005C1602" w:rsidRDefault="00000000">
            <w:pPr>
              <w:snapToGrid w:val="0"/>
              <w:spacing w:line="240" w:lineRule="auto"/>
              <w:jc w:val="center"/>
              <w:rPr>
                <w:ins w:id="2555" w:author="Zhao Chunjiang" w:date="2026-10-07T08:00:00Z"/>
              </w:rPr>
            </w:pPr>
            <w:ins w:id="2556" w:author="Zhao Chunjiang" w:date="2026-10-07T08:00:00Z">
              <w:r>
                <w:rPr>
                  <w:rFonts w:eastAsia="Times New Roman" w:cs="Times New Roman"/>
                  <w:sz w:val="17"/>
                  <w:szCs w:val="17"/>
                </w:rPr>
                <w:t>97.8 (96.4–98.9)</w:t>
              </w:r>
            </w:ins>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BF8737" w14:textId="77777777" w:rsidR="005C1602" w:rsidRDefault="00000000">
            <w:pPr>
              <w:snapToGrid w:val="0"/>
              <w:spacing w:line="240" w:lineRule="auto"/>
              <w:jc w:val="center"/>
              <w:rPr>
                <w:ins w:id="2557" w:author="Zhao Chunjiang" w:date="2026-10-07T08:00:00Z"/>
              </w:rPr>
            </w:pPr>
            <w:ins w:id="2558" w:author="Zhao Chunjiang" w:date="2026-10-07T08:00:00Z">
              <w:r>
                <w:rPr>
                  <w:rFonts w:eastAsia="Times New Roman" w:cs="Times New Roman"/>
                  <w:sz w:val="17"/>
                  <w:szCs w:val="17"/>
                </w:rPr>
                <w:t>87.0 (80.7–92.4)</w:t>
              </w:r>
            </w:ins>
          </w:p>
        </w:tc>
      </w:tr>
      <w:tr w:rsidR="005C1602" w14:paraId="214EEC43" w14:textId="77777777">
        <w:trPr>
          <w:ins w:id="2559" w:author="Zhao Chunjiang" w:date="2026-10-07T08:00:00Z"/>
        </w:trPr>
        <w:tc>
          <w:tcPr>
            <w:tcW w:w="114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3C5BA9C" w14:textId="77777777" w:rsidR="005C1602" w:rsidRDefault="00000000">
            <w:pPr>
              <w:snapToGrid w:val="0"/>
              <w:spacing w:line="240" w:lineRule="auto"/>
              <w:jc w:val="left"/>
              <w:rPr>
                <w:ins w:id="2560" w:author="Zhao Chunjiang" w:date="2026-10-07T08:00:00Z"/>
              </w:rPr>
            </w:pPr>
            <w:ins w:id="2561" w:author="Zhao Chunjiang" w:date="2026-10-07T08:00:00Z">
              <w:r>
                <w:rPr>
                  <w:rFonts w:eastAsia="Times New Roman" w:cs="Times New Roman"/>
                  <w:sz w:val="17"/>
                  <w:szCs w:val="17"/>
                </w:rPr>
                <w:t>CLI</w:t>
              </w:r>
            </w:ins>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394E201" w14:textId="77777777" w:rsidR="005C1602" w:rsidRDefault="00000000">
            <w:pPr>
              <w:snapToGrid w:val="0"/>
              <w:spacing w:line="240" w:lineRule="auto"/>
              <w:jc w:val="center"/>
              <w:rPr>
                <w:ins w:id="2562" w:author="Zhao Chunjiang" w:date="2026-10-07T08:00:00Z"/>
              </w:rPr>
            </w:pPr>
            <w:ins w:id="2563" w:author="Zhao Chunjiang" w:date="2026-10-07T08:00:00Z">
              <w:r>
                <w:rPr>
                  <w:rFonts w:eastAsia="Times New Roman" w:cs="Times New Roman"/>
                  <w:sz w:val="17"/>
                  <w:szCs w:val="17"/>
                </w:rPr>
                <w:t>k-mer only</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1AF2E22" w14:textId="77777777" w:rsidR="005C1602" w:rsidRDefault="00000000">
            <w:pPr>
              <w:snapToGrid w:val="0"/>
              <w:spacing w:line="240" w:lineRule="auto"/>
              <w:jc w:val="center"/>
              <w:rPr>
                <w:ins w:id="2564" w:author="Zhao Chunjiang" w:date="2026-10-07T08:00:00Z"/>
              </w:rPr>
            </w:pPr>
            <w:ins w:id="2565" w:author="Zhao Chunjiang" w:date="2026-10-07T08:00:00Z">
              <w:r>
                <w:rPr>
                  <w:rFonts w:eastAsia="Times New Roman" w:cs="Times New Roman"/>
                  <w:sz w:val="17"/>
                  <w:szCs w:val="17"/>
                </w:rPr>
                <w:t>80.9 (78.4–83.3)</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889AC2A" w14:textId="77777777" w:rsidR="005C1602" w:rsidRDefault="00000000">
            <w:pPr>
              <w:snapToGrid w:val="0"/>
              <w:spacing w:line="240" w:lineRule="auto"/>
              <w:jc w:val="center"/>
              <w:rPr>
                <w:ins w:id="2566" w:author="Zhao Chunjiang" w:date="2026-10-07T08:00:00Z"/>
              </w:rPr>
            </w:pPr>
            <w:ins w:id="2567" w:author="Zhao Chunjiang" w:date="2026-10-07T08:00:00Z">
              <w:r>
                <w:rPr>
                  <w:rFonts w:eastAsia="Times New Roman" w:cs="Times New Roman"/>
                  <w:sz w:val="17"/>
                  <w:szCs w:val="17"/>
                </w:rPr>
                <w:t>92.8 (91.0–94.4)</w:t>
              </w:r>
            </w:ins>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49E8A9E" w14:textId="77777777" w:rsidR="005C1602" w:rsidRDefault="00000000">
            <w:pPr>
              <w:snapToGrid w:val="0"/>
              <w:spacing w:line="240" w:lineRule="auto"/>
              <w:jc w:val="center"/>
              <w:rPr>
                <w:ins w:id="2568" w:author="Zhao Chunjiang" w:date="2026-10-07T08:00:00Z"/>
              </w:rPr>
            </w:pPr>
            <w:ins w:id="2569" w:author="Zhao Chunjiang" w:date="2026-10-07T08:00:00Z">
              <w:r>
                <w:rPr>
                  <w:rFonts w:eastAsia="Times New Roman" w:cs="Times New Roman"/>
                  <w:sz w:val="17"/>
                  <w:szCs w:val="17"/>
                </w:rPr>
                <w:t>1/579 (0.2)</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138B48E" w14:textId="77777777" w:rsidR="005C1602" w:rsidRDefault="00000000">
            <w:pPr>
              <w:snapToGrid w:val="0"/>
              <w:spacing w:line="240" w:lineRule="auto"/>
              <w:jc w:val="center"/>
              <w:rPr>
                <w:ins w:id="2570" w:author="Zhao Chunjiang" w:date="2026-10-07T08:00:00Z"/>
              </w:rPr>
            </w:pPr>
            <w:ins w:id="2571" w:author="Zhao Chunjiang" w:date="2026-10-07T08:00:00Z">
              <w:r>
                <w:rPr>
                  <w:rFonts w:eastAsia="Times New Roman" w:cs="Times New Roman"/>
                  <w:sz w:val="17"/>
                  <w:szCs w:val="17"/>
                </w:rPr>
                <w:t>96.0 (94.5–97.5)</w:t>
              </w:r>
            </w:ins>
          </w:p>
        </w:tc>
        <w:tc>
          <w:tcPr>
            <w:tcW w:w="229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773674D" w14:textId="77777777" w:rsidR="005C1602" w:rsidRDefault="00000000">
            <w:pPr>
              <w:snapToGrid w:val="0"/>
              <w:spacing w:line="240" w:lineRule="auto"/>
              <w:jc w:val="center"/>
              <w:rPr>
                <w:ins w:id="2572" w:author="Zhao Chunjiang" w:date="2026-10-07T08:00:00Z"/>
              </w:rPr>
            </w:pPr>
            <w:ins w:id="2573" w:author="Zhao Chunjiang" w:date="2026-10-07T08:00:00Z">
              <w:r>
                <w:rPr>
                  <w:rFonts w:eastAsia="Times New Roman" w:cs="Times New Roman"/>
                  <w:sz w:val="17"/>
                  <w:szCs w:val="17"/>
                </w:rPr>
                <w:t>95.2 (84.8–99.9)</w:t>
              </w:r>
            </w:ins>
          </w:p>
        </w:tc>
      </w:tr>
      <w:tr w:rsidR="005C1602" w14:paraId="71BB8BD4" w14:textId="77777777">
        <w:trPr>
          <w:ins w:id="2574" w:author="Zhao Chunjiang" w:date="2026-10-07T08:00:00Z"/>
        </w:trPr>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BCA8BF2" w14:textId="77777777" w:rsidR="005C1602" w:rsidRDefault="005C1602">
            <w:pPr>
              <w:snapToGrid w:val="0"/>
              <w:spacing w:line="240" w:lineRule="auto"/>
              <w:jc w:val="left"/>
              <w:rPr>
                <w:ins w:id="2575" w:author="Zhao Chunjiang" w:date="2026-10-07T08:00:00Z"/>
              </w:rPr>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467B94D" w14:textId="77777777" w:rsidR="005C1602" w:rsidRDefault="00000000">
            <w:pPr>
              <w:snapToGrid w:val="0"/>
              <w:spacing w:line="240" w:lineRule="auto"/>
              <w:jc w:val="center"/>
              <w:rPr>
                <w:ins w:id="2576" w:author="Zhao Chunjiang" w:date="2026-10-07T08:00:00Z"/>
              </w:rPr>
            </w:pPr>
            <w:ins w:id="2577" w:author="Zhao Chunjiang" w:date="2026-10-07T08:00:00Z">
              <w:r>
                <w:rPr>
                  <w:rFonts w:eastAsia="Times New Roman" w:cs="Times New Roman"/>
                  <w:sz w:val="17"/>
                  <w:szCs w:val="17"/>
                </w:rPr>
                <w:t>Serotype + ST</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A3C9883" w14:textId="77777777" w:rsidR="005C1602" w:rsidRDefault="00000000">
            <w:pPr>
              <w:snapToGrid w:val="0"/>
              <w:spacing w:line="240" w:lineRule="auto"/>
              <w:jc w:val="center"/>
              <w:rPr>
                <w:ins w:id="2578" w:author="Zhao Chunjiang" w:date="2026-10-07T08:00:00Z"/>
              </w:rPr>
            </w:pPr>
            <w:ins w:id="2579" w:author="Zhao Chunjiang" w:date="2026-10-07T08:00:00Z">
              <w:r>
                <w:rPr>
                  <w:rFonts w:eastAsia="Times New Roman" w:cs="Times New Roman"/>
                  <w:sz w:val="17"/>
                  <w:szCs w:val="17"/>
                </w:rPr>
                <w:t>26.9 (23.9–29.8)</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1B3B5C0" w14:textId="77777777" w:rsidR="005C1602" w:rsidRDefault="00000000">
            <w:pPr>
              <w:snapToGrid w:val="0"/>
              <w:spacing w:line="240" w:lineRule="auto"/>
              <w:jc w:val="center"/>
              <w:rPr>
                <w:ins w:id="2580" w:author="Zhao Chunjiang" w:date="2026-10-07T08:00:00Z"/>
              </w:rPr>
            </w:pPr>
            <w:ins w:id="2581" w:author="Zhao Chunjiang" w:date="2026-10-07T08:00:00Z">
              <w:r>
                <w:rPr>
                  <w:rFonts w:eastAsia="Times New Roman" w:cs="Times New Roman"/>
                  <w:sz w:val="17"/>
                  <w:szCs w:val="17"/>
                </w:rPr>
                <w:t>62.6 (59.3–65.7)</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65070A0" w14:textId="77777777" w:rsidR="005C1602" w:rsidRDefault="00000000">
            <w:pPr>
              <w:snapToGrid w:val="0"/>
              <w:spacing w:line="240" w:lineRule="auto"/>
              <w:jc w:val="center"/>
              <w:rPr>
                <w:ins w:id="2582" w:author="Zhao Chunjiang" w:date="2026-10-07T08:00:00Z"/>
              </w:rPr>
            </w:pPr>
            <w:ins w:id="2583" w:author="Zhao Chunjiang" w:date="2026-10-07T08:00:00Z">
              <w:r>
                <w:rPr>
                  <w:rFonts w:eastAsia="Times New Roman" w:cs="Times New Roman"/>
                  <w:sz w:val="17"/>
                  <w:szCs w:val="17"/>
                </w:rPr>
                <w:t>24/579 (4.1)</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6FD76EE" w14:textId="77777777" w:rsidR="005C1602" w:rsidRDefault="00000000">
            <w:pPr>
              <w:snapToGrid w:val="0"/>
              <w:spacing w:line="240" w:lineRule="auto"/>
              <w:jc w:val="center"/>
              <w:rPr>
                <w:ins w:id="2584" w:author="Zhao Chunjiang" w:date="2026-10-07T08:00:00Z"/>
              </w:rPr>
            </w:pPr>
            <w:ins w:id="2585" w:author="Zhao Chunjiang" w:date="2026-10-07T08:00:00Z">
              <w:r>
                <w:rPr>
                  <w:rFonts w:eastAsia="Times New Roman" w:cs="Times New Roman"/>
                  <w:sz w:val="17"/>
                  <w:szCs w:val="17"/>
                </w:rPr>
                <w:t>78.5 (75.4–81.5)</w:t>
              </w:r>
            </w:ins>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4C842E7" w14:textId="77777777" w:rsidR="005C1602" w:rsidRDefault="00000000">
            <w:pPr>
              <w:snapToGrid w:val="0"/>
              <w:spacing w:line="240" w:lineRule="auto"/>
              <w:jc w:val="center"/>
              <w:rPr>
                <w:ins w:id="2586" w:author="Zhao Chunjiang" w:date="2026-10-07T08:00:00Z"/>
              </w:rPr>
            </w:pPr>
            <w:ins w:id="2587" w:author="Zhao Chunjiang" w:date="2026-10-07T08:00:00Z">
              <w:r>
                <w:rPr>
                  <w:rFonts w:eastAsia="Times New Roman" w:cs="Times New Roman"/>
                  <w:sz w:val="17"/>
                  <w:szCs w:val="17"/>
                </w:rPr>
                <w:t>70.3 (57.9–81.5)</w:t>
              </w:r>
            </w:ins>
          </w:p>
        </w:tc>
      </w:tr>
      <w:tr w:rsidR="005C1602" w14:paraId="45A36114" w14:textId="77777777">
        <w:trPr>
          <w:ins w:id="2588" w:author="Zhao Chunjiang" w:date="2026-10-07T08:00:00Z"/>
        </w:trPr>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2F04425" w14:textId="77777777" w:rsidR="005C1602" w:rsidRDefault="005C1602">
            <w:pPr>
              <w:snapToGrid w:val="0"/>
              <w:spacing w:line="240" w:lineRule="auto"/>
              <w:jc w:val="left"/>
              <w:rPr>
                <w:ins w:id="2589" w:author="Zhao Chunjiang" w:date="2026-10-07T08:00:00Z"/>
              </w:rPr>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6730A26" w14:textId="77777777" w:rsidR="005C1602" w:rsidRDefault="00000000">
            <w:pPr>
              <w:snapToGrid w:val="0"/>
              <w:spacing w:line="240" w:lineRule="auto"/>
              <w:jc w:val="center"/>
              <w:rPr>
                <w:ins w:id="2590" w:author="Zhao Chunjiang" w:date="2026-10-07T08:00:00Z"/>
              </w:rPr>
            </w:pPr>
            <w:ins w:id="2591" w:author="Zhao Chunjiang" w:date="2026-10-07T08:00:00Z">
              <w:r>
                <w:rPr>
                  <w:rFonts w:eastAsia="Times New Roman" w:cs="Times New Roman"/>
                  <w:sz w:val="17"/>
                  <w:szCs w:val="17"/>
                </w:rPr>
                <w:t>Combined</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56590AF3" w14:textId="77777777" w:rsidR="005C1602" w:rsidRDefault="00000000">
            <w:pPr>
              <w:snapToGrid w:val="0"/>
              <w:spacing w:line="240" w:lineRule="auto"/>
              <w:jc w:val="center"/>
              <w:rPr>
                <w:ins w:id="2592" w:author="Zhao Chunjiang" w:date="2026-10-07T08:00:00Z"/>
              </w:rPr>
            </w:pPr>
            <w:ins w:id="2593" w:author="Zhao Chunjiang" w:date="2026-10-07T08:00:00Z">
              <w:r>
                <w:rPr>
                  <w:rFonts w:eastAsia="Times New Roman" w:cs="Times New Roman"/>
                  <w:sz w:val="17"/>
                  <w:szCs w:val="17"/>
                </w:rPr>
                <w:t>83.8 (81.4–86.1)</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106007E" w14:textId="77777777" w:rsidR="005C1602" w:rsidRDefault="00000000">
            <w:pPr>
              <w:snapToGrid w:val="0"/>
              <w:spacing w:line="240" w:lineRule="auto"/>
              <w:jc w:val="center"/>
              <w:rPr>
                <w:ins w:id="2594" w:author="Zhao Chunjiang" w:date="2026-10-07T08:00:00Z"/>
              </w:rPr>
            </w:pPr>
            <w:ins w:id="2595" w:author="Zhao Chunjiang" w:date="2026-10-07T08:00:00Z">
              <w:r>
                <w:rPr>
                  <w:rFonts w:eastAsia="Times New Roman" w:cs="Times New Roman"/>
                  <w:sz w:val="17"/>
                  <w:szCs w:val="17"/>
                </w:rPr>
                <w:t>94.1 (92.7–95.5)</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E4DB10C" w14:textId="77777777" w:rsidR="005C1602" w:rsidRDefault="00000000">
            <w:pPr>
              <w:snapToGrid w:val="0"/>
              <w:spacing w:line="240" w:lineRule="auto"/>
              <w:jc w:val="center"/>
              <w:rPr>
                <w:ins w:id="2596" w:author="Zhao Chunjiang" w:date="2026-10-07T08:00:00Z"/>
              </w:rPr>
            </w:pPr>
            <w:ins w:id="2597" w:author="Zhao Chunjiang" w:date="2026-10-07T08:00:00Z">
              <w:r>
                <w:rPr>
                  <w:rFonts w:eastAsia="Times New Roman" w:cs="Times New Roman"/>
                  <w:sz w:val="17"/>
                  <w:szCs w:val="17"/>
                </w:rPr>
                <w:t>1/579 (0.2)</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58DF9F2" w14:textId="77777777" w:rsidR="005C1602" w:rsidRDefault="00000000">
            <w:pPr>
              <w:snapToGrid w:val="0"/>
              <w:spacing w:line="240" w:lineRule="auto"/>
              <w:jc w:val="center"/>
              <w:rPr>
                <w:ins w:id="2598" w:author="Zhao Chunjiang" w:date="2026-10-07T08:00:00Z"/>
              </w:rPr>
            </w:pPr>
            <w:ins w:id="2599" w:author="Zhao Chunjiang" w:date="2026-10-07T08:00:00Z">
              <w:r>
                <w:rPr>
                  <w:rFonts w:eastAsia="Times New Roman" w:cs="Times New Roman"/>
                  <w:sz w:val="17"/>
                  <w:szCs w:val="17"/>
                </w:rPr>
                <w:t>96.4 (95.0–97.7)</w:t>
              </w:r>
            </w:ins>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2BA7190" w14:textId="77777777" w:rsidR="005C1602" w:rsidRDefault="00000000">
            <w:pPr>
              <w:snapToGrid w:val="0"/>
              <w:spacing w:line="240" w:lineRule="auto"/>
              <w:jc w:val="center"/>
              <w:rPr>
                <w:ins w:id="2600" w:author="Zhao Chunjiang" w:date="2026-10-07T08:00:00Z"/>
              </w:rPr>
            </w:pPr>
            <w:ins w:id="2601" w:author="Zhao Chunjiang" w:date="2026-10-07T08:00:00Z">
              <w:r>
                <w:rPr>
                  <w:rFonts w:eastAsia="Times New Roman" w:cs="Times New Roman"/>
                  <w:sz w:val="17"/>
                  <w:szCs w:val="17"/>
                </w:rPr>
                <w:t>96.2 (88.1–99.9)</w:t>
              </w:r>
            </w:ins>
          </w:p>
        </w:tc>
      </w:tr>
      <w:tr w:rsidR="005C1602" w14:paraId="358E0518" w14:textId="77777777">
        <w:trPr>
          <w:ins w:id="2602" w:author="Zhao Chunjiang" w:date="2026-10-07T08:00:00Z"/>
        </w:trPr>
        <w:tc>
          <w:tcPr>
            <w:tcW w:w="114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7D005D9" w14:textId="77777777" w:rsidR="005C1602" w:rsidRDefault="00000000">
            <w:pPr>
              <w:snapToGrid w:val="0"/>
              <w:spacing w:line="240" w:lineRule="auto"/>
              <w:jc w:val="left"/>
              <w:rPr>
                <w:ins w:id="2603" w:author="Zhao Chunjiang" w:date="2026-10-07T08:00:00Z"/>
              </w:rPr>
            </w:pPr>
            <w:ins w:id="2604" w:author="Zhao Chunjiang" w:date="2026-10-07T08:00:00Z">
              <w:r>
                <w:rPr>
                  <w:rFonts w:eastAsia="Times New Roman" w:cs="Times New Roman"/>
                  <w:sz w:val="17"/>
                  <w:szCs w:val="17"/>
                </w:rPr>
                <w:t>SXT</w:t>
              </w:r>
            </w:ins>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27D2E8B" w14:textId="77777777" w:rsidR="005C1602" w:rsidRDefault="00000000">
            <w:pPr>
              <w:snapToGrid w:val="0"/>
              <w:spacing w:line="240" w:lineRule="auto"/>
              <w:jc w:val="center"/>
              <w:rPr>
                <w:ins w:id="2605" w:author="Zhao Chunjiang" w:date="2026-10-07T08:00:00Z"/>
              </w:rPr>
            </w:pPr>
            <w:ins w:id="2606" w:author="Zhao Chunjiang" w:date="2026-10-07T08:00:00Z">
              <w:r>
                <w:rPr>
                  <w:rFonts w:eastAsia="Times New Roman" w:cs="Times New Roman"/>
                  <w:sz w:val="17"/>
                  <w:szCs w:val="17"/>
                </w:rPr>
                <w:t>k-mer only</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76F8D19" w14:textId="77777777" w:rsidR="005C1602" w:rsidRDefault="00000000">
            <w:pPr>
              <w:snapToGrid w:val="0"/>
              <w:spacing w:line="240" w:lineRule="auto"/>
              <w:jc w:val="center"/>
              <w:rPr>
                <w:ins w:id="2607" w:author="Zhao Chunjiang" w:date="2026-10-07T08:00:00Z"/>
              </w:rPr>
            </w:pPr>
            <w:ins w:id="2608" w:author="Zhao Chunjiang" w:date="2026-10-07T08:00:00Z">
              <w:r>
                <w:rPr>
                  <w:rFonts w:eastAsia="Times New Roman" w:cs="Times New Roman"/>
                  <w:sz w:val="17"/>
                  <w:szCs w:val="17"/>
                </w:rPr>
                <w:t>64.2 (60.9–67.3)</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D84C2A3" w14:textId="77777777" w:rsidR="005C1602" w:rsidRDefault="00000000">
            <w:pPr>
              <w:snapToGrid w:val="0"/>
              <w:spacing w:line="240" w:lineRule="auto"/>
              <w:jc w:val="center"/>
              <w:rPr>
                <w:ins w:id="2609" w:author="Zhao Chunjiang" w:date="2026-10-07T08:00:00Z"/>
              </w:rPr>
            </w:pPr>
            <w:ins w:id="2610" w:author="Zhao Chunjiang" w:date="2026-10-07T08:00:00Z">
              <w:r>
                <w:rPr>
                  <w:rFonts w:eastAsia="Times New Roman" w:cs="Times New Roman"/>
                  <w:sz w:val="17"/>
                  <w:szCs w:val="17"/>
                </w:rPr>
                <w:t>75.7 (72.9–78.4)</w:t>
              </w:r>
            </w:ins>
          </w:p>
        </w:tc>
        <w:tc>
          <w:tcPr>
            <w:tcW w:w="182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92BB6CB" w14:textId="77777777" w:rsidR="005C1602" w:rsidRDefault="00000000">
            <w:pPr>
              <w:snapToGrid w:val="0"/>
              <w:spacing w:line="240" w:lineRule="auto"/>
              <w:jc w:val="center"/>
              <w:rPr>
                <w:ins w:id="2611" w:author="Zhao Chunjiang" w:date="2026-10-07T08:00:00Z"/>
              </w:rPr>
            </w:pPr>
            <w:ins w:id="2612" w:author="Zhao Chunjiang" w:date="2026-10-07T08:00:00Z">
              <w:r>
                <w:rPr>
                  <w:rFonts w:eastAsia="Times New Roman" w:cs="Times New Roman"/>
                  <w:sz w:val="17"/>
                  <w:szCs w:val="17"/>
                </w:rPr>
                <w:t>29/465 (6.2)</w:t>
              </w:r>
            </w:ins>
          </w:p>
        </w:tc>
        <w:tc>
          <w:tcPr>
            <w:tcW w:w="228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D103979" w14:textId="77777777" w:rsidR="005C1602" w:rsidRDefault="00000000">
            <w:pPr>
              <w:snapToGrid w:val="0"/>
              <w:spacing w:line="240" w:lineRule="auto"/>
              <w:jc w:val="center"/>
              <w:rPr>
                <w:ins w:id="2613" w:author="Zhao Chunjiang" w:date="2026-10-07T08:00:00Z"/>
              </w:rPr>
            </w:pPr>
            <w:ins w:id="2614" w:author="Zhao Chunjiang" w:date="2026-10-07T08:00:00Z">
              <w:r>
                <w:rPr>
                  <w:rFonts w:eastAsia="Times New Roman" w:cs="Times New Roman"/>
                  <w:sz w:val="17"/>
                  <w:szCs w:val="17"/>
                </w:rPr>
                <w:t>93.7 (91.8–95.2)</w:t>
              </w:r>
            </w:ins>
          </w:p>
        </w:tc>
        <w:tc>
          <w:tcPr>
            <w:tcW w:w="229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279CBD9" w14:textId="77777777" w:rsidR="005C1602" w:rsidRDefault="00000000">
            <w:pPr>
              <w:snapToGrid w:val="0"/>
              <w:spacing w:line="240" w:lineRule="auto"/>
              <w:jc w:val="center"/>
              <w:rPr>
                <w:ins w:id="2615" w:author="Zhao Chunjiang" w:date="2026-10-07T08:00:00Z"/>
              </w:rPr>
            </w:pPr>
            <w:ins w:id="2616" w:author="Zhao Chunjiang" w:date="2026-10-07T08:00:00Z">
              <w:r>
                <w:rPr>
                  <w:rFonts w:eastAsia="Times New Roman" w:cs="Times New Roman"/>
                  <w:sz w:val="17"/>
                  <w:szCs w:val="17"/>
                </w:rPr>
                <w:t>97.0 (92.5–99.5)</w:t>
              </w:r>
            </w:ins>
          </w:p>
        </w:tc>
      </w:tr>
      <w:tr w:rsidR="005C1602" w14:paraId="733A1FE8" w14:textId="77777777">
        <w:trPr>
          <w:ins w:id="2617" w:author="Zhao Chunjiang" w:date="2026-10-07T08:00:00Z"/>
        </w:trPr>
        <w:tc>
          <w:tcPr>
            <w:tcW w:w="11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4664B94" w14:textId="77777777" w:rsidR="005C1602" w:rsidRDefault="005C1602">
            <w:pPr>
              <w:snapToGrid w:val="0"/>
              <w:spacing w:line="240" w:lineRule="auto"/>
              <w:jc w:val="left"/>
              <w:rPr>
                <w:ins w:id="2618" w:author="Zhao Chunjiang" w:date="2026-10-07T08:00:00Z"/>
              </w:rPr>
            </w:pPr>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36E28CA" w14:textId="77777777" w:rsidR="005C1602" w:rsidRDefault="00000000">
            <w:pPr>
              <w:snapToGrid w:val="0"/>
              <w:spacing w:line="240" w:lineRule="auto"/>
              <w:jc w:val="center"/>
              <w:rPr>
                <w:ins w:id="2619" w:author="Zhao Chunjiang" w:date="2026-10-07T08:00:00Z"/>
              </w:rPr>
            </w:pPr>
            <w:ins w:id="2620" w:author="Zhao Chunjiang" w:date="2026-10-07T08:00:00Z">
              <w:r>
                <w:rPr>
                  <w:rFonts w:eastAsia="Times New Roman" w:cs="Times New Roman"/>
                  <w:sz w:val="17"/>
                  <w:szCs w:val="17"/>
                </w:rPr>
                <w:t>Serotype + ST</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41F6D74" w14:textId="77777777" w:rsidR="005C1602" w:rsidRDefault="00000000">
            <w:pPr>
              <w:snapToGrid w:val="0"/>
              <w:spacing w:line="240" w:lineRule="auto"/>
              <w:jc w:val="center"/>
              <w:rPr>
                <w:ins w:id="2621" w:author="Zhao Chunjiang" w:date="2026-10-07T08:00:00Z"/>
              </w:rPr>
            </w:pPr>
            <w:ins w:id="2622" w:author="Zhao Chunjiang" w:date="2026-10-07T08:00:00Z">
              <w:r>
                <w:rPr>
                  <w:rFonts w:eastAsia="Times New Roman" w:cs="Times New Roman"/>
                  <w:sz w:val="17"/>
                  <w:szCs w:val="17"/>
                </w:rPr>
                <w:t>28.2 (25.3–31.0)</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4B6CB17" w14:textId="77777777" w:rsidR="005C1602" w:rsidRDefault="00000000">
            <w:pPr>
              <w:snapToGrid w:val="0"/>
              <w:spacing w:line="240" w:lineRule="auto"/>
              <w:jc w:val="center"/>
              <w:rPr>
                <w:ins w:id="2623" w:author="Zhao Chunjiang" w:date="2026-10-07T08:00:00Z"/>
              </w:rPr>
            </w:pPr>
            <w:ins w:id="2624" w:author="Zhao Chunjiang" w:date="2026-10-07T08:00:00Z">
              <w:r>
                <w:rPr>
                  <w:rFonts w:eastAsia="Times New Roman" w:cs="Times New Roman"/>
                  <w:sz w:val="17"/>
                  <w:szCs w:val="17"/>
                </w:rPr>
                <w:t>25.1 (22.3–27.8)</w:t>
              </w:r>
            </w:ins>
          </w:p>
        </w:tc>
        <w:tc>
          <w:tcPr>
            <w:tcW w:w="182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39A03ED" w14:textId="77777777" w:rsidR="005C1602" w:rsidRDefault="00000000">
            <w:pPr>
              <w:snapToGrid w:val="0"/>
              <w:spacing w:line="240" w:lineRule="auto"/>
              <w:jc w:val="center"/>
              <w:rPr>
                <w:ins w:id="2625" w:author="Zhao Chunjiang" w:date="2026-10-07T08:00:00Z"/>
              </w:rPr>
            </w:pPr>
            <w:ins w:id="2626" w:author="Zhao Chunjiang" w:date="2026-10-07T08:00:00Z">
              <w:r>
                <w:rPr>
                  <w:rFonts w:eastAsia="Times New Roman" w:cs="Times New Roman"/>
                  <w:sz w:val="17"/>
                  <w:szCs w:val="17"/>
                </w:rPr>
                <w:t>47/465 (10.1)</w:t>
              </w:r>
            </w:ins>
          </w:p>
        </w:tc>
        <w:tc>
          <w:tcPr>
            <w:tcW w:w="228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6957B62" w14:textId="77777777" w:rsidR="005C1602" w:rsidRDefault="00000000">
            <w:pPr>
              <w:snapToGrid w:val="0"/>
              <w:spacing w:line="240" w:lineRule="auto"/>
              <w:jc w:val="center"/>
              <w:rPr>
                <w:ins w:id="2627" w:author="Zhao Chunjiang" w:date="2026-10-07T08:00:00Z"/>
              </w:rPr>
            </w:pPr>
            <w:ins w:id="2628" w:author="Zhao Chunjiang" w:date="2026-10-07T08:00:00Z">
              <w:r>
                <w:rPr>
                  <w:rFonts w:eastAsia="Times New Roman" w:cs="Times New Roman"/>
                  <w:sz w:val="17"/>
                  <w:szCs w:val="17"/>
                </w:rPr>
                <w:t>66.7 (62.7–70.2)</w:t>
              </w:r>
            </w:ins>
          </w:p>
        </w:tc>
        <w:tc>
          <w:tcPr>
            <w:tcW w:w="229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FAB21BD" w14:textId="77777777" w:rsidR="005C1602" w:rsidRDefault="00000000">
            <w:pPr>
              <w:snapToGrid w:val="0"/>
              <w:spacing w:line="240" w:lineRule="auto"/>
              <w:jc w:val="center"/>
              <w:rPr>
                <w:ins w:id="2629" w:author="Zhao Chunjiang" w:date="2026-10-07T08:00:00Z"/>
              </w:rPr>
            </w:pPr>
            <w:ins w:id="2630" w:author="Zhao Chunjiang" w:date="2026-10-07T08:00:00Z">
              <w:r>
                <w:rPr>
                  <w:rFonts w:eastAsia="Times New Roman" w:cs="Times New Roman"/>
                  <w:sz w:val="17"/>
                  <w:szCs w:val="17"/>
                </w:rPr>
                <w:t>41.4 (33.0–50.1)</w:t>
              </w:r>
            </w:ins>
          </w:p>
        </w:tc>
      </w:tr>
      <w:tr w:rsidR="005C1602" w14:paraId="37AFF7CE" w14:textId="77777777">
        <w:trPr>
          <w:ins w:id="2631" w:author="Zhao Chunjiang" w:date="2026-10-07T08:00:00Z"/>
        </w:trPr>
        <w:tc>
          <w:tcPr>
            <w:tcW w:w="114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17E6F5BA" w14:textId="77777777" w:rsidR="005C1602" w:rsidRDefault="005C1602">
            <w:pPr>
              <w:snapToGrid w:val="0"/>
              <w:spacing w:line="240" w:lineRule="auto"/>
              <w:jc w:val="left"/>
              <w:rPr>
                <w:ins w:id="2632" w:author="Zhao Chunjiang" w:date="2026-10-07T08:00:00Z"/>
              </w:rPr>
            </w:pPr>
          </w:p>
        </w:tc>
        <w:tc>
          <w:tcPr>
            <w:tcW w:w="182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126DB05F" w14:textId="77777777" w:rsidR="005C1602" w:rsidRDefault="00000000">
            <w:pPr>
              <w:snapToGrid w:val="0"/>
              <w:spacing w:line="240" w:lineRule="auto"/>
              <w:jc w:val="center"/>
              <w:rPr>
                <w:ins w:id="2633" w:author="Zhao Chunjiang" w:date="2026-10-07T08:00:00Z"/>
              </w:rPr>
            </w:pPr>
            <w:ins w:id="2634" w:author="Zhao Chunjiang" w:date="2026-10-07T08:00:00Z">
              <w:r>
                <w:rPr>
                  <w:rFonts w:eastAsia="Times New Roman" w:cs="Times New Roman"/>
                  <w:sz w:val="17"/>
                  <w:szCs w:val="17"/>
                </w:rPr>
                <w:t>Combined</w:t>
              </w:r>
            </w:ins>
          </w:p>
        </w:tc>
        <w:tc>
          <w:tcPr>
            <w:tcW w:w="228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1513F126" w14:textId="77777777" w:rsidR="005C1602" w:rsidRDefault="00000000">
            <w:pPr>
              <w:snapToGrid w:val="0"/>
              <w:spacing w:line="240" w:lineRule="auto"/>
              <w:jc w:val="center"/>
              <w:rPr>
                <w:ins w:id="2635" w:author="Zhao Chunjiang" w:date="2026-10-07T08:00:00Z"/>
              </w:rPr>
            </w:pPr>
            <w:ins w:id="2636" w:author="Zhao Chunjiang" w:date="2026-10-07T08:00:00Z">
              <w:r>
                <w:rPr>
                  <w:rFonts w:eastAsia="Times New Roman" w:cs="Times New Roman"/>
                  <w:sz w:val="17"/>
                  <w:szCs w:val="17"/>
                </w:rPr>
                <w:t>73.4 (70.7–76.1)</w:t>
              </w:r>
            </w:ins>
          </w:p>
        </w:tc>
        <w:tc>
          <w:tcPr>
            <w:tcW w:w="228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91700F8" w14:textId="77777777" w:rsidR="005C1602" w:rsidRDefault="00000000">
            <w:pPr>
              <w:snapToGrid w:val="0"/>
              <w:spacing w:line="240" w:lineRule="auto"/>
              <w:jc w:val="center"/>
              <w:rPr>
                <w:ins w:id="2637" w:author="Zhao Chunjiang" w:date="2026-10-07T08:00:00Z"/>
              </w:rPr>
            </w:pPr>
            <w:ins w:id="2638" w:author="Zhao Chunjiang" w:date="2026-10-07T08:00:00Z">
              <w:r>
                <w:rPr>
                  <w:rFonts w:eastAsia="Times New Roman" w:cs="Times New Roman"/>
                  <w:sz w:val="17"/>
                  <w:szCs w:val="17"/>
                </w:rPr>
                <w:t>75.7 (72.8–78.4)</w:t>
              </w:r>
            </w:ins>
          </w:p>
        </w:tc>
        <w:tc>
          <w:tcPr>
            <w:tcW w:w="182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428CEC7B" w14:textId="77777777" w:rsidR="005C1602" w:rsidRDefault="00000000">
            <w:pPr>
              <w:snapToGrid w:val="0"/>
              <w:spacing w:line="240" w:lineRule="auto"/>
              <w:jc w:val="center"/>
              <w:rPr>
                <w:ins w:id="2639" w:author="Zhao Chunjiang" w:date="2026-10-07T08:00:00Z"/>
              </w:rPr>
            </w:pPr>
            <w:ins w:id="2640" w:author="Zhao Chunjiang" w:date="2026-10-07T08:00:00Z">
              <w:r>
                <w:rPr>
                  <w:rFonts w:eastAsia="Times New Roman" w:cs="Times New Roman"/>
                  <w:sz w:val="17"/>
                  <w:szCs w:val="17"/>
                </w:rPr>
                <w:t>33/465 (7.1)</w:t>
              </w:r>
            </w:ins>
          </w:p>
        </w:tc>
        <w:tc>
          <w:tcPr>
            <w:tcW w:w="228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335901FA" w14:textId="77777777" w:rsidR="005C1602" w:rsidRDefault="00000000">
            <w:pPr>
              <w:snapToGrid w:val="0"/>
              <w:spacing w:line="240" w:lineRule="auto"/>
              <w:jc w:val="center"/>
              <w:rPr>
                <w:ins w:id="2641" w:author="Zhao Chunjiang" w:date="2026-10-07T08:00:00Z"/>
              </w:rPr>
            </w:pPr>
            <w:ins w:id="2642" w:author="Zhao Chunjiang" w:date="2026-10-07T08:00:00Z">
              <w:r>
                <w:rPr>
                  <w:rFonts w:eastAsia="Times New Roman" w:cs="Times New Roman"/>
                  <w:sz w:val="17"/>
                  <w:szCs w:val="17"/>
                </w:rPr>
                <w:t>94.0 (92.3–95.3)</w:t>
              </w:r>
            </w:ins>
          </w:p>
        </w:tc>
        <w:tc>
          <w:tcPr>
            <w:tcW w:w="229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vAlign w:val="center"/>
          </w:tcPr>
          <w:p w14:paraId="78AD9EBF" w14:textId="77777777" w:rsidR="005C1602" w:rsidRDefault="00000000">
            <w:pPr>
              <w:snapToGrid w:val="0"/>
              <w:spacing w:line="240" w:lineRule="auto"/>
              <w:jc w:val="center"/>
              <w:rPr>
                <w:ins w:id="2643" w:author="Zhao Chunjiang" w:date="2026-10-07T08:00:00Z"/>
              </w:rPr>
            </w:pPr>
            <w:ins w:id="2644" w:author="Zhao Chunjiang" w:date="2026-10-07T08:00:00Z">
              <w:r>
                <w:rPr>
                  <w:rFonts w:eastAsia="Times New Roman" w:cs="Times New Roman"/>
                  <w:sz w:val="17"/>
                  <w:szCs w:val="17"/>
                </w:rPr>
                <w:t>97.2 (93.6–99.5)</w:t>
              </w:r>
            </w:ins>
          </w:p>
        </w:tc>
      </w:tr>
    </w:tbl>
    <w:p w14:paraId="74C25B65" w14:textId="77777777" w:rsidR="005C1602" w:rsidRDefault="00000000">
      <w:pPr>
        <w:snapToGrid w:val="0"/>
        <w:spacing w:after="40" w:line="240" w:lineRule="auto"/>
        <w:rPr>
          <w:ins w:id="2645" w:author="Zhao Chunjiang" w:date="2026-10-07T08:00:00Z"/>
        </w:rPr>
      </w:pPr>
      <w:ins w:id="2646" w:author="Zhao Chunjiang" w:date="2026-10-07T08:00:00Z">
        <w:r>
          <w:rPr>
            <w:rFonts w:eastAsia="Times New Roman" w:cs="Times New Roman"/>
            <w:sz w:val="16"/>
            <w:szCs w:val="16"/>
          </w:rPr>
          <w:t>Serotype + ST, one-hot encoded serotype and sequence type only; Combined, k-mer features plus serotype and ST. Levofloxacin is omitted because ≤5 isolates were NS. Results under random splitting are given in Table S3. ᶜ Not informative (2 ceftriaxone-NS GPS isolates). Abbreviations as in Table 2.</w:t>
        </w:r>
      </w:ins>
    </w:p>
    <w:p w14:paraId="5F392F6B" w14:textId="77777777" w:rsidR="005C1602" w:rsidRDefault="00000000">
      <w:pPr>
        <w:snapToGrid w:val="0"/>
        <w:spacing w:after="40" w:line="240" w:lineRule="auto"/>
        <w:rPr>
          <w:ins w:id="2647" w:author="Zhao Chunjiang" w:date="2026-10-07T08:00:00Z"/>
        </w:rPr>
      </w:pPr>
      <w:ins w:id="2648" w:author="Zhao Chunjiang" w:date="2026-10-07T08:00:00Z">
        <w:r>
          <w:br w:type="page"/>
        </w:r>
      </w:ins>
    </w:p>
    <w:p w14:paraId="2FDD1422" w14:textId="77777777" w:rsidR="005C1602" w:rsidRDefault="00000000">
      <w:pPr>
        <w:snapToGrid w:val="0"/>
        <w:spacing w:after="40" w:line="240" w:lineRule="auto"/>
        <w:rPr>
          <w:ins w:id="2649" w:author="Zhao Chunjiang" w:date="2026-10-07T08:00:00Z"/>
        </w:rPr>
      </w:pPr>
      <w:ins w:id="2650" w:author="Zhao Chunjiang" w:date="2026-10-07T08:00:00Z">
        <w:r>
          <w:rPr>
            <w:rFonts w:eastAsia="Times New Roman" w:cs="Times New Roman"/>
            <w:b/>
            <w:bCs/>
            <w:sz w:val="20"/>
            <w:szCs w:val="20"/>
          </w:rPr>
          <w:lastRenderedPageBreak/>
          <w:t xml:space="preserve">Table 4. </w:t>
        </w:r>
        <w:r>
          <w:rPr>
            <w:rFonts w:eastAsia="Times New Roman" w:cs="Times New Roman"/>
            <w:sz w:val="20"/>
            <w:szCs w:val="20"/>
          </w:rPr>
          <w:t>Performance of the final k-mer model in 48 clinical validation isolates compared with Etest</w:t>
        </w:r>
      </w:ins>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953"/>
        <w:gridCol w:w="1477"/>
        <w:gridCol w:w="1477"/>
        <w:gridCol w:w="1333"/>
        <w:gridCol w:w="1333"/>
        <w:gridCol w:w="1333"/>
        <w:gridCol w:w="1237"/>
        <w:gridCol w:w="1237"/>
        <w:gridCol w:w="1477"/>
        <w:gridCol w:w="1339"/>
      </w:tblGrid>
      <w:tr w:rsidR="005C1602" w14:paraId="0E35CFF3" w14:textId="77777777">
        <w:trPr>
          <w:tblHeader/>
          <w:ins w:id="2651" w:author="Zhao Chunjiang" w:date="2026-10-07T08:00:00Z"/>
        </w:trPr>
        <w:tc>
          <w:tcPr>
            <w:tcW w:w="76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4F5A2448" w14:textId="77777777" w:rsidR="005C1602" w:rsidRDefault="00000000">
            <w:pPr>
              <w:snapToGrid w:val="0"/>
              <w:spacing w:line="240" w:lineRule="auto"/>
              <w:jc w:val="left"/>
              <w:rPr>
                <w:ins w:id="2652" w:author="Zhao Chunjiang" w:date="2026-10-07T08:00:00Z"/>
              </w:rPr>
            </w:pPr>
            <w:ins w:id="2653" w:author="Zhao Chunjiang" w:date="2026-10-07T08:00:00Z">
              <w:r>
                <w:rPr>
                  <w:rFonts w:eastAsia="Times New Roman" w:cs="Times New Roman"/>
                  <w:b/>
                  <w:bCs/>
                  <w:sz w:val="17"/>
                  <w:szCs w:val="17"/>
                </w:rPr>
                <w:t>Agent</w:t>
              </w:r>
            </w:ins>
          </w:p>
        </w:tc>
        <w:tc>
          <w:tcPr>
            <w:tcW w:w="95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502EC661" w14:textId="77777777" w:rsidR="005C1602" w:rsidRDefault="00000000">
            <w:pPr>
              <w:snapToGrid w:val="0"/>
              <w:spacing w:line="240" w:lineRule="auto"/>
              <w:jc w:val="center"/>
              <w:rPr>
                <w:ins w:id="2654" w:author="Zhao Chunjiang" w:date="2026-10-07T08:00:00Z"/>
              </w:rPr>
            </w:pPr>
            <w:ins w:id="2655" w:author="Zhao Chunjiang" w:date="2026-10-07T08:00:00Z">
              <w:r>
                <w:rPr>
                  <w:rFonts w:eastAsia="Times New Roman" w:cs="Times New Roman"/>
                  <w:b/>
                  <w:bCs/>
                  <w:sz w:val="17"/>
                  <w:szCs w:val="17"/>
                </w:rPr>
                <w:t>Reference S/I/R</w:t>
              </w:r>
            </w:ins>
          </w:p>
        </w:tc>
        <w:tc>
          <w:tcPr>
            <w:tcW w:w="147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2D7D6A7B" w14:textId="77777777" w:rsidR="005C1602" w:rsidRDefault="00000000">
            <w:pPr>
              <w:snapToGrid w:val="0"/>
              <w:spacing w:line="240" w:lineRule="auto"/>
              <w:jc w:val="center"/>
              <w:rPr>
                <w:ins w:id="2656" w:author="Zhao Chunjiang" w:date="2026-10-07T08:00:00Z"/>
              </w:rPr>
            </w:pPr>
            <w:ins w:id="2657" w:author="Zhao Chunjiang" w:date="2026-10-07T08:00:00Z">
              <w:r>
                <w:rPr>
                  <w:rFonts w:eastAsia="Times New Roman" w:cs="Times New Roman"/>
                  <w:b/>
                  <w:bCs/>
                  <w:sz w:val="17"/>
                  <w:szCs w:val="17"/>
                </w:rPr>
                <w:t>EA, n/N (%; 95% CI)</w:t>
              </w:r>
            </w:ins>
          </w:p>
        </w:tc>
        <w:tc>
          <w:tcPr>
            <w:tcW w:w="147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3F6AB219" w14:textId="77777777" w:rsidR="005C1602" w:rsidRDefault="00000000">
            <w:pPr>
              <w:snapToGrid w:val="0"/>
              <w:spacing w:line="240" w:lineRule="auto"/>
              <w:jc w:val="center"/>
              <w:rPr>
                <w:ins w:id="2658" w:author="Zhao Chunjiang" w:date="2026-10-07T08:00:00Z"/>
              </w:rPr>
            </w:pPr>
            <w:ins w:id="2659" w:author="Zhao Chunjiang" w:date="2026-10-07T08:00:00Z">
              <w:r>
                <w:rPr>
                  <w:rFonts w:eastAsia="Times New Roman" w:cs="Times New Roman"/>
                  <w:b/>
                  <w:bCs/>
                  <w:sz w:val="17"/>
                  <w:szCs w:val="17"/>
                </w:rPr>
                <w:t>CA, n/N (%; 95% CI)</w:t>
              </w:r>
            </w:ins>
          </w:p>
        </w:tc>
        <w:tc>
          <w:tcPr>
            <w:tcW w:w="13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7B3F3282" w14:textId="77777777" w:rsidR="005C1602" w:rsidRDefault="00000000">
            <w:pPr>
              <w:snapToGrid w:val="0"/>
              <w:spacing w:line="240" w:lineRule="auto"/>
              <w:jc w:val="center"/>
              <w:rPr>
                <w:ins w:id="2660" w:author="Zhao Chunjiang" w:date="2026-10-07T08:00:00Z"/>
              </w:rPr>
            </w:pPr>
            <w:ins w:id="2661" w:author="Zhao Chunjiang" w:date="2026-10-07T08:00:00Z">
              <w:r>
                <w:rPr>
                  <w:rFonts w:eastAsia="Times New Roman" w:cs="Times New Roman"/>
                  <w:b/>
                  <w:bCs/>
                  <w:sz w:val="17"/>
                  <w:szCs w:val="17"/>
                </w:rPr>
                <w:t>VME, n/N (%; 95% CI)</w:t>
              </w:r>
            </w:ins>
          </w:p>
        </w:tc>
        <w:tc>
          <w:tcPr>
            <w:tcW w:w="13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4281A5BB" w14:textId="77777777" w:rsidR="005C1602" w:rsidRDefault="00000000">
            <w:pPr>
              <w:snapToGrid w:val="0"/>
              <w:spacing w:line="240" w:lineRule="auto"/>
              <w:jc w:val="center"/>
              <w:rPr>
                <w:ins w:id="2662" w:author="Zhao Chunjiang" w:date="2026-10-07T08:00:00Z"/>
              </w:rPr>
            </w:pPr>
            <w:ins w:id="2663" w:author="Zhao Chunjiang" w:date="2026-10-07T08:00:00Z">
              <w:r>
                <w:rPr>
                  <w:rFonts w:eastAsia="Times New Roman" w:cs="Times New Roman"/>
                  <w:b/>
                  <w:bCs/>
                  <w:sz w:val="17"/>
                  <w:szCs w:val="17"/>
                </w:rPr>
                <w:t>ME, n/N (%; 95% CI)</w:t>
              </w:r>
            </w:ins>
          </w:p>
        </w:tc>
        <w:tc>
          <w:tcPr>
            <w:tcW w:w="13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02BFBE32" w14:textId="77777777" w:rsidR="005C1602" w:rsidRDefault="00000000">
            <w:pPr>
              <w:snapToGrid w:val="0"/>
              <w:spacing w:line="240" w:lineRule="auto"/>
              <w:jc w:val="center"/>
              <w:rPr>
                <w:ins w:id="2664" w:author="Zhao Chunjiang" w:date="2026-10-07T08:00:00Z"/>
              </w:rPr>
            </w:pPr>
            <w:ins w:id="2665" w:author="Zhao Chunjiang" w:date="2026-10-07T08:00:00Z">
              <w:r>
                <w:rPr>
                  <w:rFonts w:eastAsia="Times New Roman" w:cs="Times New Roman"/>
                  <w:b/>
                  <w:bCs/>
                  <w:sz w:val="17"/>
                  <w:szCs w:val="17"/>
                </w:rPr>
                <w:t>mE, n/N (%; 95% CI)</w:t>
              </w:r>
            </w:ins>
          </w:p>
        </w:tc>
        <w:tc>
          <w:tcPr>
            <w:tcW w:w="123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10F02DAD" w14:textId="77777777" w:rsidR="005C1602" w:rsidRDefault="00000000">
            <w:pPr>
              <w:snapToGrid w:val="0"/>
              <w:spacing w:line="240" w:lineRule="auto"/>
              <w:jc w:val="center"/>
              <w:rPr>
                <w:ins w:id="2666" w:author="Zhao Chunjiang" w:date="2026-10-07T08:00:00Z"/>
              </w:rPr>
            </w:pPr>
            <w:ins w:id="2667" w:author="Zhao Chunjiang" w:date="2026-10-07T08:00:00Z">
              <w:r>
                <w:rPr>
                  <w:rFonts w:eastAsia="Times New Roman" w:cs="Times New Roman"/>
                  <w:b/>
                  <w:bCs/>
                  <w:sz w:val="17"/>
                  <w:szCs w:val="17"/>
                </w:rPr>
                <w:t>Bias, log₂ (95% LoA)</w:t>
              </w:r>
            </w:ins>
          </w:p>
        </w:tc>
        <w:tc>
          <w:tcPr>
            <w:tcW w:w="123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69151173" w14:textId="77777777" w:rsidR="005C1602" w:rsidRDefault="00000000">
            <w:pPr>
              <w:snapToGrid w:val="0"/>
              <w:spacing w:line="240" w:lineRule="auto"/>
              <w:jc w:val="center"/>
              <w:rPr>
                <w:ins w:id="2668" w:author="Zhao Chunjiang" w:date="2026-10-07T08:00:00Z"/>
              </w:rPr>
            </w:pPr>
            <w:ins w:id="2669" w:author="Zhao Chunjiang" w:date="2026-10-07T08:00:00Z">
              <w:r>
                <w:rPr>
                  <w:rFonts w:eastAsia="Times New Roman" w:cs="Times New Roman"/>
                  <w:b/>
                  <w:bCs/>
                  <w:sz w:val="17"/>
                  <w:szCs w:val="17"/>
                </w:rPr>
                <w:t>AUROC, % (95% CI)</w:t>
              </w:r>
            </w:ins>
          </w:p>
        </w:tc>
        <w:tc>
          <w:tcPr>
            <w:tcW w:w="147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684B642F" w14:textId="77777777" w:rsidR="005C1602" w:rsidRDefault="00000000">
            <w:pPr>
              <w:snapToGrid w:val="0"/>
              <w:spacing w:line="240" w:lineRule="auto"/>
              <w:jc w:val="center"/>
              <w:rPr>
                <w:ins w:id="2670" w:author="Zhao Chunjiang" w:date="2026-10-07T08:00:00Z"/>
              </w:rPr>
            </w:pPr>
            <w:ins w:id="2671" w:author="Zhao Chunjiang" w:date="2026-10-07T08:00:00Z">
              <w:r>
                <w:rPr>
                  <w:rFonts w:eastAsia="Times New Roman" w:cs="Times New Roman"/>
                  <w:b/>
                  <w:bCs/>
                  <w:sz w:val="17"/>
                  <w:szCs w:val="17"/>
                </w:rPr>
                <w:t>NS sensitivity, n/N (%; 95% CI)</w:t>
              </w:r>
            </w:ins>
          </w:p>
        </w:tc>
        <w:tc>
          <w:tcPr>
            <w:tcW w:w="133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vAlign w:val="center"/>
          </w:tcPr>
          <w:p w14:paraId="2F4F3F22" w14:textId="77777777" w:rsidR="005C1602" w:rsidRDefault="00000000">
            <w:pPr>
              <w:snapToGrid w:val="0"/>
              <w:spacing w:line="240" w:lineRule="auto"/>
              <w:jc w:val="center"/>
              <w:rPr>
                <w:ins w:id="2672" w:author="Zhao Chunjiang" w:date="2026-10-07T08:00:00Z"/>
              </w:rPr>
            </w:pPr>
            <w:ins w:id="2673" w:author="Zhao Chunjiang" w:date="2026-10-07T08:00:00Z">
              <w:r>
                <w:rPr>
                  <w:rFonts w:eastAsia="Times New Roman" w:cs="Times New Roman"/>
                  <w:b/>
                  <w:bCs/>
                  <w:sz w:val="17"/>
                  <w:szCs w:val="17"/>
                </w:rPr>
                <w:t>Specificity, n/N (%; 95% CI)</w:t>
              </w:r>
            </w:ins>
          </w:p>
        </w:tc>
      </w:tr>
      <w:tr w:rsidR="005C1602" w14:paraId="53E3C2FC" w14:textId="77777777">
        <w:trPr>
          <w:ins w:id="2674" w:author="Zhao Chunjiang" w:date="2026-10-07T08:00:00Z"/>
        </w:trPr>
        <w:tc>
          <w:tcPr>
            <w:tcW w:w="76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1775387" w14:textId="77777777" w:rsidR="005C1602" w:rsidRDefault="00000000">
            <w:pPr>
              <w:snapToGrid w:val="0"/>
              <w:spacing w:line="240" w:lineRule="auto"/>
              <w:jc w:val="left"/>
              <w:rPr>
                <w:ins w:id="2675" w:author="Zhao Chunjiang" w:date="2026-10-07T08:00:00Z"/>
              </w:rPr>
            </w:pPr>
            <w:ins w:id="2676" w:author="Zhao Chunjiang" w:date="2026-10-07T08:00:00Z">
              <w:r>
                <w:rPr>
                  <w:rFonts w:eastAsia="Times New Roman" w:cs="Times New Roman"/>
                  <w:sz w:val="17"/>
                  <w:szCs w:val="17"/>
                </w:rPr>
                <w:t>PEN</w:t>
              </w:r>
            </w:ins>
          </w:p>
        </w:tc>
        <w:tc>
          <w:tcPr>
            <w:tcW w:w="95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9CC2901" w14:textId="77777777" w:rsidR="005C1602" w:rsidRDefault="00000000">
            <w:pPr>
              <w:snapToGrid w:val="0"/>
              <w:spacing w:line="240" w:lineRule="auto"/>
              <w:jc w:val="center"/>
              <w:rPr>
                <w:ins w:id="2677" w:author="Zhao Chunjiang" w:date="2026-10-07T08:00:00Z"/>
              </w:rPr>
            </w:pPr>
            <w:ins w:id="2678" w:author="Zhao Chunjiang" w:date="2026-10-07T08:00:00Z">
              <w:r>
                <w:rPr>
                  <w:rFonts w:eastAsia="Times New Roman" w:cs="Times New Roman"/>
                  <w:sz w:val="17"/>
                  <w:szCs w:val="17"/>
                </w:rPr>
                <w:t>1/28/19</w:t>
              </w:r>
            </w:ins>
          </w:p>
        </w:tc>
        <w:tc>
          <w:tcPr>
            <w:tcW w:w="14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484DBF5D" w14:textId="77777777" w:rsidR="005C1602" w:rsidRDefault="00000000">
            <w:pPr>
              <w:snapToGrid w:val="0"/>
              <w:spacing w:line="240" w:lineRule="auto"/>
              <w:jc w:val="center"/>
              <w:rPr>
                <w:ins w:id="2679" w:author="Zhao Chunjiang" w:date="2026-10-07T08:00:00Z"/>
              </w:rPr>
            </w:pPr>
            <w:ins w:id="2680" w:author="Zhao Chunjiang" w:date="2026-10-07T08:00:00Z">
              <w:r>
                <w:rPr>
                  <w:rFonts w:eastAsia="Times New Roman" w:cs="Times New Roman"/>
                  <w:sz w:val="17"/>
                  <w:szCs w:val="17"/>
                </w:rPr>
                <w:t>41/48 (85.4; 72.8–92.8)</w:t>
              </w:r>
            </w:ins>
          </w:p>
        </w:tc>
        <w:tc>
          <w:tcPr>
            <w:tcW w:w="14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69B32EDF" w14:textId="77777777" w:rsidR="005C1602" w:rsidRDefault="00000000">
            <w:pPr>
              <w:snapToGrid w:val="0"/>
              <w:spacing w:line="240" w:lineRule="auto"/>
              <w:jc w:val="center"/>
              <w:rPr>
                <w:ins w:id="2681" w:author="Zhao Chunjiang" w:date="2026-10-07T08:00:00Z"/>
              </w:rPr>
            </w:pPr>
            <w:ins w:id="2682" w:author="Zhao Chunjiang" w:date="2026-10-07T08:00:00Z">
              <w:r>
                <w:rPr>
                  <w:rFonts w:eastAsia="Times New Roman" w:cs="Times New Roman"/>
                  <w:sz w:val="17"/>
                  <w:szCs w:val="17"/>
                </w:rPr>
                <w:t>39/48 (81.2; 68.1–89.8)</w:t>
              </w:r>
            </w:ins>
          </w:p>
        </w:tc>
        <w:tc>
          <w:tcPr>
            <w:tcW w:w="13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1A1A03EB" w14:textId="77777777" w:rsidR="005C1602" w:rsidRDefault="00000000">
            <w:pPr>
              <w:snapToGrid w:val="0"/>
              <w:spacing w:line="240" w:lineRule="auto"/>
              <w:jc w:val="center"/>
              <w:rPr>
                <w:ins w:id="2683" w:author="Zhao Chunjiang" w:date="2026-10-07T08:00:00Z"/>
              </w:rPr>
            </w:pPr>
            <w:ins w:id="2684" w:author="Zhao Chunjiang" w:date="2026-10-07T08:00:00Z">
              <w:r>
                <w:rPr>
                  <w:rFonts w:eastAsia="Times New Roman" w:cs="Times New Roman"/>
                  <w:sz w:val="17"/>
                  <w:szCs w:val="17"/>
                </w:rPr>
                <w:t>0/19 (0.0; 0.0–16.8)</w:t>
              </w:r>
            </w:ins>
          </w:p>
        </w:tc>
        <w:tc>
          <w:tcPr>
            <w:tcW w:w="13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73151F37" w14:textId="77777777" w:rsidR="005C1602" w:rsidRDefault="00000000">
            <w:pPr>
              <w:snapToGrid w:val="0"/>
              <w:spacing w:line="240" w:lineRule="auto"/>
              <w:jc w:val="center"/>
              <w:rPr>
                <w:ins w:id="2685" w:author="Zhao Chunjiang" w:date="2026-10-07T08:00:00Z"/>
              </w:rPr>
            </w:pPr>
            <w:ins w:id="2686" w:author="Zhao Chunjiang" w:date="2026-10-07T08:00:00Z">
              <w:r>
                <w:rPr>
                  <w:rFonts w:eastAsia="Times New Roman" w:cs="Times New Roman"/>
                  <w:sz w:val="17"/>
                  <w:szCs w:val="17"/>
                </w:rPr>
                <w:t>0/1 (0.0; 0.0–79.3)</w:t>
              </w:r>
            </w:ins>
          </w:p>
        </w:tc>
        <w:tc>
          <w:tcPr>
            <w:tcW w:w="13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C5B80D0" w14:textId="77777777" w:rsidR="005C1602" w:rsidRDefault="00000000">
            <w:pPr>
              <w:snapToGrid w:val="0"/>
              <w:spacing w:line="240" w:lineRule="auto"/>
              <w:jc w:val="center"/>
              <w:rPr>
                <w:ins w:id="2687" w:author="Zhao Chunjiang" w:date="2026-10-07T08:00:00Z"/>
              </w:rPr>
            </w:pPr>
            <w:ins w:id="2688" w:author="Zhao Chunjiang" w:date="2026-10-07T08:00:00Z">
              <w:r>
                <w:rPr>
                  <w:rFonts w:eastAsia="Times New Roman" w:cs="Times New Roman"/>
                  <w:sz w:val="17"/>
                  <w:szCs w:val="17"/>
                </w:rPr>
                <w:t>9/48 (18.8; 10.2–31.9)</w:t>
              </w:r>
            </w:ins>
          </w:p>
        </w:tc>
        <w:tc>
          <w:tcPr>
            <w:tcW w:w="12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D695A65" w14:textId="77777777" w:rsidR="005C1602" w:rsidRDefault="00000000">
            <w:pPr>
              <w:snapToGrid w:val="0"/>
              <w:spacing w:line="240" w:lineRule="auto"/>
              <w:jc w:val="center"/>
              <w:rPr>
                <w:ins w:id="2689" w:author="Zhao Chunjiang" w:date="2026-10-07T08:00:00Z"/>
              </w:rPr>
            </w:pPr>
            <w:ins w:id="2690" w:author="Zhao Chunjiang" w:date="2026-10-07T08:00:00Z">
              <w:r>
                <w:rPr>
                  <w:rFonts w:eastAsia="Times New Roman" w:cs="Times New Roman"/>
                  <w:sz w:val="17"/>
                  <w:szCs w:val="17"/>
                </w:rPr>
                <w:t>+0.09 (-2.07, 2.24)</w:t>
              </w:r>
            </w:ins>
          </w:p>
        </w:tc>
        <w:tc>
          <w:tcPr>
            <w:tcW w:w="123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3DBD9C53" w14:textId="77777777" w:rsidR="005C1602" w:rsidRDefault="00000000">
            <w:pPr>
              <w:snapToGrid w:val="0"/>
              <w:spacing w:line="240" w:lineRule="auto"/>
              <w:jc w:val="center"/>
              <w:rPr>
                <w:ins w:id="2691" w:author="Zhao Chunjiang" w:date="2026-10-07T08:00:00Z"/>
              </w:rPr>
            </w:pPr>
            <w:ins w:id="2692" w:author="Zhao Chunjiang" w:date="2026-10-07T08:00:00Z">
              <w:r>
                <w:rPr>
                  <w:rFonts w:eastAsia="Times New Roman" w:cs="Times New Roman"/>
                  <w:sz w:val="17"/>
                  <w:szCs w:val="17"/>
                </w:rPr>
                <w:t>79.8 (67.0–90.4)</w:t>
              </w:r>
            </w:ins>
          </w:p>
        </w:tc>
        <w:tc>
          <w:tcPr>
            <w:tcW w:w="14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2E22E881" w14:textId="77777777" w:rsidR="005C1602" w:rsidRDefault="00000000">
            <w:pPr>
              <w:snapToGrid w:val="0"/>
              <w:spacing w:line="240" w:lineRule="auto"/>
              <w:jc w:val="center"/>
              <w:rPr>
                <w:ins w:id="2693" w:author="Zhao Chunjiang" w:date="2026-10-07T08:00:00Z"/>
              </w:rPr>
            </w:pPr>
            <w:ins w:id="2694" w:author="Zhao Chunjiang" w:date="2026-10-07T08:00:00Z">
              <w:r>
                <w:rPr>
                  <w:rFonts w:eastAsia="Times New Roman" w:cs="Times New Roman"/>
                  <w:sz w:val="17"/>
                  <w:szCs w:val="17"/>
                </w:rPr>
                <w:t>47/47 (100.0; 92.4–100.0)</w:t>
              </w:r>
            </w:ins>
          </w:p>
        </w:tc>
        <w:tc>
          <w:tcPr>
            <w:tcW w:w="133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vAlign w:val="center"/>
          </w:tcPr>
          <w:p w14:paraId="0C3E7A3A" w14:textId="77777777" w:rsidR="005C1602" w:rsidRDefault="00000000">
            <w:pPr>
              <w:snapToGrid w:val="0"/>
              <w:spacing w:line="240" w:lineRule="auto"/>
              <w:jc w:val="center"/>
              <w:rPr>
                <w:ins w:id="2695" w:author="Zhao Chunjiang" w:date="2026-10-07T08:00:00Z"/>
              </w:rPr>
            </w:pPr>
            <w:ins w:id="2696" w:author="Zhao Chunjiang" w:date="2026-10-07T08:00:00Z">
              <w:r>
                <w:rPr>
                  <w:rFonts w:eastAsia="Times New Roman" w:cs="Times New Roman"/>
                  <w:sz w:val="17"/>
                  <w:szCs w:val="17"/>
                </w:rPr>
                <w:t>0/1 (0.0; 0.0–79.3)</w:t>
              </w:r>
            </w:ins>
          </w:p>
        </w:tc>
      </w:tr>
      <w:tr w:rsidR="005C1602" w14:paraId="13F1C4D4" w14:textId="77777777">
        <w:trPr>
          <w:ins w:id="2697" w:author="Zhao Chunjiang" w:date="2026-10-07T08:00:00Z"/>
        </w:trPr>
        <w:tc>
          <w:tcPr>
            <w:tcW w:w="76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3BC1510" w14:textId="77777777" w:rsidR="005C1602" w:rsidRDefault="00000000">
            <w:pPr>
              <w:snapToGrid w:val="0"/>
              <w:spacing w:line="240" w:lineRule="auto"/>
              <w:jc w:val="left"/>
              <w:rPr>
                <w:ins w:id="2698" w:author="Zhao Chunjiang" w:date="2026-10-07T08:00:00Z"/>
              </w:rPr>
            </w:pPr>
            <w:ins w:id="2699" w:author="Zhao Chunjiang" w:date="2026-10-07T08:00:00Z">
              <w:r>
                <w:rPr>
                  <w:rFonts w:eastAsia="Times New Roman" w:cs="Times New Roman"/>
                  <w:sz w:val="17"/>
                  <w:szCs w:val="17"/>
                </w:rPr>
                <w:t>CRO</w:t>
              </w:r>
            </w:ins>
          </w:p>
        </w:tc>
        <w:tc>
          <w:tcPr>
            <w:tcW w:w="952"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180E6A5" w14:textId="77777777" w:rsidR="005C1602" w:rsidRDefault="00000000">
            <w:pPr>
              <w:snapToGrid w:val="0"/>
              <w:spacing w:line="240" w:lineRule="auto"/>
              <w:jc w:val="center"/>
              <w:rPr>
                <w:ins w:id="2700" w:author="Zhao Chunjiang" w:date="2026-10-07T08:00:00Z"/>
              </w:rPr>
            </w:pPr>
            <w:ins w:id="2701" w:author="Zhao Chunjiang" w:date="2026-10-07T08:00:00Z">
              <w:r>
                <w:rPr>
                  <w:rFonts w:eastAsia="Times New Roman" w:cs="Times New Roman"/>
                  <w:sz w:val="17"/>
                  <w:szCs w:val="17"/>
                </w:rPr>
                <w:t>31/3/14</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91D2DFF" w14:textId="77777777" w:rsidR="005C1602" w:rsidRDefault="00000000">
            <w:pPr>
              <w:snapToGrid w:val="0"/>
              <w:spacing w:line="240" w:lineRule="auto"/>
              <w:jc w:val="center"/>
              <w:rPr>
                <w:ins w:id="2702" w:author="Zhao Chunjiang" w:date="2026-10-07T08:00:00Z"/>
              </w:rPr>
            </w:pPr>
            <w:ins w:id="2703" w:author="Zhao Chunjiang" w:date="2026-10-07T08:00:00Z">
              <w:r>
                <w:rPr>
                  <w:rFonts w:eastAsia="Times New Roman" w:cs="Times New Roman"/>
                  <w:sz w:val="17"/>
                  <w:szCs w:val="17"/>
                </w:rPr>
                <w:t>40/48 (83.3; 70.4–91.3)</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F7A5240" w14:textId="77777777" w:rsidR="005C1602" w:rsidRDefault="00000000">
            <w:pPr>
              <w:snapToGrid w:val="0"/>
              <w:spacing w:line="240" w:lineRule="auto"/>
              <w:jc w:val="center"/>
              <w:rPr>
                <w:ins w:id="2704" w:author="Zhao Chunjiang" w:date="2026-10-07T08:00:00Z"/>
              </w:rPr>
            </w:pPr>
            <w:ins w:id="2705" w:author="Zhao Chunjiang" w:date="2026-10-07T08:00:00Z">
              <w:r>
                <w:rPr>
                  <w:rFonts w:eastAsia="Times New Roman" w:cs="Times New Roman"/>
                  <w:sz w:val="17"/>
                  <w:szCs w:val="17"/>
                </w:rPr>
                <w:t>38/48 (79.2; 65.7–88.3)</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2B22715" w14:textId="77777777" w:rsidR="005C1602" w:rsidRDefault="00000000">
            <w:pPr>
              <w:snapToGrid w:val="0"/>
              <w:spacing w:line="240" w:lineRule="auto"/>
              <w:jc w:val="center"/>
              <w:rPr>
                <w:ins w:id="2706" w:author="Zhao Chunjiang" w:date="2026-10-07T08:00:00Z"/>
              </w:rPr>
            </w:pPr>
            <w:ins w:id="2707" w:author="Zhao Chunjiang" w:date="2026-10-07T08:00:00Z">
              <w:r>
                <w:rPr>
                  <w:rFonts w:eastAsia="Times New Roman" w:cs="Times New Roman"/>
                  <w:sz w:val="17"/>
                  <w:szCs w:val="17"/>
                </w:rPr>
                <w:t>2/14 (14.3; 4.0–39.9)</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792358F" w14:textId="77777777" w:rsidR="005C1602" w:rsidRDefault="00000000">
            <w:pPr>
              <w:snapToGrid w:val="0"/>
              <w:spacing w:line="240" w:lineRule="auto"/>
              <w:jc w:val="center"/>
              <w:rPr>
                <w:ins w:id="2708" w:author="Zhao Chunjiang" w:date="2026-10-07T08:00:00Z"/>
              </w:rPr>
            </w:pPr>
            <w:ins w:id="2709" w:author="Zhao Chunjiang" w:date="2026-10-07T08:00:00Z">
              <w:r>
                <w:rPr>
                  <w:rFonts w:eastAsia="Times New Roman" w:cs="Times New Roman"/>
                  <w:sz w:val="17"/>
                  <w:szCs w:val="17"/>
                </w:rPr>
                <w:t>2/31 (6.5; 1.8–20.7)</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F1D7C20" w14:textId="77777777" w:rsidR="005C1602" w:rsidRDefault="00000000">
            <w:pPr>
              <w:snapToGrid w:val="0"/>
              <w:spacing w:line="240" w:lineRule="auto"/>
              <w:jc w:val="center"/>
              <w:rPr>
                <w:ins w:id="2710" w:author="Zhao Chunjiang" w:date="2026-10-07T08:00:00Z"/>
              </w:rPr>
            </w:pPr>
            <w:ins w:id="2711" w:author="Zhao Chunjiang" w:date="2026-10-07T08:00:00Z">
              <w:r>
                <w:rPr>
                  <w:rFonts w:eastAsia="Times New Roman" w:cs="Times New Roman"/>
                  <w:sz w:val="17"/>
                  <w:szCs w:val="17"/>
                </w:rPr>
                <w:t>6/48 (12.5; 5.9–24.7)</w:t>
              </w:r>
            </w:ins>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92FB4EA" w14:textId="77777777" w:rsidR="005C1602" w:rsidRDefault="00000000">
            <w:pPr>
              <w:snapToGrid w:val="0"/>
              <w:spacing w:line="240" w:lineRule="auto"/>
              <w:jc w:val="center"/>
              <w:rPr>
                <w:ins w:id="2712" w:author="Zhao Chunjiang" w:date="2026-10-07T08:00:00Z"/>
              </w:rPr>
            </w:pPr>
            <w:ins w:id="2713" w:author="Zhao Chunjiang" w:date="2026-10-07T08:00:00Z">
              <w:r>
                <w:rPr>
                  <w:rFonts w:eastAsia="Times New Roman" w:cs="Times New Roman"/>
                  <w:sz w:val="17"/>
                  <w:szCs w:val="17"/>
                </w:rPr>
                <w:t>+0.05 (-2.37, 2.48)</w:t>
              </w:r>
            </w:ins>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63C2DF5" w14:textId="77777777" w:rsidR="005C1602" w:rsidRDefault="00000000">
            <w:pPr>
              <w:snapToGrid w:val="0"/>
              <w:spacing w:line="240" w:lineRule="auto"/>
              <w:jc w:val="center"/>
              <w:rPr>
                <w:ins w:id="2714" w:author="Zhao Chunjiang" w:date="2026-10-07T08:00:00Z"/>
              </w:rPr>
            </w:pPr>
            <w:ins w:id="2715" w:author="Zhao Chunjiang" w:date="2026-10-07T08:00:00Z">
              <w:r>
                <w:rPr>
                  <w:rFonts w:eastAsia="Times New Roman" w:cs="Times New Roman"/>
                  <w:sz w:val="17"/>
                  <w:szCs w:val="17"/>
                </w:rPr>
                <w:t>86.7 (76.0–96.1)</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DBBC547" w14:textId="77777777" w:rsidR="005C1602" w:rsidRDefault="00000000">
            <w:pPr>
              <w:snapToGrid w:val="0"/>
              <w:spacing w:line="240" w:lineRule="auto"/>
              <w:jc w:val="center"/>
              <w:rPr>
                <w:ins w:id="2716" w:author="Zhao Chunjiang" w:date="2026-10-07T08:00:00Z"/>
              </w:rPr>
            </w:pPr>
            <w:ins w:id="2717" w:author="Zhao Chunjiang" w:date="2026-10-07T08:00:00Z">
              <w:r>
                <w:rPr>
                  <w:rFonts w:eastAsia="Times New Roman" w:cs="Times New Roman"/>
                  <w:sz w:val="17"/>
                  <w:szCs w:val="17"/>
                </w:rPr>
                <w:t>15/17 (88.2; 65.7–96.7)</w:t>
              </w:r>
            </w:ins>
          </w:p>
        </w:tc>
        <w:tc>
          <w:tcPr>
            <w:tcW w:w="133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78C1441" w14:textId="77777777" w:rsidR="005C1602" w:rsidRDefault="00000000">
            <w:pPr>
              <w:snapToGrid w:val="0"/>
              <w:spacing w:line="240" w:lineRule="auto"/>
              <w:jc w:val="center"/>
              <w:rPr>
                <w:ins w:id="2718" w:author="Zhao Chunjiang" w:date="2026-10-07T08:00:00Z"/>
              </w:rPr>
            </w:pPr>
            <w:ins w:id="2719" w:author="Zhao Chunjiang" w:date="2026-10-07T08:00:00Z">
              <w:r>
                <w:rPr>
                  <w:rFonts w:eastAsia="Times New Roman" w:cs="Times New Roman"/>
                  <w:sz w:val="17"/>
                  <w:szCs w:val="17"/>
                </w:rPr>
                <w:t>25/31 (80.6; 63.7–90.8)</w:t>
              </w:r>
            </w:ins>
          </w:p>
        </w:tc>
      </w:tr>
      <w:tr w:rsidR="005C1602" w14:paraId="0F625D76" w14:textId="77777777">
        <w:trPr>
          <w:ins w:id="2720" w:author="Zhao Chunjiang" w:date="2026-10-07T08:00:00Z"/>
        </w:trPr>
        <w:tc>
          <w:tcPr>
            <w:tcW w:w="76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D18A9DF" w14:textId="77777777" w:rsidR="005C1602" w:rsidRDefault="00000000">
            <w:pPr>
              <w:snapToGrid w:val="0"/>
              <w:spacing w:line="240" w:lineRule="auto"/>
              <w:jc w:val="left"/>
              <w:rPr>
                <w:ins w:id="2721" w:author="Zhao Chunjiang" w:date="2026-10-07T08:00:00Z"/>
              </w:rPr>
            </w:pPr>
            <w:ins w:id="2722" w:author="Zhao Chunjiang" w:date="2026-10-07T08:00:00Z">
              <w:r>
                <w:rPr>
                  <w:rFonts w:eastAsia="Times New Roman" w:cs="Times New Roman"/>
                  <w:sz w:val="17"/>
                  <w:szCs w:val="17"/>
                </w:rPr>
                <w:t>ERY</w:t>
              </w:r>
            </w:ins>
          </w:p>
        </w:tc>
        <w:tc>
          <w:tcPr>
            <w:tcW w:w="952"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63993F8" w14:textId="77777777" w:rsidR="005C1602" w:rsidRDefault="00000000">
            <w:pPr>
              <w:snapToGrid w:val="0"/>
              <w:spacing w:line="240" w:lineRule="auto"/>
              <w:jc w:val="center"/>
              <w:rPr>
                <w:ins w:id="2723" w:author="Zhao Chunjiang" w:date="2026-10-07T08:00:00Z"/>
              </w:rPr>
            </w:pPr>
            <w:ins w:id="2724" w:author="Zhao Chunjiang" w:date="2026-10-07T08:00:00Z">
              <w:r>
                <w:rPr>
                  <w:rFonts w:eastAsia="Times New Roman" w:cs="Times New Roman"/>
                  <w:sz w:val="17"/>
                  <w:szCs w:val="17"/>
                </w:rPr>
                <w:t>0/1/47</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9EE87A2" w14:textId="77777777" w:rsidR="005C1602" w:rsidRDefault="00000000">
            <w:pPr>
              <w:snapToGrid w:val="0"/>
              <w:spacing w:line="240" w:lineRule="auto"/>
              <w:jc w:val="center"/>
              <w:rPr>
                <w:ins w:id="2725" w:author="Zhao Chunjiang" w:date="2026-10-07T08:00:00Z"/>
              </w:rPr>
            </w:pPr>
            <w:ins w:id="2726" w:author="Zhao Chunjiang" w:date="2026-10-07T08:00:00Z">
              <w:r>
                <w:rPr>
                  <w:rFonts w:eastAsia="Times New Roman" w:cs="Times New Roman"/>
                  <w:sz w:val="17"/>
                  <w:szCs w:val="17"/>
                </w:rPr>
                <w:t>39/48 (81.2; 68.1–89.8)</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ED612F6" w14:textId="77777777" w:rsidR="005C1602" w:rsidRDefault="00000000">
            <w:pPr>
              <w:snapToGrid w:val="0"/>
              <w:spacing w:line="240" w:lineRule="auto"/>
              <w:jc w:val="center"/>
              <w:rPr>
                <w:ins w:id="2727" w:author="Zhao Chunjiang" w:date="2026-10-07T08:00:00Z"/>
              </w:rPr>
            </w:pPr>
            <w:ins w:id="2728" w:author="Zhao Chunjiang" w:date="2026-10-07T08:00:00Z">
              <w:r>
                <w:rPr>
                  <w:rFonts w:eastAsia="Times New Roman" w:cs="Times New Roman"/>
                  <w:sz w:val="17"/>
                  <w:szCs w:val="17"/>
                </w:rPr>
                <w:t>47/48 (97.9; 89.1–99.6)</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5A261A7" w14:textId="77777777" w:rsidR="005C1602" w:rsidRDefault="00000000">
            <w:pPr>
              <w:snapToGrid w:val="0"/>
              <w:spacing w:line="240" w:lineRule="auto"/>
              <w:jc w:val="center"/>
              <w:rPr>
                <w:ins w:id="2729" w:author="Zhao Chunjiang" w:date="2026-10-07T08:00:00Z"/>
              </w:rPr>
            </w:pPr>
            <w:ins w:id="2730" w:author="Zhao Chunjiang" w:date="2026-10-07T08:00:00Z">
              <w:r>
                <w:rPr>
                  <w:rFonts w:eastAsia="Times New Roman" w:cs="Times New Roman"/>
                  <w:sz w:val="17"/>
                  <w:szCs w:val="17"/>
                </w:rPr>
                <w:t>0/47 (0.0; 0.0–7.6)</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18907ED" w14:textId="77777777" w:rsidR="005C1602" w:rsidRDefault="00000000">
            <w:pPr>
              <w:snapToGrid w:val="0"/>
              <w:spacing w:line="240" w:lineRule="auto"/>
              <w:jc w:val="center"/>
              <w:rPr>
                <w:ins w:id="2731" w:author="Zhao Chunjiang" w:date="2026-10-07T08:00:00Z"/>
              </w:rPr>
            </w:pPr>
            <w:ins w:id="2732" w:author="Zhao Chunjiang" w:date="2026-10-07T08:00:00Z">
              <w:r>
                <w:rPr>
                  <w:rFonts w:eastAsia="Times New Roman" w:cs="Times New Roman"/>
                  <w:sz w:val="17"/>
                  <w:szCs w:val="17"/>
                </w:rPr>
                <w:t>NE</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101FB24" w14:textId="77777777" w:rsidR="005C1602" w:rsidRDefault="00000000">
            <w:pPr>
              <w:snapToGrid w:val="0"/>
              <w:spacing w:line="240" w:lineRule="auto"/>
              <w:jc w:val="center"/>
              <w:rPr>
                <w:ins w:id="2733" w:author="Zhao Chunjiang" w:date="2026-10-07T08:00:00Z"/>
              </w:rPr>
            </w:pPr>
            <w:ins w:id="2734" w:author="Zhao Chunjiang" w:date="2026-10-07T08:00:00Z">
              <w:r>
                <w:rPr>
                  <w:rFonts w:eastAsia="Times New Roman" w:cs="Times New Roman"/>
                  <w:sz w:val="17"/>
                  <w:szCs w:val="17"/>
                </w:rPr>
                <w:t>1/48 (2.1; 0.4–10.9)</w:t>
              </w:r>
            </w:ins>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40C916F" w14:textId="77777777" w:rsidR="005C1602" w:rsidRDefault="00000000">
            <w:pPr>
              <w:snapToGrid w:val="0"/>
              <w:spacing w:line="240" w:lineRule="auto"/>
              <w:jc w:val="center"/>
              <w:rPr>
                <w:ins w:id="2735" w:author="Zhao Chunjiang" w:date="2026-10-07T08:00:00Z"/>
              </w:rPr>
            </w:pPr>
            <w:ins w:id="2736" w:author="Zhao Chunjiang" w:date="2026-10-07T08:00:00Z">
              <w:r>
                <w:rPr>
                  <w:rFonts w:eastAsia="Times New Roman" w:cs="Times New Roman"/>
                  <w:sz w:val="17"/>
                  <w:szCs w:val="17"/>
                </w:rPr>
                <w:t>-0.07 (-2.41, 2.27)</w:t>
              </w:r>
            </w:ins>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13424BF" w14:textId="77777777" w:rsidR="005C1602" w:rsidRDefault="00000000">
            <w:pPr>
              <w:snapToGrid w:val="0"/>
              <w:spacing w:line="240" w:lineRule="auto"/>
              <w:jc w:val="center"/>
              <w:rPr>
                <w:ins w:id="2737" w:author="Zhao Chunjiang" w:date="2026-10-07T08:00:00Z"/>
              </w:rPr>
            </w:pPr>
            <w:ins w:id="2738" w:author="Zhao Chunjiang" w:date="2026-10-07T08:00:00Z">
              <w:r>
                <w:rPr>
                  <w:rFonts w:eastAsia="Times New Roman" w:cs="Times New Roman"/>
                  <w:sz w:val="17"/>
                  <w:szCs w:val="17"/>
                </w:rPr>
                <w:t>NE</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8726990" w14:textId="77777777" w:rsidR="005C1602" w:rsidRDefault="00000000">
            <w:pPr>
              <w:snapToGrid w:val="0"/>
              <w:spacing w:line="240" w:lineRule="auto"/>
              <w:jc w:val="center"/>
              <w:rPr>
                <w:ins w:id="2739" w:author="Zhao Chunjiang" w:date="2026-10-07T08:00:00Z"/>
              </w:rPr>
            </w:pPr>
            <w:ins w:id="2740" w:author="Zhao Chunjiang" w:date="2026-10-07T08:00:00Z">
              <w:r>
                <w:rPr>
                  <w:rFonts w:eastAsia="Times New Roman" w:cs="Times New Roman"/>
                  <w:sz w:val="17"/>
                  <w:szCs w:val="17"/>
                </w:rPr>
                <w:t>48/48 (100.0; 92.6–100.0)</w:t>
              </w:r>
            </w:ins>
          </w:p>
        </w:tc>
        <w:tc>
          <w:tcPr>
            <w:tcW w:w="133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848794C" w14:textId="77777777" w:rsidR="005C1602" w:rsidRDefault="00000000">
            <w:pPr>
              <w:snapToGrid w:val="0"/>
              <w:spacing w:line="240" w:lineRule="auto"/>
              <w:jc w:val="center"/>
              <w:rPr>
                <w:ins w:id="2741" w:author="Zhao Chunjiang" w:date="2026-10-07T08:00:00Z"/>
              </w:rPr>
            </w:pPr>
            <w:ins w:id="2742" w:author="Zhao Chunjiang" w:date="2026-10-07T08:00:00Z">
              <w:r>
                <w:rPr>
                  <w:rFonts w:eastAsia="Times New Roman" w:cs="Times New Roman"/>
                  <w:sz w:val="17"/>
                  <w:szCs w:val="17"/>
                </w:rPr>
                <w:t>NE</w:t>
              </w:r>
            </w:ins>
          </w:p>
        </w:tc>
      </w:tr>
      <w:tr w:rsidR="005C1602" w14:paraId="08FBE152" w14:textId="77777777">
        <w:trPr>
          <w:ins w:id="2743" w:author="Zhao Chunjiang" w:date="2026-10-07T08:00:00Z"/>
        </w:trPr>
        <w:tc>
          <w:tcPr>
            <w:tcW w:w="76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BA82D4A" w14:textId="77777777" w:rsidR="005C1602" w:rsidRDefault="00000000">
            <w:pPr>
              <w:snapToGrid w:val="0"/>
              <w:spacing w:line="240" w:lineRule="auto"/>
              <w:jc w:val="left"/>
              <w:rPr>
                <w:ins w:id="2744" w:author="Zhao Chunjiang" w:date="2026-10-07T08:00:00Z"/>
              </w:rPr>
            </w:pPr>
            <w:ins w:id="2745" w:author="Zhao Chunjiang" w:date="2026-10-07T08:00:00Z">
              <w:r>
                <w:rPr>
                  <w:rFonts w:eastAsia="Times New Roman" w:cs="Times New Roman"/>
                  <w:sz w:val="17"/>
                  <w:szCs w:val="17"/>
                </w:rPr>
                <w:t>CLI</w:t>
              </w:r>
            </w:ins>
          </w:p>
        </w:tc>
        <w:tc>
          <w:tcPr>
            <w:tcW w:w="952"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DDE5D48" w14:textId="77777777" w:rsidR="005C1602" w:rsidRDefault="00000000">
            <w:pPr>
              <w:snapToGrid w:val="0"/>
              <w:spacing w:line="240" w:lineRule="auto"/>
              <w:jc w:val="center"/>
              <w:rPr>
                <w:ins w:id="2746" w:author="Zhao Chunjiang" w:date="2026-10-07T08:00:00Z"/>
              </w:rPr>
            </w:pPr>
            <w:ins w:id="2747" w:author="Zhao Chunjiang" w:date="2026-10-07T08:00:00Z">
              <w:r>
                <w:rPr>
                  <w:rFonts w:eastAsia="Times New Roman" w:cs="Times New Roman"/>
                  <w:sz w:val="17"/>
                  <w:szCs w:val="17"/>
                </w:rPr>
                <w:t>2/1/45</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6AD4E20" w14:textId="77777777" w:rsidR="005C1602" w:rsidRDefault="00000000">
            <w:pPr>
              <w:snapToGrid w:val="0"/>
              <w:spacing w:line="240" w:lineRule="auto"/>
              <w:jc w:val="center"/>
              <w:rPr>
                <w:ins w:id="2748" w:author="Zhao Chunjiang" w:date="2026-10-07T08:00:00Z"/>
              </w:rPr>
            </w:pPr>
            <w:ins w:id="2749" w:author="Zhao Chunjiang" w:date="2026-10-07T08:00:00Z">
              <w:r>
                <w:rPr>
                  <w:rFonts w:eastAsia="Times New Roman" w:cs="Times New Roman"/>
                  <w:sz w:val="17"/>
                  <w:szCs w:val="17"/>
                </w:rPr>
                <w:t>33/48 (68.8; 54.7–80.1)</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619AF997" w14:textId="77777777" w:rsidR="005C1602" w:rsidRDefault="00000000">
            <w:pPr>
              <w:snapToGrid w:val="0"/>
              <w:spacing w:line="240" w:lineRule="auto"/>
              <w:jc w:val="center"/>
              <w:rPr>
                <w:ins w:id="2750" w:author="Zhao Chunjiang" w:date="2026-10-07T08:00:00Z"/>
              </w:rPr>
            </w:pPr>
            <w:ins w:id="2751" w:author="Zhao Chunjiang" w:date="2026-10-07T08:00:00Z">
              <w:r>
                <w:rPr>
                  <w:rFonts w:eastAsia="Times New Roman" w:cs="Times New Roman"/>
                  <w:sz w:val="17"/>
                  <w:szCs w:val="17"/>
                </w:rPr>
                <w:t>45/48 (93.8; 83.2–97.9)</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165F923" w14:textId="77777777" w:rsidR="005C1602" w:rsidRDefault="00000000">
            <w:pPr>
              <w:snapToGrid w:val="0"/>
              <w:spacing w:line="240" w:lineRule="auto"/>
              <w:jc w:val="center"/>
              <w:rPr>
                <w:ins w:id="2752" w:author="Zhao Chunjiang" w:date="2026-10-07T08:00:00Z"/>
              </w:rPr>
            </w:pPr>
            <w:ins w:id="2753" w:author="Zhao Chunjiang" w:date="2026-10-07T08:00:00Z">
              <w:r>
                <w:rPr>
                  <w:rFonts w:eastAsia="Times New Roman" w:cs="Times New Roman"/>
                  <w:sz w:val="17"/>
                  <w:szCs w:val="17"/>
                </w:rPr>
                <w:t>0/45 (0.0; 0.0–7.9)</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013810B" w14:textId="77777777" w:rsidR="005C1602" w:rsidRDefault="00000000">
            <w:pPr>
              <w:snapToGrid w:val="0"/>
              <w:spacing w:line="240" w:lineRule="auto"/>
              <w:jc w:val="center"/>
              <w:rPr>
                <w:ins w:id="2754" w:author="Zhao Chunjiang" w:date="2026-10-07T08:00:00Z"/>
              </w:rPr>
            </w:pPr>
            <w:ins w:id="2755" w:author="Zhao Chunjiang" w:date="2026-10-07T08:00:00Z">
              <w:r>
                <w:rPr>
                  <w:rFonts w:eastAsia="Times New Roman" w:cs="Times New Roman"/>
                  <w:sz w:val="17"/>
                  <w:szCs w:val="17"/>
                </w:rPr>
                <w:t>2/2 (100.0; 34.2–100.0)</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74A47DB" w14:textId="77777777" w:rsidR="005C1602" w:rsidRDefault="00000000">
            <w:pPr>
              <w:snapToGrid w:val="0"/>
              <w:spacing w:line="240" w:lineRule="auto"/>
              <w:jc w:val="center"/>
              <w:rPr>
                <w:ins w:id="2756" w:author="Zhao Chunjiang" w:date="2026-10-07T08:00:00Z"/>
              </w:rPr>
            </w:pPr>
            <w:ins w:id="2757" w:author="Zhao Chunjiang" w:date="2026-10-07T08:00:00Z">
              <w:r>
                <w:rPr>
                  <w:rFonts w:eastAsia="Times New Roman" w:cs="Times New Roman"/>
                  <w:sz w:val="17"/>
                  <w:szCs w:val="17"/>
                </w:rPr>
                <w:t>1/48 (2.1; 0.4–10.9)</w:t>
              </w:r>
            </w:ins>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7B373A0" w14:textId="77777777" w:rsidR="005C1602" w:rsidRDefault="00000000">
            <w:pPr>
              <w:snapToGrid w:val="0"/>
              <w:spacing w:line="240" w:lineRule="auto"/>
              <w:jc w:val="center"/>
              <w:rPr>
                <w:ins w:id="2758" w:author="Zhao Chunjiang" w:date="2026-10-07T08:00:00Z"/>
              </w:rPr>
            </w:pPr>
            <w:ins w:id="2759" w:author="Zhao Chunjiang" w:date="2026-10-07T08:00:00Z">
              <w:r>
                <w:rPr>
                  <w:rFonts w:eastAsia="Times New Roman" w:cs="Times New Roman"/>
                  <w:sz w:val="17"/>
                  <w:szCs w:val="17"/>
                </w:rPr>
                <w:t>-0.36 (-3.35, 2.63)</w:t>
              </w:r>
            </w:ins>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A679D84" w14:textId="77777777" w:rsidR="005C1602" w:rsidRDefault="00000000">
            <w:pPr>
              <w:snapToGrid w:val="0"/>
              <w:spacing w:line="240" w:lineRule="auto"/>
              <w:jc w:val="center"/>
              <w:rPr>
                <w:ins w:id="2760" w:author="Zhao Chunjiang" w:date="2026-10-07T08:00:00Z"/>
              </w:rPr>
            </w:pPr>
            <w:ins w:id="2761" w:author="Zhao Chunjiang" w:date="2026-10-07T08:00:00Z">
              <w:r>
                <w:rPr>
                  <w:rFonts w:eastAsia="Times New Roman" w:cs="Times New Roman"/>
                  <w:sz w:val="17"/>
                  <w:szCs w:val="17"/>
                </w:rPr>
                <w:t>62.0 (40.0–80.9)</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4128302" w14:textId="77777777" w:rsidR="005C1602" w:rsidRDefault="00000000">
            <w:pPr>
              <w:snapToGrid w:val="0"/>
              <w:spacing w:line="240" w:lineRule="auto"/>
              <w:jc w:val="center"/>
              <w:rPr>
                <w:ins w:id="2762" w:author="Zhao Chunjiang" w:date="2026-10-07T08:00:00Z"/>
              </w:rPr>
            </w:pPr>
            <w:ins w:id="2763" w:author="Zhao Chunjiang" w:date="2026-10-07T08:00:00Z">
              <w:r>
                <w:rPr>
                  <w:rFonts w:eastAsia="Times New Roman" w:cs="Times New Roman"/>
                  <w:sz w:val="17"/>
                  <w:szCs w:val="17"/>
                </w:rPr>
                <w:t>45/46 (97.8; 88.7–99.6)</w:t>
              </w:r>
            </w:ins>
          </w:p>
        </w:tc>
        <w:tc>
          <w:tcPr>
            <w:tcW w:w="133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2538A418" w14:textId="77777777" w:rsidR="005C1602" w:rsidRDefault="00000000">
            <w:pPr>
              <w:snapToGrid w:val="0"/>
              <w:spacing w:line="240" w:lineRule="auto"/>
              <w:jc w:val="center"/>
              <w:rPr>
                <w:ins w:id="2764" w:author="Zhao Chunjiang" w:date="2026-10-07T08:00:00Z"/>
              </w:rPr>
            </w:pPr>
            <w:ins w:id="2765" w:author="Zhao Chunjiang" w:date="2026-10-07T08:00:00Z">
              <w:r>
                <w:rPr>
                  <w:rFonts w:eastAsia="Times New Roman" w:cs="Times New Roman"/>
                  <w:sz w:val="17"/>
                  <w:szCs w:val="17"/>
                </w:rPr>
                <w:t>0/2 (0.0; 0.0–65.8)</w:t>
              </w:r>
            </w:ins>
          </w:p>
        </w:tc>
      </w:tr>
      <w:tr w:rsidR="005C1602" w14:paraId="606BB141" w14:textId="77777777">
        <w:trPr>
          <w:ins w:id="2766" w:author="Zhao Chunjiang" w:date="2026-10-07T08:00:00Z"/>
        </w:trPr>
        <w:tc>
          <w:tcPr>
            <w:tcW w:w="761"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1FFCDE5" w14:textId="77777777" w:rsidR="005C1602" w:rsidRDefault="00000000">
            <w:pPr>
              <w:snapToGrid w:val="0"/>
              <w:spacing w:line="240" w:lineRule="auto"/>
              <w:jc w:val="left"/>
              <w:rPr>
                <w:ins w:id="2767" w:author="Zhao Chunjiang" w:date="2026-10-07T08:00:00Z"/>
              </w:rPr>
            </w:pPr>
            <w:ins w:id="2768" w:author="Zhao Chunjiang" w:date="2026-10-07T08:00:00Z">
              <w:r>
                <w:rPr>
                  <w:rFonts w:eastAsia="Times New Roman" w:cs="Times New Roman"/>
                  <w:sz w:val="17"/>
                  <w:szCs w:val="17"/>
                </w:rPr>
                <w:t>LVX</w:t>
              </w:r>
            </w:ins>
          </w:p>
        </w:tc>
        <w:tc>
          <w:tcPr>
            <w:tcW w:w="952"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0D8AB27F" w14:textId="77777777" w:rsidR="005C1602" w:rsidRDefault="00000000">
            <w:pPr>
              <w:snapToGrid w:val="0"/>
              <w:spacing w:line="240" w:lineRule="auto"/>
              <w:jc w:val="center"/>
              <w:rPr>
                <w:ins w:id="2769" w:author="Zhao Chunjiang" w:date="2026-10-07T08:00:00Z"/>
              </w:rPr>
            </w:pPr>
            <w:ins w:id="2770" w:author="Zhao Chunjiang" w:date="2026-10-07T08:00:00Z">
              <w:r>
                <w:rPr>
                  <w:rFonts w:eastAsia="Times New Roman" w:cs="Times New Roman"/>
                  <w:sz w:val="17"/>
                  <w:szCs w:val="17"/>
                </w:rPr>
                <w:t>48/0/0</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CEE5F9F" w14:textId="77777777" w:rsidR="005C1602" w:rsidRDefault="00000000">
            <w:pPr>
              <w:snapToGrid w:val="0"/>
              <w:spacing w:line="240" w:lineRule="auto"/>
              <w:jc w:val="center"/>
              <w:rPr>
                <w:ins w:id="2771" w:author="Zhao Chunjiang" w:date="2026-10-07T08:00:00Z"/>
              </w:rPr>
            </w:pPr>
            <w:ins w:id="2772" w:author="Zhao Chunjiang" w:date="2026-10-07T08:00:00Z">
              <w:r>
                <w:rPr>
                  <w:rFonts w:eastAsia="Times New Roman" w:cs="Times New Roman"/>
                  <w:sz w:val="17"/>
                  <w:szCs w:val="17"/>
                </w:rPr>
                <w:t>48/48 (100.0; 92.6–100.0)</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FD7140D" w14:textId="77777777" w:rsidR="005C1602" w:rsidRDefault="00000000">
            <w:pPr>
              <w:snapToGrid w:val="0"/>
              <w:spacing w:line="240" w:lineRule="auto"/>
              <w:jc w:val="center"/>
              <w:rPr>
                <w:ins w:id="2773" w:author="Zhao Chunjiang" w:date="2026-10-07T08:00:00Z"/>
              </w:rPr>
            </w:pPr>
            <w:ins w:id="2774" w:author="Zhao Chunjiang" w:date="2026-10-07T08:00:00Z">
              <w:r>
                <w:rPr>
                  <w:rFonts w:eastAsia="Times New Roman" w:cs="Times New Roman"/>
                  <w:sz w:val="17"/>
                  <w:szCs w:val="17"/>
                </w:rPr>
                <w:t>48/48 (100.0; 92.6–100.0)</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92926E3" w14:textId="77777777" w:rsidR="005C1602" w:rsidRDefault="00000000">
            <w:pPr>
              <w:snapToGrid w:val="0"/>
              <w:spacing w:line="240" w:lineRule="auto"/>
              <w:jc w:val="center"/>
              <w:rPr>
                <w:ins w:id="2775" w:author="Zhao Chunjiang" w:date="2026-10-07T08:00:00Z"/>
              </w:rPr>
            </w:pPr>
            <w:ins w:id="2776" w:author="Zhao Chunjiang" w:date="2026-10-07T08:00:00Z">
              <w:r>
                <w:rPr>
                  <w:rFonts w:eastAsia="Times New Roman" w:cs="Times New Roman"/>
                  <w:sz w:val="17"/>
                  <w:szCs w:val="17"/>
                </w:rPr>
                <w:t>NE</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3AC5CF85" w14:textId="77777777" w:rsidR="005C1602" w:rsidRDefault="00000000">
            <w:pPr>
              <w:snapToGrid w:val="0"/>
              <w:spacing w:line="240" w:lineRule="auto"/>
              <w:jc w:val="center"/>
              <w:rPr>
                <w:ins w:id="2777" w:author="Zhao Chunjiang" w:date="2026-10-07T08:00:00Z"/>
              </w:rPr>
            </w:pPr>
            <w:ins w:id="2778" w:author="Zhao Chunjiang" w:date="2026-10-07T08:00:00Z">
              <w:r>
                <w:rPr>
                  <w:rFonts w:eastAsia="Times New Roman" w:cs="Times New Roman"/>
                  <w:sz w:val="17"/>
                  <w:szCs w:val="17"/>
                </w:rPr>
                <w:t>0/48 (0.0; 0.0–7.4)</w:t>
              </w:r>
            </w:ins>
          </w:p>
        </w:tc>
        <w:tc>
          <w:tcPr>
            <w:tcW w:w="1333"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1B7014C" w14:textId="77777777" w:rsidR="005C1602" w:rsidRDefault="00000000">
            <w:pPr>
              <w:snapToGrid w:val="0"/>
              <w:spacing w:line="240" w:lineRule="auto"/>
              <w:jc w:val="center"/>
              <w:rPr>
                <w:ins w:id="2779" w:author="Zhao Chunjiang" w:date="2026-10-07T08:00:00Z"/>
              </w:rPr>
            </w:pPr>
            <w:ins w:id="2780" w:author="Zhao Chunjiang" w:date="2026-10-07T08:00:00Z">
              <w:r>
                <w:rPr>
                  <w:rFonts w:eastAsia="Times New Roman" w:cs="Times New Roman"/>
                  <w:sz w:val="17"/>
                  <w:szCs w:val="17"/>
                </w:rPr>
                <w:t>0/48 (0.0; 0.0–7.4)</w:t>
              </w:r>
            </w:ins>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74B9B498" w14:textId="77777777" w:rsidR="005C1602" w:rsidRDefault="00000000">
            <w:pPr>
              <w:snapToGrid w:val="0"/>
              <w:spacing w:line="240" w:lineRule="auto"/>
              <w:jc w:val="center"/>
              <w:rPr>
                <w:ins w:id="2781" w:author="Zhao Chunjiang" w:date="2026-10-07T08:00:00Z"/>
              </w:rPr>
            </w:pPr>
            <w:ins w:id="2782" w:author="Zhao Chunjiang" w:date="2026-10-07T08:00:00Z">
              <w:r>
                <w:rPr>
                  <w:rFonts w:eastAsia="Times New Roman" w:cs="Times New Roman"/>
                  <w:sz w:val="17"/>
                  <w:szCs w:val="17"/>
                </w:rPr>
                <w:t>-0.03 (-0.92, 0.86)</w:t>
              </w:r>
            </w:ins>
          </w:p>
        </w:tc>
        <w:tc>
          <w:tcPr>
            <w:tcW w:w="1237"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13523251" w14:textId="77777777" w:rsidR="005C1602" w:rsidRDefault="00000000">
            <w:pPr>
              <w:snapToGrid w:val="0"/>
              <w:spacing w:line="240" w:lineRule="auto"/>
              <w:jc w:val="center"/>
              <w:rPr>
                <w:ins w:id="2783" w:author="Zhao Chunjiang" w:date="2026-10-07T08:00:00Z"/>
              </w:rPr>
            </w:pPr>
            <w:ins w:id="2784" w:author="Zhao Chunjiang" w:date="2026-10-07T08:00:00Z">
              <w:r>
                <w:rPr>
                  <w:rFonts w:eastAsia="Times New Roman" w:cs="Times New Roman"/>
                  <w:sz w:val="17"/>
                  <w:szCs w:val="17"/>
                </w:rPr>
                <w:t>NF</w:t>
              </w:r>
            </w:ins>
          </w:p>
        </w:tc>
        <w:tc>
          <w:tcPr>
            <w:tcW w:w="1476"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53611415" w14:textId="77777777" w:rsidR="005C1602" w:rsidRDefault="00000000">
            <w:pPr>
              <w:snapToGrid w:val="0"/>
              <w:spacing w:line="240" w:lineRule="auto"/>
              <w:jc w:val="center"/>
              <w:rPr>
                <w:ins w:id="2785" w:author="Zhao Chunjiang" w:date="2026-10-07T08:00:00Z"/>
              </w:rPr>
            </w:pPr>
            <w:ins w:id="2786" w:author="Zhao Chunjiang" w:date="2026-10-07T08:00:00Z">
              <w:r>
                <w:rPr>
                  <w:rFonts w:eastAsia="Times New Roman" w:cs="Times New Roman"/>
                  <w:sz w:val="17"/>
                  <w:szCs w:val="17"/>
                </w:rPr>
                <w:t>NF</w:t>
              </w:r>
            </w:ins>
          </w:p>
        </w:tc>
        <w:tc>
          <w:tcPr>
            <w:tcW w:w="1339" w:type="dxa"/>
            <w:tcBorders>
              <w:top w:val="single" w:sz="2" w:space="0" w:color="BBBBBB"/>
              <w:left w:val="none" w:sz="0" w:space="0" w:color="FFFFFF"/>
              <w:bottom w:val="none" w:sz="0" w:space="0" w:color="FFFFFF"/>
              <w:right w:val="none" w:sz="0" w:space="0" w:color="FFFFFF"/>
            </w:tcBorders>
            <w:tcMar>
              <w:top w:w="30" w:type="dxa"/>
              <w:left w:w="60" w:type="dxa"/>
              <w:bottom w:w="30" w:type="dxa"/>
              <w:right w:w="60" w:type="dxa"/>
            </w:tcMar>
            <w:vAlign w:val="center"/>
          </w:tcPr>
          <w:p w14:paraId="4E4C4E7B" w14:textId="77777777" w:rsidR="005C1602" w:rsidRDefault="00000000">
            <w:pPr>
              <w:snapToGrid w:val="0"/>
              <w:spacing w:line="240" w:lineRule="auto"/>
              <w:jc w:val="center"/>
              <w:rPr>
                <w:ins w:id="2787" w:author="Zhao Chunjiang" w:date="2026-10-07T08:00:00Z"/>
              </w:rPr>
            </w:pPr>
            <w:ins w:id="2788" w:author="Zhao Chunjiang" w:date="2026-10-07T08:00:00Z">
              <w:r>
                <w:rPr>
                  <w:rFonts w:eastAsia="Times New Roman" w:cs="Times New Roman"/>
                  <w:sz w:val="17"/>
                  <w:szCs w:val="17"/>
                </w:rPr>
                <w:t>NF</w:t>
              </w:r>
            </w:ins>
          </w:p>
        </w:tc>
      </w:tr>
      <w:tr w:rsidR="005C1602" w14:paraId="5A323615" w14:textId="77777777">
        <w:trPr>
          <w:ins w:id="2789" w:author="Zhao Chunjiang" w:date="2026-10-07T08:00:00Z"/>
        </w:trPr>
        <w:tc>
          <w:tcPr>
            <w:tcW w:w="761"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1E7BEC06" w14:textId="77777777" w:rsidR="005C1602" w:rsidRDefault="00000000">
            <w:pPr>
              <w:snapToGrid w:val="0"/>
              <w:spacing w:line="240" w:lineRule="auto"/>
              <w:jc w:val="left"/>
              <w:rPr>
                <w:ins w:id="2790" w:author="Zhao Chunjiang" w:date="2026-10-07T08:00:00Z"/>
              </w:rPr>
            </w:pPr>
            <w:ins w:id="2791" w:author="Zhao Chunjiang" w:date="2026-10-07T08:00:00Z">
              <w:r>
                <w:rPr>
                  <w:rFonts w:eastAsia="Times New Roman" w:cs="Times New Roman"/>
                  <w:sz w:val="17"/>
                  <w:szCs w:val="17"/>
                </w:rPr>
                <w:t>SXT</w:t>
              </w:r>
            </w:ins>
          </w:p>
        </w:tc>
        <w:tc>
          <w:tcPr>
            <w:tcW w:w="952"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131A5AC1" w14:textId="77777777" w:rsidR="005C1602" w:rsidRDefault="00000000">
            <w:pPr>
              <w:snapToGrid w:val="0"/>
              <w:spacing w:line="240" w:lineRule="auto"/>
              <w:jc w:val="center"/>
              <w:rPr>
                <w:ins w:id="2792" w:author="Zhao Chunjiang" w:date="2026-10-07T08:00:00Z"/>
              </w:rPr>
            </w:pPr>
            <w:ins w:id="2793" w:author="Zhao Chunjiang" w:date="2026-10-07T08:00:00Z">
              <w:r>
                <w:rPr>
                  <w:rFonts w:eastAsia="Times New Roman" w:cs="Times New Roman"/>
                  <w:sz w:val="17"/>
                  <w:szCs w:val="17"/>
                </w:rPr>
                <w:t>7/11/30</w:t>
              </w:r>
            </w:ins>
          </w:p>
        </w:tc>
        <w:tc>
          <w:tcPr>
            <w:tcW w:w="1476"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751856E8" w14:textId="77777777" w:rsidR="005C1602" w:rsidRDefault="00000000">
            <w:pPr>
              <w:snapToGrid w:val="0"/>
              <w:spacing w:line="240" w:lineRule="auto"/>
              <w:jc w:val="center"/>
              <w:rPr>
                <w:ins w:id="2794" w:author="Zhao Chunjiang" w:date="2026-10-07T08:00:00Z"/>
              </w:rPr>
            </w:pPr>
            <w:ins w:id="2795" w:author="Zhao Chunjiang" w:date="2026-10-07T08:00:00Z">
              <w:r>
                <w:rPr>
                  <w:rFonts w:eastAsia="Times New Roman" w:cs="Times New Roman"/>
                  <w:sz w:val="17"/>
                  <w:szCs w:val="17"/>
                </w:rPr>
                <w:t>35/48 (72.9; 59.0–83.4)</w:t>
              </w:r>
            </w:ins>
          </w:p>
        </w:tc>
        <w:tc>
          <w:tcPr>
            <w:tcW w:w="1476"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41CAF658" w14:textId="77777777" w:rsidR="005C1602" w:rsidRDefault="00000000">
            <w:pPr>
              <w:snapToGrid w:val="0"/>
              <w:spacing w:line="240" w:lineRule="auto"/>
              <w:jc w:val="center"/>
              <w:rPr>
                <w:ins w:id="2796" w:author="Zhao Chunjiang" w:date="2026-10-07T08:00:00Z"/>
              </w:rPr>
            </w:pPr>
            <w:ins w:id="2797" w:author="Zhao Chunjiang" w:date="2026-10-07T08:00:00Z">
              <w:r>
                <w:rPr>
                  <w:rFonts w:eastAsia="Times New Roman" w:cs="Times New Roman"/>
                  <w:sz w:val="17"/>
                  <w:szCs w:val="17"/>
                </w:rPr>
                <w:t>35/48 (72.9; 59.0–83.4)</w:t>
              </w:r>
            </w:ins>
          </w:p>
        </w:tc>
        <w:tc>
          <w:tcPr>
            <w:tcW w:w="1333"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225975BF" w14:textId="77777777" w:rsidR="005C1602" w:rsidRDefault="00000000">
            <w:pPr>
              <w:snapToGrid w:val="0"/>
              <w:spacing w:line="240" w:lineRule="auto"/>
              <w:jc w:val="center"/>
              <w:rPr>
                <w:ins w:id="2798" w:author="Zhao Chunjiang" w:date="2026-10-07T08:00:00Z"/>
              </w:rPr>
            </w:pPr>
            <w:ins w:id="2799" w:author="Zhao Chunjiang" w:date="2026-10-07T08:00:00Z">
              <w:r>
                <w:rPr>
                  <w:rFonts w:eastAsia="Times New Roman" w:cs="Times New Roman"/>
                  <w:sz w:val="17"/>
                  <w:szCs w:val="17"/>
                </w:rPr>
                <w:t>0/30 (0.0; 0.0–11.4)</w:t>
              </w:r>
            </w:ins>
          </w:p>
        </w:tc>
        <w:tc>
          <w:tcPr>
            <w:tcW w:w="1333"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5D06E9D1" w14:textId="77777777" w:rsidR="005C1602" w:rsidRDefault="00000000">
            <w:pPr>
              <w:snapToGrid w:val="0"/>
              <w:spacing w:line="240" w:lineRule="auto"/>
              <w:jc w:val="center"/>
              <w:rPr>
                <w:ins w:id="2800" w:author="Zhao Chunjiang" w:date="2026-10-07T08:00:00Z"/>
              </w:rPr>
            </w:pPr>
            <w:ins w:id="2801" w:author="Zhao Chunjiang" w:date="2026-10-07T08:00:00Z">
              <w:r>
                <w:rPr>
                  <w:rFonts w:eastAsia="Times New Roman" w:cs="Times New Roman"/>
                  <w:sz w:val="17"/>
                  <w:szCs w:val="17"/>
                </w:rPr>
                <w:t>0/7 (0.0; 0.0–35.4)</w:t>
              </w:r>
            </w:ins>
          </w:p>
        </w:tc>
        <w:tc>
          <w:tcPr>
            <w:tcW w:w="1333"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6D44D110" w14:textId="77777777" w:rsidR="005C1602" w:rsidRDefault="00000000">
            <w:pPr>
              <w:snapToGrid w:val="0"/>
              <w:spacing w:line="240" w:lineRule="auto"/>
              <w:jc w:val="center"/>
              <w:rPr>
                <w:ins w:id="2802" w:author="Zhao Chunjiang" w:date="2026-10-07T08:00:00Z"/>
              </w:rPr>
            </w:pPr>
            <w:ins w:id="2803" w:author="Zhao Chunjiang" w:date="2026-10-07T08:00:00Z">
              <w:r>
                <w:rPr>
                  <w:rFonts w:eastAsia="Times New Roman" w:cs="Times New Roman"/>
                  <w:sz w:val="17"/>
                  <w:szCs w:val="17"/>
                </w:rPr>
                <w:t>13/48 (27.1; 16.6–41.0)</w:t>
              </w:r>
            </w:ins>
          </w:p>
        </w:tc>
        <w:tc>
          <w:tcPr>
            <w:tcW w:w="1237"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0415405D" w14:textId="77777777" w:rsidR="005C1602" w:rsidRDefault="00000000">
            <w:pPr>
              <w:snapToGrid w:val="0"/>
              <w:spacing w:line="240" w:lineRule="auto"/>
              <w:jc w:val="center"/>
              <w:rPr>
                <w:ins w:id="2804" w:author="Zhao Chunjiang" w:date="2026-10-07T08:00:00Z"/>
              </w:rPr>
            </w:pPr>
            <w:ins w:id="2805" w:author="Zhao Chunjiang" w:date="2026-10-07T08:00:00Z">
              <w:r>
                <w:rPr>
                  <w:rFonts w:eastAsia="Times New Roman" w:cs="Times New Roman"/>
                  <w:sz w:val="17"/>
                  <w:szCs w:val="17"/>
                </w:rPr>
                <w:t>+0.13 (-2.75, 3.01)</w:t>
              </w:r>
            </w:ins>
          </w:p>
        </w:tc>
        <w:tc>
          <w:tcPr>
            <w:tcW w:w="1237"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3E52D254" w14:textId="77777777" w:rsidR="005C1602" w:rsidRDefault="00000000">
            <w:pPr>
              <w:snapToGrid w:val="0"/>
              <w:spacing w:line="240" w:lineRule="auto"/>
              <w:jc w:val="center"/>
              <w:rPr>
                <w:ins w:id="2806" w:author="Zhao Chunjiang" w:date="2026-10-07T08:00:00Z"/>
              </w:rPr>
            </w:pPr>
            <w:ins w:id="2807" w:author="Zhao Chunjiang" w:date="2026-10-07T08:00:00Z">
              <w:r>
                <w:rPr>
                  <w:rFonts w:eastAsia="Times New Roman" w:cs="Times New Roman"/>
                  <w:sz w:val="17"/>
                  <w:szCs w:val="17"/>
                </w:rPr>
                <w:t>78.6 (50.7–97.4)</w:t>
              </w:r>
            </w:ins>
          </w:p>
        </w:tc>
        <w:tc>
          <w:tcPr>
            <w:tcW w:w="1476"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0A5BB03E" w14:textId="77777777" w:rsidR="005C1602" w:rsidRDefault="00000000">
            <w:pPr>
              <w:snapToGrid w:val="0"/>
              <w:spacing w:line="240" w:lineRule="auto"/>
              <w:jc w:val="center"/>
              <w:rPr>
                <w:ins w:id="2808" w:author="Zhao Chunjiang" w:date="2026-10-07T08:00:00Z"/>
              </w:rPr>
            </w:pPr>
            <w:ins w:id="2809" w:author="Zhao Chunjiang" w:date="2026-10-07T08:00:00Z">
              <w:r>
                <w:rPr>
                  <w:rFonts w:eastAsia="Times New Roman" w:cs="Times New Roman"/>
                  <w:sz w:val="17"/>
                  <w:szCs w:val="17"/>
                </w:rPr>
                <w:t>37/41 (90.2; 77.5–96.1)</w:t>
              </w:r>
            </w:ins>
          </w:p>
        </w:tc>
        <w:tc>
          <w:tcPr>
            <w:tcW w:w="1339" w:type="dxa"/>
            <w:tcBorders>
              <w:top w:val="single" w:sz="2" w:space="0" w:color="BBBBBB"/>
              <w:left w:val="none" w:sz="0" w:space="0" w:color="FFFFFF"/>
              <w:bottom w:val="single" w:sz="6" w:space="0" w:color="000000"/>
              <w:right w:val="none" w:sz="0" w:space="0" w:color="FFFFFF"/>
            </w:tcBorders>
            <w:tcMar>
              <w:top w:w="30" w:type="dxa"/>
              <w:left w:w="60" w:type="dxa"/>
              <w:bottom w:w="30" w:type="dxa"/>
              <w:right w:w="60" w:type="dxa"/>
            </w:tcMar>
            <w:vAlign w:val="center"/>
          </w:tcPr>
          <w:p w14:paraId="7A84F830" w14:textId="77777777" w:rsidR="005C1602" w:rsidRDefault="00000000">
            <w:pPr>
              <w:snapToGrid w:val="0"/>
              <w:spacing w:line="240" w:lineRule="auto"/>
              <w:jc w:val="center"/>
              <w:rPr>
                <w:ins w:id="2810" w:author="Zhao Chunjiang" w:date="2026-10-07T08:00:00Z"/>
              </w:rPr>
            </w:pPr>
            <w:ins w:id="2811" w:author="Zhao Chunjiang" w:date="2026-10-07T08:00:00Z">
              <w:r>
                <w:rPr>
                  <w:rFonts w:eastAsia="Times New Roman" w:cs="Times New Roman"/>
                  <w:sz w:val="17"/>
                  <w:szCs w:val="17"/>
                </w:rPr>
                <w:t>4/7 (57.1; 25.0–84.2)</w:t>
              </w:r>
            </w:ins>
          </w:p>
        </w:tc>
      </w:tr>
    </w:tbl>
    <w:p w14:paraId="5351AC01" w14:textId="77777777" w:rsidR="005C1602" w:rsidRDefault="00000000">
      <w:pPr>
        <w:snapToGrid w:val="0"/>
        <w:spacing w:after="40" w:line="240" w:lineRule="auto"/>
        <w:rPr>
          <w:ins w:id="2812" w:author="Zhao Chunjiang" w:date="2026-10-07T08:00:00Z"/>
        </w:rPr>
      </w:pPr>
      <w:ins w:id="2813" w:author="Zhao Chunjiang" w:date="2026-10-07T08:00:00Z">
        <w:r>
          <w:rPr>
            <w:rFonts w:eastAsia="Times New Roman" w:cs="Times New Roman"/>
            <w:sz w:val="16"/>
            <w:szCs w:val="16"/>
          </w:rPr>
          <w:t>The final model was trained once on all 927 training isolates (k-mer features only) and applied without modification to the validation isolates. Reference MICs were determined by Etest; training MICs by agar or broth dilution. Proportions are shown with Wilson 95% CIs; AUROC with bootstrap 95% CIs (2,000 resamples). Bias is the mean difference between continuous predicted and reference log₂ MIC, with 95% limits of agreement (LoA).</w:t>
        </w:r>
      </w:ins>
    </w:p>
    <w:p w14:paraId="7F407D2C" w14:textId="77777777" w:rsidR="005C1602" w:rsidRDefault="00000000">
      <w:pPr>
        <w:snapToGrid w:val="0"/>
        <w:spacing w:after="40" w:line="240" w:lineRule="auto"/>
        <w:rPr>
          <w:ins w:id="2814" w:author="Zhao Chunjiang" w:date="2026-10-07T08:00:00Z"/>
        </w:rPr>
      </w:pPr>
      <w:ins w:id="2815" w:author="Zhao Chunjiang" w:date="2026-10-07T08:00:00Z">
        <w:r>
          <w:rPr>
            <w:rFonts w:eastAsia="Times New Roman" w:cs="Times New Roman"/>
            <w:sz w:val="16"/>
            <w:szCs w:val="16"/>
          </w:rPr>
          <w:t>NE, not estimable (no isolates in the denominator, or only one class present); NF, classifier not fitted. Other abbreviations as in Table 2. Penicillin and ceftriaxone categories use oral and non-meningitis breakpoints, respectively.</w:t>
        </w:r>
      </w:ins>
    </w:p>
    <w:sectPr w:rsidR="005C1602" w:rsidSect="00672DF2">
      <w:pgSz w:w="16838" w:h="11906" w:orient="landscape"/>
      <w:pgMar w:top="1800" w:right="1440" w:bottom="180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30FD9" w14:textId="77777777" w:rsidR="000F38F0" w:rsidRDefault="000F38F0" w:rsidP="00003D48">
      <w:pPr>
        <w:spacing w:line="240" w:lineRule="auto"/>
      </w:pPr>
      <w:r>
        <w:separator/>
      </w:r>
    </w:p>
  </w:endnote>
  <w:endnote w:type="continuationSeparator" w:id="0">
    <w:p w14:paraId="02B46106" w14:textId="77777777" w:rsidR="000F38F0" w:rsidRDefault="000F38F0" w:rsidP="00003D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HelveticaNeueLTStd-Bd">
    <w:altName w:val="Times New Roman"/>
    <w:panose1 w:val="020B0604020202020204"/>
    <w:charset w:val="00"/>
    <w:family w:val="auto"/>
    <w:notTrueType/>
    <w:pitch w:val="default"/>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B13D" w14:textId="77777777" w:rsidR="000F38F0" w:rsidRDefault="000F38F0" w:rsidP="00003D48">
      <w:pPr>
        <w:spacing w:line="240" w:lineRule="auto"/>
      </w:pPr>
      <w:r>
        <w:separator/>
      </w:r>
    </w:p>
  </w:footnote>
  <w:footnote w:type="continuationSeparator" w:id="0">
    <w:p w14:paraId="7927487B" w14:textId="77777777" w:rsidR="000F38F0" w:rsidRDefault="000F38F0" w:rsidP="00003D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730E2"/>
    <w:multiLevelType w:val="hybridMultilevel"/>
    <w:tmpl w:val="B62A150E"/>
    <w:lvl w:ilvl="0" w:tplc="EC6815DA">
      <w:start w:val="1"/>
      <w:numFmt w:val="japaneseCounting"/>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4C736F1"/>
    <w:multiLevelType w:val="hybridMultilevel"/>
    <w:tmpl w:val="2E140F44"/>
    <w:lvl w:ilvl="0" w:tplc="541059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29758135">
    <w:abstractNumId w:val="0"/>
  </w:num>
  <w:num w:numId="2" w16cid:durableId="138649375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o Chunjiang">
    <w15:presenceInfo w15:providerId="Windows Live" w15:userId="bcc8f9f266ca55a8"/>
  </w15:person>
  <w15:person w15:author="Chunjiang Zhao">
    <w15:presenceInfo w15:providerId="Windows Live" w15:userId="bcc8f9f266ca55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trackRevision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336"/>
    <w:rsid w:val="00003D48"/>
    <w:rsid w:val="00006FFB"/>
    <w:rsid w:val="000077B7"/>
    <w:rsid w:val="00011C5B"/>
    <w:rsid w:val="00012260"/>
    <w:rsid w:val="00012BDA"/>
    <w:rsid w:val="00013809"/>
    <w:rsid w:val="00014C9D"/>
    <w:rsid w:val="00015D7E"/>
    <w:rsid w:val="00017919"/>
    <w:rsid w:val="00021707"/>
    <w:rsid w:val="00022F1A"/>
    <w:rsid w:val="00023934"/>
    <w:rsid w:val="00024658"/>
    <w:rsid w:val="00026648"/>
    <w:rsid w:val="00033CD0"/>
    <w:rsid w:val="00036570"/>
    <w:rsid w:val="000412D6"/>
    <w:rsid w:val="0004438E"/>
    <w:rsid w:val="0004445A"/>
    <w:rsid w:val="00044920"/>
    <w:rsid w:val="00051A42"/>
    <w:rsid w:val="0005556C"/>
    <w:rsid w:val="0006025A"/>
    <w:rsid w:val="00061780"/>
    <w:rsid w:val="00061C53"/>
    <w:rsid w:val="00062E29"/>
    <w:rsid w:val="000640B3"/>
    <w:rsid w:val="00064682"/>
    <w:rsid w:val="0007288C"/>
    <w:rsid w:val="00073B28"/>
    <w:rsid w:val="00076249"/>
    <w:rsid w:val="0008009C"/>
    <w:rsid w:val="00090300"/>
    <w:rsid w:val="00091B68"/>
    <w:rsid w:val="0009367C"/>
    <w:rsid w:val="0009424D"/>
    <w:rsid w:val="000947DD"/>
    <w:rsid w:val="000969D5"/>
    <w:rsid w:val="00096A12"/>
    <w:rsid w:val="000977BA"/>
    <w:rsid w:val="000A019E"/>
    <w:rsid w:val="000A2AF5"/>
    <w:rsid w:val="000A3456"/>
    <w:rsid w:val="000A43CB"/>
    <w:rsid w:val="000A70C8"/>
    <w:rsid w:val="000A7821"/>
    <w:rsid w:val="000B13A6"/>
    <w:rsid w:val="000B183A"/>
    <w:rsid w:val="000B2B5C"/>
    <w:rsid w:val="000B2F11"/>
    <w:rsid w:val="000B3202"/>
    <w:rsid w:val="000B49DF"/>
    <w:rsid w:val="000B7DCF"/>
    <w:rsid w:val="000C0F94"/>
    <w:rsid w:val="000C101F"/>
    <w:rsid w:val="000C1099"/>
    <w:rsid w:val="000C743E"/>
    <w:rsid w:val="000C7799"/>
    <w:rsid w:val="000D05A5"/>
    <w:rsid w:val="000D0732"/>
    <w:rsid w:val="000D1014"/>
    <w:rsid w:val="000D320E"/>
    <w:rsid w:val="000D7CED"/>
    <w:rsid w:val="000E0A27"/>
    <w:rsid w:val="000E19D1"/>
    <w:rsid w:val="000E4900"/>
    <w:rsid w:val="000F0AA0"/>
    <w:rsid w:val="000F38F0"/>
    <w:rsid w:val="000F4216"/>
    <w:rsid w:val="000F4A85"/>
    <w:rsid w:val="000F4E42"/>
    <w:rsid w:val="000F5B29"/>
    <w:rsid w:val="000F7946"/>
    <w:rsid w:val="000F7EA1"/>
    <w:rsid w:val="0010518A"/>
    <w:rsid w:val="00106019"/>
    <w:rsid w:val="0010769F"/>
    <w:rsid w:val="0011009E"/>
    <w:rsid w:val="0011037E"/>
    <w:rsid w:val="001148B8"/>
    <w:rsid w:val="001168E9"/>
    <w:rsid w:val="00117718"/>
    <w:rsid w:val="00121B12"/>
    <w:rsid w:val="00121DC4"/>
    <w:rsid w:val="001231D5"/>
    <w:rsid w:val="001267C5"/>
    <w:rsid w:val="0013075B"/>
    <w:rsid w:val="00130961"/>
    <w:rsid w:val="00130DD6"/>
    <w:rsid w:val="00131283"/>
    <w:rsid w:val="00131622"/>
    <w:rsid w:val="00133DC8"/>
    <w:rsid w:val="00133EF8"/>
    <w:rsid w:val="001350D8"/>
    <w:rsid w:val="001351C3"/>
    <w:rsid w:val="00135C45"/>
    <w:rsid w:val="001371B6"/>
    <w:rsid w:val="00141726"/>
    <w:rsid w:val="00142E5E"/>
    <w:rsid w:val="0014313C"/>
    <w:rsid w:val="00143703"/>
    <w:rsid w:val="00146535"/>
    <w:rsid w:val="001542AF"/>
    <w:rsid w:val="001542E6"/>
    <w:rsid w:val="00155473"/>
    <w:rsid w:val="00156127"/>
    <w:rsid w:val="00157A06"/>
    <w:rsid w:val="00157F15"/>
    <w:rsid w:val="001630DD"/>
    <w:rsid w:val="001654A5"/>
    <w:rsid w:val="00166B05"/>
    <w:rsid w:val="00166DA3"/>
    <w:rsid w:val="00167322"/>
    <w:rsid w:val="00167470"/>
    <w:rsid w:val="00170057"/>
    <w:rsid w:val="00171D5D"/>
    <w:rsid w:val="00174EA0"/>
    <w:rsid w:val="001764B9"/>
    <w:rsid w:val="00177492"/>
    <w:rsid w:val="00177AF9"/>
    <w:rsid w:val="00181D6E"/>
    <w:rsid w:val="00182840"/>
    <w:rsid w:val="00183B45"/>
    <w:rsid w:val="0018627C"/>
    <w:rsid w:val="00186B79"/>
    <w:rsid w:val="0018779C"/>
    <w:rsid w:val="001917EA"/>
    <w:rsid w:val="001973A0"/>
    <w:rsid w:val="00197679"/>
    <w:rsid w:val="001A1B03"/>
    <w:rsid w:val="001A578A"/>
    <w:rsid w:val="001B12A6"/>
    <w:rsid w:val="001B21D2"/>
    <w:rsid w:val="001B4BF5"/>
    <w:rsid w:val="001B610A"/>
    <w:rsid w:val="001B6BF4"/>
    <w:rsid w:val="001B71DE"/>
    <w:rsid w:val="001C1666"/>
    <w:rsid w:val="001C1D55"/>
    <w:rsid w:val="001C494C"/>
    <w:rsid w:val="001C6904"/>
    <w:rsid w:val="001D0348"/>
    <w:rsid w:val="001D10F1"/>
    <w:rsid w:val="001D30F4"/>
    <w:rsid w:val="001E20C3"/>
    <w:rsid w:val="001E3860"/>
    <w:rsid w:val="001E486C"/>
    <w:rsid w:val="001E4F21"/>
    <w:rsid w:val="001E5DC7"/>
    <w:rsid w:val="001E7200"/>
    <w:rsid w:val="001F1EFD"/>
    <w:rsid w:val="001F2043"/>
    <w:rsid w:val="001F2946"/>
    <w:rsid w:val="001F31DD"/>
    <w:rsid w:val="0020394D"/>
    <w:rsid w:val="00204A2C"/>
    <w:rsid w:val="00204B8D"/>
    <w:rsid w:val="002069DD"/>
    <w:rsid w:val="00211805"/>
    <w:rsid w:val="00211E73"/>
    <w:rsid w:val="00213DBC"/>
    <w:rsid w:val="00214942"/>
    <w:rsid w:val="00217166"/>
    <w:rsid w:val="00217BBF"/>
    <w:rsid w:val="00220B23"/>
    <w:rsid w:val="002232FA"/>
    <w:rsid w:val="00224236"/>
    <w:rsid w:val="00224506"/>
    <w:rsid w:val="002247AD"/>
    <w:rsid w:val="00226758"/>
    <w:rsid w:val="002273E5"/>
    <w:rsid w:val="002344E3"/>
    <w:rsid w:val="0024208B"/>
    <w:rsid w:val="00244695"/>
    <w:rsid w:val="00244B45"/>
    <w:rsid w:val="002468B2"/>
    <w:rsid w:val="002502F6"/>
    <w:rsid w:val="002530AD"/>
    <w:rsid w:val="002539BC"/>
    <w:rsid w:val="00254E72"/>
    <w:rsid w:val="00255D7D"/>
    <w:rsid w:val="002572C9"/>
    <w:rsid w:val="0026290B"/>
    <w:rsid w:val="002637F2"/>
    <w:rsid w:val="00263AE9"/>
    <w:rsid w:val="00263C91"/>
    <w:rsid w:val="002643BA"/>
    <w:rsid w:val="002643F0"/>
    <w:rsid w:val="00264CE1"/>
    <w:rsid w:val="00267530"/>
    <w:rsid w:val="002719A1"/>
    <w:rsid w:val="0028256C"/>
    <w:rsid w:val="002831B8"/>
    <w:rsid w:val="00283B23"/>
    <w:rsid w:val="0028581F"/>
    <w:rsid w:val="00285ADC"/>
    <w:rsid w:val="00286959"/>
    <w:rsid w:val="00290F4B"/>
    <w:rsid w:val="002929FF"/>
    <w:rsid w:val="00294A66"/>
    <w:rsid w:val="00296AB7"/>
    <w:rsid w:val="002A009C"/>
    <w:rsid w:val="002A362B"/>
    <w:rsid w:val="002A4023"/>
    <w:rsid w:val="002B23C4"/>
    <w:rsid w:val="002B6719"/>
    <w:rsid w:val="002C1014"/>
    <w:rsid w:val="002C1B5E"/>
    <w:rsid w:val="002C1C2C"/>
    <w:rsid w:val="002C2797"/>
    <w:rsid w:val="002C422E"/>
    <w:rsid w:val="002D231D"/>
    <w:rsid w:val="002D630F"/>
    <w:rsid w:val="002E088C"/>
    <w:rsid w:val="002E0B13"/>
    <w:rsid w:val="002E66A6"/>
    <w:rsid w:val="002E721E"/>
    <w:rsid w:val="002F265F"/>
    <w:rsid w:val="002F33B3"/>
    <w:rsid w:val="002F4BB5"/>
    <w:rsid w:val="002F6088"/>
    <w:rsid w:val="002F60AB"/>
    <w:rsid w:val="00301F56"/>
    <w:rsid w:val="0030221C"/>
    <w:rsid w:val="00303D29"/>
    <w:rsid w:val="0030582F"/>
    <w:rsid w:val="003059D7"/>
    <w:rsid w:val="00307A2F"/>
    <w:rsid w:val="00307FF5"/>
    <w:rsid w:val="0031454C"/>
    <w:rsid w:val="00316265"/>
    <w:rsid w:val="00316413"/>
    <w:rsid w:val="003169DF"/>
    <w:rsid w:val="00316D89"/>
    <w:rsid w:val="00320B78"/>
    <w:rsid w:val="00322C35"/>
    <w:rsid w:val="0032338F"/>
    <w:rsid w:val="003261C5"/>
    <w:rsid w:val="003274D5"/>
    <w:rsid w:val="00327DD0"/>
    <w:rsid w:val="003302FF"/>
    <w:rsid w:val="0033154F"/>
    <w:rsid w:val="00331E5E"/>
    <w:rsid w:val="0033473F"/>
    <w:rsid w:val="00334E36"/>
    <w:rsid w:val="003428B2"/>
    <w:rsid w:val="00344F49"/>
    <w:rsid w:val="00345ECF"/>
    <w:rsid w:val="0034761C"/>
    <w:rsid w:val="00352C8C"/>
    <w:rsid w:val="00354124"/>
    <w:rsid w:val="00356B5A"/>
    <w:rsid w:val="00363F24"/>
    <w:rsid w:val="00366907"/>
    <w:rsid w:val="00366998"/>
    <w:rsid w:val="00367A01"/>
    <w:rsid w:val="00371CB4"/>
    <w:rsid w:val="00374DD5"/>
    <w:rsid w:val="0037505A"/>
    <w:rsid w:val="00380C17"/>
    <w:rsid w:val="0038720B"/>
    <w:rsid w:val="00390539"/>
    <w:rsid w:val="00391447"/>
    <w:rsid w:val="0039321C"/>
    <w:rsid w:val="00396839"/>
    <w:rsid w:val="003A1218"/>
    <w:rsid w:val="003A3CFF"/>
    <w:rsid w:val="003A43AC"/>
    <w:rsid w:val="003A4CD6"/>
    <w:rsid w:val="003A6107"/>
    <w:rsid w:val="003B1651"/>
    <w:rsid w:val="003B3B2D"/>
    <w:rsid w:val="003B4C80"/>
    <w:rsid w:val="003B69F7"/>
    <w:rsid w:val="003C452E"/>
    <w:rsid w:val="003C4AB1"/>
    <w:rsid w:val="003C7BFE"/>
    <w:rsid w:val="003D1103"/>
    <w:rsid w:val="003D1EA3"/>
    <w:rsid w:val="003D2E16"/>
    <w:rsid w:val="003D304A"/>
    <w:rsid w:val="003D39C6"/>
    <w:rsid w:val="003D6215"/>
    <w:rsid w:val="003D66C5"/>
    <w:rsid w:val="003D6E29"/>
    <w:rsid w:val="003D7F00"/>
    <w:rsid w:val="003E0D99"/>
    <w:rsid w:val="003E162B"/>
    <w:rsid w:val="003E2B91"/>
    <w:rsid w:val="003E5098"/>
    <w:rsid w:val="003E5A57"/>
    <w:rsid w:val="003E7A9A"/>
    <w:rsid w:val="003F1F70"/>
    <w:rsid w:val="003F2EAF"/>
    <w:rsid w:val="00402DBF"/>
    <w:rsid w:val="00403E1D"/>
    <w:rsid w:val="0040450A"/>
    <w:rsid w:val="004047C8"/>
    <w:rsid w:val="0041192D"/>
    <w:rsid w:val="00411C6A"/>
    <w:rsid w:val="0041214B"/>
    <w:rsid w:val="00412664"/>
    <w:rsid w:val="00422257"/>
    <w:rsid w:val="0042299E"/>
    <w:rsid w:val="004236D4"/>
    <w:rsid w:val="00423FBF"/>
    <w:rsid w:val="00424E93"/>
    <w:rsid w:val="00425AC8"/>
    <w:rsid w:val="004263C0"/>
    <w:rsid w:val="00430AA9"/>
    <w:rsid w:val="004377A0"/>
    <w:rsid w:val="00437BFD"/>
    <w:rsid w:val="00442BA4"/>
    <w:rsid w:val="00442DBC"/>
    <w:rsid w:val="00443A23"/>
    <w:rsid w:val="00446E35"/>
    <w:rsid w:val="004525BB"/>
    <w:rsid w:val="004554C6"/>
    <w:rsid w:val="00456965"/>
    <w:rsid w:val="004600CE"/>
    <w:rsid w:val="004618BF"/>
    <w:rsid w:val="004621F0"/>
    <w:rsid w:val="00462F2E"/>
    <w:rsid w:val="0046316C"/>
    <w:rsid w:val="004636FD"/>
    <w:rsid w:val="00463FB8"/>
    <w:rsid w:val="00465758"/>
    <w:rsid w:val="00465BA0"/>
    <w:rsid w:val="00465E05"/>
    <w:rsid w:val="004668D4"/>
    <w:rsid w:val="0046737B"/>
    <w:rsid w:val="00467E87"/>
    <w:rsid w:val="004711B1"/>
    <w:rsid w:val="004723CD"/>
    <w:rsid w:val="00473228"/>
    <w:rsid w:val="00473698"/>
    <w:rsid w:val="00473A09"/>
    <w:rsid w:val="00474596"/>
    <w:rsid w:val="00476885"/>
    <w:rsid w:val="00481206"/>
    <w:rsid w:val="00484CEC"/>
    <w:rsid w:val="00490736"/>
    <w:rsid w:val="0049131F"/>
    <w:rsid w:val="00493239"/>
    <w:rsid w:val="004A0001"/>
    <w:rsid w:val="004A2D6A"/>
    <w:rsid w:val="004A3465"/>
    <w:rsid w:val="004A56A3"/>
    <w:rsid w:val="004B05A6"/>
    <w:rsid w:val="004B09F9"/>
    <w:rsid w:val="004B3015"/>
    <w:rsid w:val="004B4F97"/>
    <w:rsid w:val="004B79C0"/>
    <w:rsid w:val="004C2568"/>
    <w:rsid w:val="004C7313"/>
    <w:rsid w:val="004C7359"/>
    <w:rsid w:val="004D2539"/>
    <w:rsid w:val="004D27C0"/>
    <w:rsid w:val="004D360E"/>
    <w:rsid w:val="004D4742"/>
    <w:rsid w:val="004D680B"/>
    <w:rsid w:val="004D7225"/>
    <w:rsid w:val="004D728D"/>
    <w:rsid w:val="004D7D75"/>
    <w:rsid w:val="004E04CB"/>
    <w:rsid w:val="004E0EA1"/>
    <w:rsid w:val="004E1FF4"/>
    <w:rsid w:val="004E2071"/>
    <w:rsid w:val="004E5566"/>
    <w:rsid w:val="004E6047"/>
    <w:rsid w:val="004E6F21"/>
    <w:rsid w:val="004F0938"/>
    <w:rsid w:val="004F2401"/>
    <w:rsid w:val="004F324C"/>
    <w:rsid w:val="004F3B57"/>
    <w:rsid w:val="004F4326"/>
    <w:rsid w:val="004F4FED"/>
    <w:rsid w:val="004F7F39"/>
    <w:rsid w:val="00504512"/>
    <w:rsid w:val="00504813"/>
    <w:rsid w:val="005063CD"/>
    <w:rsid w:val="0051004A"/>
    <w:rsid w:val="00510231"/>
    <w:rsid w:val="00514D9B"/>
    <w:rsid w:val="00516528"/>
    <w:rsid w:val="005165CD"/>
    <w:rsid w:val="005214D0"/>
    <w:rsid w:val="0052246B"/>
    <w:rsid w:val="0052270D"/>
    <w:rsid w:val="00522711"/>
    <w:rsid w:val="00526E78"/>
    <w:rsid w:val="005274C8"/>
    <w:rsid w:val="00530B6F"/>
    <w:rsid w:val="00530EB7"/>
    <w:rsid w:val="00531E00"/>
    <w:rsid w:val="0054071F"/>
    <w:rsid w:val="00540F63"/>
    <w:rsid w:val="00541099"/>
    <w:rsid w:val="005429A5"/>
    <w:rsid w:val="005434F8"/>
    <w:rsid w:val="00552123"/>
    <w:rsid w:val="00553681"/>
    <w:rsid w:val="00553A71"/>
    <w:rsid w:val="005567A2"/>
    <w:rsid w:val="0055734D"/>
    <w:rsid w:val="00561C21"/>
    <w:rsid w:val="00564599"/>
    <w:rsid w:val="005654DC"/>
    <w:rsid w:val="0056628B"/>
    <w:rsid w:val="00571943"/>
    <w:rsid w:val="00576142"/>
    <w:rsid w:val="00576BA5"/>
    <w:rsid w:val="00586798"/>
    <w:rsid w:val="0059035C"/>
    <w:rsid w:val="00590E68"/>
    <w:rsid w:val="00594C2D"/>
    <w:rsid w:val="005951B3"/>
    <w:rsid w:val="0059579E"/>
    <w:rsid w:val="005963BE"/>
    <w:rsid w:val="005A168A"/>
    <w:rsid w:val="005A31A7"/>
    <w:rsid w:val="005A48A7"/>
    <w:rsid w:val="005A57AE"/>
    <w:rsid w:val="005A6CE8"/>
    <w:rsid w:val="005A6D33"/>
    <w:rsid w:val="005B18D0"/>
    <w:rsid w:val="005B26DB"/>
    <w:rsid w:val="005B677F"/>
    <w:rsid w:val="005C1602"/>
    <w:rsid w:val="005C1934"/>
    <w:rsid w:val="005C4445"/>
    <w:rsid w:val="005C50E3"/>
    <w:rsid w:val="005C5A72"/>
    <w:rsid w:val="005C6692"/>
    <w:rsid w:val="005D2887"/>
    <w:rsid w:val="005D4AE7"/>
    <w:rsid w:val="005E3E35"/>
    <w:rsid w:val="005E3E85"/>
    <w:rsid w:val="005E5786"/>
    <w:rsid w:val="005E70AF"/>
    <w:rsid w:val="005F17A2"/>
    <w:rsid w:val="005F193D"/>
    <w:rsid w:val="005F22B9"/>
    <w:rsid w:val="005F2B2A"/>
    <w:rsid w:val="005F758B"/>
    <w:rsid w:val="00604E1F"/>
    <w:rsid w:val="0060669B"/>
    <w:rsid w:val="006073C7"/>
    <w:rsid w:val="00607E99"/>
    <w:rsid w:val="006119C9"/>
    <w:rsid w:val="0061269F"/>
    <w:rsid w:val="00614AC9"/>
    <w:rsid w:val="00616579"/>
    <w:rsid w:val="00616B2F"/>
    <w:rsid w:val="00617A94"/>
    <w:rsid w:val="00620DAE"/>
    <w:rsid w:val="00620FF8"/>
    <w:rsid w:val="0062312B"/>
    <w:rsid w:val="00625F3A"/>
    <w:rsid w:val="006263B1"/>
    <w:rsid w:val="006269B8"/>
    <w:rsid w:val="00627EED"/>
    <w:rsid w:val="0063243E"/>
    <w:rsid w:val="0063566E"/>
    <w:rsid w:val="0064129F"/>
    <w:rsid w:val="0064224E"/>
    <w:rsid w:val="0065131D"/>
    <w:rsid w:val="00655B8A"/>
    <w:rsid w:val="00655FCD"/>
    <w:rsid w:val="00657EEB"/>
    <w:rsid w:val="0066131F"/>
    <w:rsid w:val="00661DFD"/>
    <w:rsid w:val="006661CF"/>
    <w:rsid w:val="006679D2"/>
    <w:rsid w:val="0067105F"/>
    <w:rsid w:val="006718BD"/>
    <w:rsid w:val="00671BD6"/>
    <w:rsid w:val="00672DF2"/>
    <w:rsid w:val="00675E8B"/>
    <w:rsid w:val="0068072A"/>
    <w:rsid w:val="00681B9A"/>
    <w:rsid w:val="00684116"/>
    <w:rsid w:val="006852F9"/>
    <w:rsid w:val="006856F8"/>
    <w:rsid w:val="00687FD0"/>
    <w:rsid w:val="00692329"/>
    <w:rsid w:val="00693A27"/>
    <w:rsid w:val="00695969"/>
    <w:rsid w:val="00695FCA"/>
    <w:rsid w:val="006B07D5"/>
    <w:rsid w:val="006B095C"/>
    <w:rsid w:val="006B1BEC"/>
    <w:rsid w:val="006B2417"/>
    <w:rsid w:val="006B2EF4"/>
    <w:rsid w:val="006B425C"/>
    <w:rsid w:val="006B4FE1"/>
    <w:rsid w:val="006C0AB3"/>
    <w:rsid w:val="006C20B7"/>
    <w:rsid w:val="006C2441"/>
    <w:rsid w:val="006C37CC"/>
    <w:rsid w:val="006C7CFC"/>
    <w:rsid w:val="006D5631"/>
    <w:rsid w:val="006D6839"/>
    <w:rsid w:val="006D775A"/>
    <w:rsid w:val="006E2A23"/>
    <w:rsid w:val="006E3266"/>
    <w:rsid w:val="006E3C46"/>
    <w:rsid w:val="006E4CA8"/>
    <w:rsid w:val="006E66E0"/>
    <w:rsid w:val="006E75A8"/>
    <w:rsid w:val="006F0235"/>
    <w:rsid w:val="006F02DD"/>
    <w:rsid w:val="006F047F"/>
    <w:rsid w:val="006F482F"/>
    <w:rsid w:val="006F5396"/>
    <w:rsid w:val="006F5D31"/>
    <w:rsid w:val="006F6EBD"/>
    <w:rsid w:val="007005A7"/>
    <w:rsid w:val="0070288D"/>
    <w:rsid w:val="00703527"/>
    <w:rsid w:val="0070373D"/>
    <w:rsid w:val="00706829"/>
    <w:rsid w:val="00715C4A"/>
    <w:rsid w:val="00720462"/>
    <w:rsid w:val="0072065E"/>
    <w:rsid w:val="00732187"/>
    <w:rsid w:val="00732AB0"/>
    <w:rsid w:val="00732F08"/>
    <w:rsid w:val="00734CFD"/>
    <w:rsid w:val="00735434"/>
    <w:rsid w:val="00737652"/>
    <w:rsid w:val="00742B71"/>
    <w:rsid w:val="00743F2E"/>
    <w:rsid w:val="00744B09"/>
    <w:rsid w:val="00745B50"/>
    <w:rsid w:val="00753871"/>
    <w:rsid w:val="00756DFC"/>
    <w:rsid w:val="00756E04"/>
    <w:rsid w:val="00764053"/>
    <w:rsid w:val="00764549"/>
    <w:rsid w:val="007776F1"/>
    <w:rsid w:val="00781092"/>
    <w:rsid w:val="007816BF"/>
    <w:rsid w:val="00781C50"/>
    <w:rsid w:val="00782AD2"/>
    <w:rsid w:val="00783328"/>
    <w:rsid w:val="007833E5"/>
    <w:rsid w:val="007879C4"/>
    <w:rsid w:val="00790616"/>
    <w:rsid w:val="00792BA2"/>
    <w:rsid w:val="007934B9"/>
    <w:rsid w:val="00794AFC"/>
    <w:rsid w:val="0079543D"/>
    <w:rsid w:val="0079628E"/>
    <w:rsid w:val="00796318"/>
    <w:rsid w:val="0079648E"/>
    <w:rsid w:val="007A57EC"/>
    <w:rsid w:val="007A6402"/>
    <w:rsid w:val="007A6EA6"/>
    <w:rsid w:val="007B1E5D"/>
    <w:rsid w:val="007B6D29"/>
    <w:rsid w:val="007B73FE"/>
    <w:rsid w:val="007C0731"/>
    <w:rsid w:val="007C11EB"/>
    <w:rsid w:val="007C6C39"/>
    <w:rsid w:val="007C737A"/>
    <w:rsid w:val="007D07ED"/>
    <w:rsid w:val="007D0BDE"/>
    <w:rsid w:val="007D1779"/>
    <w:rsid w:val="007D398D"/>
    <w:rsid w:val="007D39AD"/>
    <w:rsid w:val="007D46F0"/>
    <w:rsid w:val="007D4DEF"/>
    <w:rsid w:val="007D6625"/>
    <w:rsid w:val="007D69E0"/>
    <w:rsid w:val="007D6E12"/>
    <w:rsid w:val="007E2157"/>
    <w:rsid w:val="007E2A23"/>
    <w:rsid w:val="007E2E60"/>
    <w:rsid w:val="007E42A8"/>
    <w:rsid w:val="007E67C9"/>
    <w:rsid w:val="007E6A24"/>
    <w:rsid w:val="007F1D76"/>
    <w:rsid w:val="007F2874"/>
    <w:rsid w:val="007F7286"/>
    <w:rsid w:val="007F738C"/>
    <w:rsid w:val="00800071"/>
    <w:rsid w:val="00801C2A"/>
    <w:rsid w:val="008021E8"/>
    <w:rsid w:val="0080234A"/>
    <w:rsid w:val="00805F25"/>
    <w:rsid w:val="00806625"/>
    <w:rsid w:val="00807569"/>
    <w:rsid w:val="00811099"/>
    <w:rsid w:val="00811F7C"/>
    <w:rsid w:val="008157DD"/>
    <w:rsid w:val="008162BD"/>
    <w:rsid w:val="008209F9"/>
    <w:rsid w:val="008230CF"/>
    <w:rsid w:val="0083700B"/>
    <w:rsid w:val="00837A72"/>
    <w:rsid w:val="00840430"/>
    <w:rsid w:val="0084254F"/>
    <w:rsid w:val="00846E1C"/>
    <w:rsid w:val="00850EBE"/>
    <w:rsid w:val="00851B2A"/>
    <w:rsid w:val="00851E4E"/>
    <w:rsid w:val="00852859"/>
    <w:rsid w:val="008544EE"/>
    <w:rsid w:val="0085486B"/>
    <w:rsid w:val="00854ECE"/>
    <w:rsid w:val="008574B9"/>
    <w:rsid w:val="00863B64"/>
    <w:rsid w:val="00865FC6"/>
    <w:rsid w:val="008666BF"/>
    <w:rsid w:val="00867F75"/>
    <w:rsid w:val="0087045C"/>
    <w:rsid w:val="00871B8B"/>
    <w:rsid w:val="00875416"/>
    <w:rsid w:val="00877E82"/>
    <w:rsid w:val="00877E8B"/>
    <w:rsid w:val="00882C51"/>
    <w:rsid w:val="00882DC2"/>
    <w:rsid w:val="00882E1C"/>
    <w:rsid w:val="00883DC4"/>
    <w:rsid w:val="00886E4D"/>
    <w:rsid w:val="00891219"/>
    <w:rsid w:val="00892396"/>
    <w:rsid w:val="00892884"/>
    <w:rsid w:val="00894655"/>
    <w:rsid w:val="00894F5E"/>
    <w:rsid w:val="0089540C"/>
    <w:rsid w:val="008A0A05"/>
    <w:rsid w:val="008A19E7"/>
    <w:rsid w:val="008A4AF2"/>
    <w:rsid w:val="008A53A3"/>
    <w:rsid w:val="008A74FB"/>
    <w:rsid w:val="008B0A3A"/>
    <w:rsid w:val="008B2497"/>
    <w:rsid w:val="008B3894"/>
    <w:rsid w:val="008B5417"/>
    <w:rsid w:val="008B669C"/>
    <w:rsid w:val="008B6758"/>
    <w:rsid w:val="008B77BE"/>
    <w:rsid w:val="008B7933"/>
    <w:rsid w:val="008C0677"/>
    <w:rsid w:val="008C10EE"/>
    <w:rsid w:val="008C1E74"/>
    <w:rsid w:val="008C6351"/>
    <w:rsid w:val="008C7A30"/>
    <w:rsid w:val="008D0DFC"/>
    <w:rsid w:val="008D1F62"/>
    <w:rsid w:val="008D515F"/>
    <w:rsid w:val="008D648E"/>
    <w:rsid w:val="008E1B33"/>
    <w:rsid w:val="008E1C72"/>
    <w:rsid w:val="008E5DB7"/>
    <w:rsid w:val="008E6043"/>
    <w:rsid w:val="008F0C89"/>
    <w:rsid w:val="008F4082"/>
    <w:rsid w:val="008F58A6"/>
    <w:rsid w:val="008F592E"/>
    <w:rsid w:val="00904482"/>
    <w:rsid w:val="00904D36"/>
    <w:rsid w:val="00905028"/>
    <w:rsid w:val="00906F9B"/>
    <w:rsid w:val="0090707A"/>
    <w:rsid w:val="00907D44"/>
    <w:rsid w:val="00911098"/>
    <w:rsid w:val="009157D1"/>
    <w:rsid w:val="009161CD"/>
    <w:rsid w:val="00916991"/>
    <w:rsid w:val="0092409E"/>
    <w:rsid w:val="00926D4C"/>
    <w:rsid w:val="00930F9C"/>
    <w:rsid w:val="00932552"/>
    <w:rsid w:val="00934B3A"/>
    <w:rsid w:val="00935EA9"/>
    <w:rsid w:val="00941065"/>
    <w:rsid w:val="009428FF"/>
    <w:rsid w:val="00942BEB"/>
    <w:rsid w:val="00945213"/>
    <w:rsid w:val="00955979"/>
    <w:rsid w:val="00957368"/>
    <w:rsid w:val="009575D4"/>
    <w:rsid w:val="0095768C"/>
    <w:rsid w:val="00964661"/>
    <w:rsid w:val="00966A9F"/>
    <w:rsid w:val="00966CFD"/>
    <w:rsid w:val="00970EA0"/>
    <w:rsid w:val="00975631"/>
    <w:rsid w:val="00980CF2"/>
    <w:rsid w:val="00980E97"/>
    <w:rsid w:val="0098277A"/>
    <w:rsid w:val="009875D7"/>
    <w:rsid w:val="0099006D"/>
    <w:rsid w:val="00991A14"/>
    <w:rsid w:val="00994DB0"/>
    <w:rsid w:val="009950A8"/>
    <w:rsid w:val="00996042"/>
    <w:rsid w:val="009A26F5"/>
    <w:rsid w:val="009A2D24"/>
    <w:rsid w:val="009A31A7"/>
    <w:rsid w:val="009A3AAB"/>
    <w:rsid w:val="009A3B5E"/>
    <w:rsid w:val="009A498B"/>
    <w:rsid w:val="009B036B"/>
    <w:rsid w:val="009B39B5"/>
    <w:rsid w:val="009B54CC"/>
    <w:rsid w:val="009C0DC5"/>
    <w:rsid w:val="009C14FB"/>
    <w:rsid w:val="009C155D"/>
    <w:rsid w:val="009C1AA6"/>
    <w:rsid w:val="009C1BAD"/>
    <w:rsid w:val="009C2954"/>
    <w:rsid w:val="009D0AEB"/>
    <w:rsid w:val="009D2D2A"/>
    <w:rsid w:val="009D5AF8"/>
    <w:rsid w:val="009D796C"/>
    <w:rsid w:val="009E1F0E"/>
    <w:rsid w:val="009E391E"/>
    <w:rsid w:val="009E683D"/>
    <w:rsid w:val="009E7498"/>
    <w:rsid w:val="009F0CBF"/>
    <w:rsid w:val="00A06FB2"/>
    <w:rsid w:val="00A07CCC"/>
    <w:rsid w:val="00A1046E"/>
    <w:rsid w:val="00A1210E"/>
    <w:rsid w:val="00A13D62"/>
    <w:rsid w:val="00A15FEF"/>
    <w:rsid w:val="00A23A86"/>
    <w:rsid w:val="00A23DBC"/>
    <w:rsid w:val="00A24FDC"/>
    <w:rsid w:val="00A27F74"/>
    <w:rsid w:val="00A30454"/>
    <w:rsid w:val="00A319F1"/>
    <w:rsid w:val="00A341E5"/>
    <w:rsid w:val="00A346E2"/>
    <w:rsid w:val="00A35DC5"/>
    <w:rsid w:val="00A37E80"/>
    <w:rsid w:val="00A4246A"/>
    <w:rsid w:val="00A47299"/>
    <w:rsid w:val="00A4799F"/>
    <w:rsid w:val="00A53567"/>
    <w:rsid w:val="00A53EAB"/>
    <w:rsid w:val="00A57C13"/>
    <w:rsid w:val="00A57D2C"/>
    <w:rsid w:val="00A63C65"/>
    <w:rsid w:val="00A65925"/>
    <w:rsid w:val="00A65C6E"/>
    <w:rsid w:val="00A67EB7"/>
    <w:rsid w:val="00A7102F"/>
    <w:rsid w:val="00A72A60"/>
    <w:rsid w:val="00A73A67"/>
    <w:rsid w:val="00A752D5"/>
    <w:rsid w:val="00A75ADE"/>
    <w:rsid w:val="00A76393"/>
    <w:rsid w:val="00A767FC"/>
    <w:rsid w:val="00A83961"/>
    <w:rsid w:val="00A8760D"/>
    <w:rsid w:val="00A921FA"/>
    <w:rsid w:val="00A93361"/>
    <w:rsid w:val="00AA1B7C"/>
    <w:rsid w:val="00AA3B01"/>
    <w:rsid w:val="00AA45EC"/>
    <w:rsid w:val="00AA7299"/>
    <w:rsid w:val="00AB016F"/>
    <w:rsid w:val="00AB055C"/>
    <w:rsid w:val="00AB0F42"/>
    <w:rsid w:val="00AB12F8"/>
    <w:rsid w:val="00AB182D"/>
    <w:rsid w:val="00AB26DC"/>
    <w:rsid w:val="00AB40A9"/>
    <w:rsid w:val="00AB54A6"/>
    <w:rsid w:val="00AB592D"/>
    <w:rsid w:val="00AB5E8F"/>
    <w:rsid w:val="00AC2467"/>
    <w:rsid w:val="00AC4652"/>
    <w:rsid w:val="00AC7CD5"/>
    <w:rsid w:val="00AD007E"/>
    <w:rsid w:val="00AD6950"/>
    <w:rsid w:val="00AD76C4"/>
    <w:rsid w:val="00AD7C67"/>
    <w:rsid w:val="00AE1BCD"/>
    <w:rsid w:val="00AE24BB"/>
    <w:rsid w:val="00AE252E"/>
    <w:rsid w:val="00AE3B90"/>
    <w:rsid w:val="00AE586B"/>
    <w:rsid w:val="00AE691F"/>
    <w:rsid w:val="00AE6C50"/>
    <w:rsid w:val="00AE6D6D"/>
    <w:rsid w:val="00AF0A62"/>
    <w:rsid w:val="00AF1303"/>
    <w:rsid w:val="00B03730"/>
    <w:rsid w:val="00B062F7"/>
    <w:rsid w:val="00B072AF"/>
    <w:rsid w:val="00B07F1A"/>
    <w:rsid w:val="00B125C4"/>
    <w:rsid w:val="00B1314C"/>
    <w:rsid w:val="00B13370"/>
    <w:rsid w:val="00B13FBB"/>
    <w:rsid w:val="00B143A4"/>
    <w:rsid w:val="00B1654F"/>
    <w:rsid w:val="00B16DC7"/>
    <w:rsid w:val="00B217D2"/>
    <w:rsid w:val="00B23F85"/>
    <w:rsid w:val="00B272B7"/>
    <w:rsid w:val="00B3013B"/>
    <w:rsid w:val="00B30295"/>
    <w:rsid w:val="00B306B7"/>
    <w:rsid w:val="00B30D70"/>
    <w:rsid w:val="00B3110A"/>
    <w:rsid w:val="00B36B09"/>
    <w:rsid w:val="00B37D9B"/>
    <w:rsid w:val="00B44A9F"/>
    <w:rsid w:val="00B51421"/>
    <w:rsid w:val="00B517AA"/>
    <w:rsid w:val="00B53F2A"/>
    <w:rsid w:val="00B55C4F"/>
    <w:rsid w:val="00B56318"/>
    <w:rsid w:val="00B6181B"/>
    <w:rsid w:val="00B674EE"/>
    <w:rsid w:val="00B70D88"/>
    <w:rsid w:val="00B803DC"/>
    <w:rsid w:val="00B803FC"/>
    <w:rsid w:val="00B81FB2"/>
    <w:rsid w:val="00B84DDC"/>
    <w:rsid w:val="00B86D3B"/>
    <w:rsid w:val="00B93AA6"/>
    <w:rsid w:val="00B9578B"/>
    <w:rsid w:val="00B95BD7"/>
    <w:rsid w:val="00B96B5F"/>
    <w:rsid w:val="00B974E4"/>
    <w:rsid w:val="00BA4860"/>
    <w:rsid w:val="00BA48B0"/>
    <w:rsid w:val="00BA63D5"/>
    <w:rsid w:val="00BB16D3"/>
    <w:rsid w:val="00BB3253"/>
    <w:rsid w:val="00BB3CA1"/>
    <w:rsid w:val="00BC14A8"/>
    <w:rsid w:val="00BC18A3"/>
    <w:rsid w:val="00BC2E9C"/>
    <w:rsid w:val="00BC316E"/>
    <w:rsid w:val="00BC6595"/>
    <w:rsid w:val="00BD0311"/>
    <w:rsid w:val="00BD0E80"/>
    <w:rsid w:val="00BD4AC0"/>
    <w:rsid w:val="00BD4FCD"/>
    <w:rsid w:val="00BD5B60"/>
    <w:rsid w:val="00BD5B8A"/>
    <w:rsid w:val="00BD6AB2"/>
    <w:rsid w:val="00BD6AF2"/>
    <w:rsid w:val="00BE1F34"/>
    <w:rsid w:val="00BE207C"/>
    <w:rsid w:val="00BE27C3"/>
    <w:rsid w:val="00BE38D0"/>
    <w:rsid w:val="00BE3F23"/>
    <w:rsid w:val="00BE5772"/>
    <w:rsid w:val="00BE5A25"/>
    <w:rsid w:val="00BF0188"/>
    <w:rsid w:val="00BF0964"/>
    <w:rsid w:val="00BF295B"/>
    <w:rsid w:val="00BF4769"/>
    <w:rsid w:val="00BF477E"/>
    <w:rsid w:val="00BF4BA2"/>
    <w:rsid w:val="00C00553"/>
    <w:rsid w:val="00C04187"/>
    <w:rsid w:val="00C04CDA"/>
    <w:rsid w:val="00C05175"/>
    <w:rsid w:val="00C07593"/>
    <w:rsid w:val="00C10AA4"/>
    <w:rsid w:val="00C110A0"/>
    <w:rsid w:val="00C11166"/>
    <w:rsid w:val="00C117EC"/>
    <w:rsid w:val="00C12EBA"/>
    <w:rsid w:val="00C17885"/>
    <w:rsid w:val="00C21898"/>
    <w:rsid w:val="00C233E1"/>
    <w:rsid w:val="00C236D5"/>
    <w:rsid w:val="00C24D1B"/>
    <w:rsid w:val="00C263B6"/>
    <w:rsid w:val="00C26EDF"/>
    <w:rsid w:val="00C27E50"/>
    <w:rsid w:val="00C31EDA"/>
    <w:rsid w:val="00C32C38"/>
    <w:rsid w:val="00C32CDE"/>
    <w:rsid w:val="00C32E91"/>
    <w:rsid w:val="00C35385"/>
    <w:rsid w:val="00C42D70"/>
    <w:rsid w:val="00C44C85"/>
    <w:rsid w:val="00C471FE"/>
    <w:rsid w:val="00C477B7"/>
    <w:rsid w:val="00C50FA1"/>
    <w:rsid w:val="00C513BB"/>
    <w:rsid w:val="00C53007"/>
    <w:rsid w:val="00C56EF5"/>
    <w:rsid w:val="00C57D11"/>
    <w:rsid w:val="00C612A1"/>
    <w:rsid w:val="00C6158B"/>
    <w:rsid w:val="00C64EA0"/>
    <w:rsid w:val="00C65744"/>
    <w:rsid w:val="00C6606A"/>
    <w:rsid w:val="00C6661F"/>
    <w:rsid w:val="00C66B27"/>
    <w:rsid w:val="00C674ED"/>
    <w:rsid w:val="00C7193B"/>
    <w:rsid w:val="00C7375F"/>
    <w:rsid w:val="00C75994"/>
    <w:rsid w:val="00C836E1"/>
    <w:rsid w:val="00C854EE"/>
    <w:rsid w:val="00C879AC"/>
    <w:rsid w:val="00C92ED7"/>
    <w:rsid w:val="00C93748"/>
    <w:rsid w:val="00C945CF"/>
    <w:rsid w:val="00C95223"/>
    <w:rsid w:val="00C952FF"/>
    <w:rsid w:val="00C95823"/>
    <w:rsid w:val="00C95FA4"/>
    <w:rsid w:val="00CA329E"/>
    <w:rsid w:val="00CA41C3"/>
    <w:rsid w:val="00CA4CFB"/>
    <w:rsid w:val="00CB3B28"/>
    <w:rsid w:val="00CB49F5"/>
    <w:rsid w:val="00CC0949"/>
    <w:rsid w:val="00CC660F"/>
    <w:rsid w:val="00CD00F1"/>
    <w:rsid w:val="00CD1D22"/>
    <w:rsid w:val="00CD223D"/>
    <w:rsid w:val="00CD3B4F"/>
    <w:rsid w:val="00CD757A"/>
    <w:rsid w:val="00CE0F09"/>
    <w:rsid w:val="00CE1A78"/>
    <w:rsid w:val="00CE1FF3"/>
    <w:rsid w:val="00CE296D"/>
    <w:rsid w:val="00CE6470"/>
    <w:rsid w:val="00CF3A63"/>
    <w:rsid w:val="00CF3BDE"/>
    <w:rsid w:val="00CF3F28"/>
    <w:rsid w:val="00CF671B"/>
    <w:rsid w:val="00CF67C5"/>
    <w:rsid w:val="00CF7102"/>
    <w:rsid w:val="00D0671E"/>
    <w:rsid w:val="00D10490"/>
    <w:rsid w:val="00D126FB"/>
    <w:rsid w:val="00D13BE2"/>
    <w:rsid w:val="00D15DE0"/>
    <w:rsid w:val="00D216C2"/>
    <w:rsid w:val="00D219A2"/>
    <w:rsid w:val="00D21B4B"/>
    <w:rsid w:val="00D2507E"/>
    <w:rsid w:val="00D25292"/>
    <w:rsid w:val="00D27D52"/>
    <w:rsid w:val="00D30EB2"/>
    <w:rsid w:val="00D322BC"/>
    <w:rsid w:val="00D37168"/>
    <w:rsid w:val="00D405B0"/>
    <w:rsid w:val="00D40AD4"/>
    <w:rsid w:val="00D41D4C"/>
    <w:rsid w:val="00D42E39"/>
    <w:rsid w:val="00D45044"/>
    <w:rsid w:val="00D50719"/>
    <w:rsid w:val="00D53B05"/>
    <w:rsid w:val="00D53BFE"/>
    <w:rsid w:val="00D5431B"/>
    <w:rsid w:val="00D554BD"/>
    <w:rsid w:val="00D5653A"/>
    <w:rsid w:val="00D649A3"/>
    <w:rsid w:val="00D6573B"/>
    <w:rsid w:val="00D670C0"/>
    <w:rsid w:val="00D70453"/>
    <w:rsid w:val="00D705A8"/>
    <w:rsid w:val="00D716C2"/>
    <w:rsid w:val="00D7316D"/>
    <w:rsid w:val="00D8153A"/>
    <w:rsid w:val="00D821AD"/>
    <w:rsid w:val="00D82784"/>
    <w:rsid w:val="00D83930"/>
    <w:rsid w:val="00D92E04"/>
    <w:rsid w:val="00D93168"/>
    <w:rsid w:val="00D94A79"/>
    <w:rsid w:val="00D96CEB"/>
    <w:rsid w:val="00DA027A"/>
    <w:rsid w:val="00DA3A9B"/>
    <w:rsid w:val="00DA499F"/>
    <w:rsid w:val="00DA6AB0"/>
    <w:rsid w:val="00DA7249"/>
    <w:rsid w:val="00DA7BE2"/>
    <w:rsid w:val="00DA7F0E"/>
    <w:rsid w:val="00DB07B4"/>
    <w:rsid w:val="00DB0BC4"/>
    <w:rsid w:val="00DB418C"/>
    <w:rsid w:val="00DB507C"/>
    <w:rsid w:val="00DB6D84"/>
    <w:rsid w:val="00DC00B4"/>
    <w:rsid w:val="00DC0AF3"/>
    <w:rsid w:val="00DC0D03"/>
    <w:rsid w:val="00DC137E"/>
    <w:rsid w:val="00DC203C"/>
    <w:rsid w:val="00DC4B2E"/>
    <w:rsid w:val="00DC54FB"/>
    <w:rsid w:val="00DD08B2"/>
    <w:rsid w:val="00DD556B"/>
    <w:rsid w:val="00DD65B9"/>
    <w:rsid w:val="00DE3DD5"/>
    <w:rsid w:val="00DE4350"/>
    <w:rsid w:val="00DF18D8"/>
    <w:rsid w:val="00DF206F"/>
    <w:rsid w:val="00E01D27"/>
    <w:rsid w:val="00E04B2C"/>
    <w:rsid w:val="00E04CB7"/>
    <w:rsid w:val="00E07D41"/>
    <w:rsid w:val="00E104AC"/>
    <w:rsid w:val="00E133B1"/>
    <w:rsid w:val="00E13E4A"/>
    <w:rsid w:val="00E13E50"/>
    <w:rsid w:val="00E16359"/>
    <w:rsid w:val="00E16EAB"/>
    <w:rsid w:val="00E17E9F"/>
    <w:rsid w:val="00E20B25"/>
    <w:rsid w:val="00E21F44"/>
    <w:rsid w:val="00E23C81"/>
    <w:rsid w:val="00E241BC"/>
    <w:rsid w:val="00E24E58"/>
    <w:rsid w:val="00E26964"/>
    <w:rsid w:val="00E26AB3"/>
    <w:rsid w:val="00E314EE"/>
    <w:rsid w:val="00E33B53"/>
    <w:rsid w:val="00E36BAA"/>
    <w:rsid w:val="00E3785E"/>
    <w:rsid w:val="00E41279"/>
    <w:rsid w:val="00E41C21"/>
    <w:rsid w:val="00E41EDF"/>
    <w:rsid w:val="00E42295"/>
    <w:rsid w:val="00E4232B"/>
    <w:rsid w:val="00E429DA"/>
    <w:rsid w:val="00E4577A"/>
    <w:rsid w:val="00E47098"/>
    <w:rsid w:val="00E528E4"/>
    <w:rsid w:val="00E52B80"/>
    <w:rsid w:val="00E53C13"/>
    <w:rsid w:val="00E54D78"/>
    <w:rsid w:val="00E569D6"/>
    <w:rsid w:val="00E70311"/>
    <w:rsid w:val="00E70DB3"/>
    <w:rsid w:val="00E72845"/>
    <w:rsid w:val="00E86114"/>
    <w:rsid w:val="00E86D13"/>
    <w:rsid w:val="00E8723C"/>
    <w:rsid w:val="00E922C0"/>
    <w:rsid w:val="00E932A6"/>
    <w:rsid w:val="00E9475E"/>
    <w:rsid w:val="00E95406"/>
    <w:rsid w:val="00E9549F"/>
    <w:rsid w:val="00E96292"/>
    <w:rsid w:val="00EA4543"/>
    <w:rsid w:val="00EA6222"/>
    <w:rsid w:val="00EA63A9"/>
    <w:rsid w:val="00EB0C82"/>
    <w:rsid w:val="00EB1163"/>
    <w:rsid w:val="00EB1C6A"/>
    <w:rsid w:val="00EB3BB8"/>
    <w:rsid w:val="00EB522C"/>
    <w:rsid w:val="00EB567E"/>
    <w:rsid w:val="00EC09EB"/>
    <w:rsid w:val="00EC1739"/>
    <w:rsid w:val="00EC32BF"/>
    <w:rsid w:val="00EC609F"/>
    <w:rsid w:val="00ED0EC7"/>
    <w:rsid w:val="00ED10A1"/>
    <w:rsid w:val="00ED1126"/>
    <w:rsid w:val="00ED2CE6"/>
    <w:rsid w:val="00ED450C"/>
    <w:rsid w:val="00ED4EE8"/>
    <w:rsid w:val="00ED61E9"/>
    <w:rsid w:val="00EE06B4"/>
    <w:rsid w:val="00EE1463"/>
    <w:rsid w:val="00EE23F0"/>
    <w:rsid w:val="00EE3D0C"/>
    <w:rsid w:val="00EE6EFB"/>
    <w:rsid w:val="00EE77ED"/>
    <w:rsid w:val="00EF3E2C"/>
    <w:rsid w:val="00EF4678"/>
    <w:rsid w:val="00EF51FD"/>
    <w:rsid w:val="00EF61DC"/>
    <w:rsid w:val="00F00BAD"/>
    <w:rsid w:val="00F0332C"/>
    <w:rsid w:val="00F0363D"/>
    <w:rsid w:val="00F10D14"/>
    <w:rsid w:val="00F11838"/>
    <w:rsid w:val="00F13C24"/>
    <w:rsid w:val="00F15D29"/>
    <w:rsid w:val="00F16B8A"/>
    <w:rsid w:val="00F17FE1"/>
    <w:rsid w:val="00F21EF3"/>
    <w:rsid w:val="00F23216"/>
    <w:rsid w:val="00F24D42"/>
    <w:rsid w:val="00F25ED5"/>
    <w:rsid w:val="00F30D5C"/>
    <w:rsid w:val="00F333E1"/>
    <w:rsid w:val="00F342FB"/>
    <w:rsid w:val="00F401C5"/>
    <w:rsid w:val="00F40366"/>
    <w:rsid w:val="00F4146C"/>
    <w:rsid w:val="00F4465F"/>
    <w:rsid w:val="00F448D6"/>
    <w:rsid w:val="00F44F53"/>
    <w:rsid w:val="00F4612A"/>
    <w:rsid w:val="00F467D4"/>
    <w:rsid w:val="00F50E20"/>
    <w:rsid w:val="00F53572"/>
    <w:rsid w:val="00F55A7A"/>
    <w:rsid w:val="00F60E6E"/>
    <w:rsid w:val="00F61D18"/>
    <w:rsid w:val="00F64558"/>
    <w:rsid w:val="00F64721"/>
    <w:rsid w:val="00F65138"/>
    <w:rsid w:val="00F74900"/>
    <w:rsid w:val="00F75189"/>
    <w:rsid w:val="00F8031E"/>
    <w:rsid w:val="00F807B5"/>
    <w:rsid w:val="00F8140C"/>
    <w:rsid w:val="00F86336"/>
    <w:rsid w:val="00F863F5"/>
    <w:rsid w:val="00F87158"/>
    <w:rsid w:val="00F90641"/>
    <w:rsid w:val="00F91141"/>
    <w:rsid w:val="00F962E0"/>
    <w:rsid w:val="00F97203"/>
    <w:rsid w:val="00FA22E5"/>
    <w:rsid w:val="00FA57A5"/>
    <w:rsid w:val="00FB192A"/>
    <w:rsid w:val="00FB35DA"/>
    <w:rsid w:val="00FB5EA1"/>
    <w:rsid w:val="00FC3AB9"/>
    <w:rsid w:val="00FD0B58"/>
    <w:rsid w:val="00FD53BA"/>
    <w:rsid w:val="00FD693F"/>
    <w:rsid w:val="00FD6AE2"/>
    <w:rsid w:val="00FE07C0"/>
    <w:rsid w:val="00FE2180"/>
    <w:rsid w:val="00FE38AC"/>
    <w:rsid w:val="00FE46AE"/>
    <w:rsid w:val="00FE5AEB"/>
    <w:rsid w:val="00FE6761"/>
    <w:rsid w:val="00FF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BBC8B"/>
  <w15:chartTrackingRefBased/>
  <w15:docId w15:val="{1DA8D79F-AC8B-4E15-8A2E-557069BC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DC2"/>
    <w:pPr>
      <w:widowControl w:val="0"/>
      <w:spacing w:line="360" w:lineRule="auto"/>
      <w:jc w:val="both"/>
    </w:pPr>
  </w:style>
  <w:style w:type="paragraph" w:styleId="Heading1">
    <w:name w:val="heading 1"/>
    <w:basedOn w:val="Normal"/>
    <w:next w:val="Normal"/>
    <w:link w:val="Heading1Char"/>
    <w:uiPriority w:val="9"/>
    <w:qFormat/>
    <w:rsid w:val="004E2071"/>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C7375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3D2E16"/>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7375F"/>
    <w:rPr>
      <w:rFonts w:asciiTheme="majorHAnsi" w:eastAsiaTheme="majorEastAsia" w:hAnsiTheme="majorHAnsi" w:cstheme="majorBidi"/>
      <w:b/>
      <w:bCs/>
      <w:sz w:val="32"/>
      <w:szCs w:val="32"/>
    </w:rPr>
  </w:style>
  <w:style w:type="paragraph" w:customStyle="1" w:styleId="a">
    <w:name w:val="一级小标题"/>
    <w:basedOn w:val="Heading2"/>
    <w:link w:val="a0"/>
    <w:qFormat/>
    <w:rsid w:val="00C7375F"/>
    <w:rPr>
      <w:rFonts w:ascii="Times New Roman" w:eastAsia="Times New Roman" w:hAnsi="Times New Roman"/>
    </w:rPr>
  </w:style>
  <w:style w:type="paragraph" w:customStyle="1" w:styleId="a1">
    <w:name w:val="二级小标题"/>
    <w:basedOn w:val="Heading3"/>
    <w:link w:val="a2"/>
    <w:qFormat/>
    <w:rsid w:val="003D2E16"/>
  </w:style>
  <w:style w:type="character" w:customStyle="1" w:styleId="a0">
    <w:name w:val="一级小标题 字符"/>
    <w:basedOn w:val="Heading2Char"/>
    <w:link w:val="a"/>
    <w:rsid w:val="00C7375F"/>
    <w:rPr>
      <w:rFonts w:asciiTheme="majorHAnsi" w:eastAsia="Times New Roman" w:hAnsiTheme="majorHAnsi" w:cstheme="majorBidi"/>
      <w:b/>
      <w:bCs/>
      <w:sz w:val="32"/>
      <w:szCs w:val="32"/>
    </w:rPr>
  </w:style>
  <w:style w:type="character" w:customStyle="1" w:styleId="Heading3Char">
    <w:name w:val="Heading 3 Char"/>
    <w:basedOn w:val="DefaultParagraphFont"/>
    <w:link w:val="Heading3"/>
    <w:uiPriority w:val="9"/>
    <w:semiHidden/>
    <w:rsid w:val="003D2E16"/>
    <w:rPr>
      <w:b/>
      <w:bCs/>
      <w:sz w:val="32"/>
      <w:szCs w:val="32"/>
    </w:rPr>
  </w:style>
  <w:style w:type="character" w:customStyle="1" w:styleId="a2">
    <w:name w:val="二级小标题 字符"/>
    <w:basedOn w:val="Heading3Char"/>
    <w:link w:val="a1"/>
    <w:rsid w:val="003D2E16"/>
    <w:rPr>
      <w:b/>
      <w:bCs/>
      <w:sz w:val="32"/>
      <w:szCs w:val="32"/>
    </w:rPr>
  </w:style>
  <w:style w:type="character" w:customStyle="1" w:styleId="Heading1Char">
    <w:name w:val="Heading 1 Char"/>
    <w:basedOn w:val="DefaultParagraphFont"/>
    <w:link w:val="Heading1"/>
    <w:uiPriority w:val="9"/>
    <w:rsid w:val="004E2071"/>
    <w:rPr>
      <w:b/>
      <w:bCs/>
      <w:kern w:val="44"/>
      <w:sz w:val="44"/>
      <w:szCs w:val="44"/>
    </w:rPr>
  </w:style>
  <w:style w:type="character" w:styleId="Hyperlink">
    <w:name w:val="Hyperlink"/>
    <w:basedOn w:val="DefaultParagraphFont"/>
    <w:uiPriority w:val="99"/>
    <w:unhideWhenUsed/>
    <w:rsid w:val="00840430"/>
    <w:rPr>
      <w:color w:val="0563C1" w:themeColor="hyperlink"/>
      <w:u w:val="single"/>
    </w:rPr>
  </w:style>
  <w:style w:type="paragraph" w:styleId="BalloonText">
    <w:name w:val="Balloon Text"/>
    <w:basedOn w:val="Normal"/>
    <w:link w:val="BalloonTextChar"/>
    <w:uiPriority w:val="99"/>
    <w:semiHidden/>
    <w:unhideWhenUsed/>
    <w:rsid w:val="008D648E"/>
    <w:pPr>
      <w:spacing w:line="240" w:lineRule="auto"/>
    </w:pPr>
    <w:rPr>
      <w:sz w:val="18"/>
      <w:szCs w:val="18"/>
    </w:rPr>
  </w:style>
  <w:style w:type="character" w:customStyle="1" w:styleId="BalloonTextChar">
    <w:name w:val="Balloon Text Char"/>
    <w:basedOn w:val="DefaultParagraphFont"/>
    <w:link w:val="BalloonText"/>
    <w:uiPriority w:val="99"/>
    <w:semiHidden/>
    <w:rsid w:val="008D648E"/>
    <w:rPr>
      <w:sz w:val="18"/>
      <w:szCs w:val="18"/>
    </w:rPr>
  </w:style>
  <w:style w:type="character" w:styleId="CommentReference">
    <w:name w:val="annotation reference"/>
    <w:basedOn w:val="DefaultParagraphFont"/>
    <w:uiPriority w:val="99"/>
    <w:semiHidden/>
    <w:unhideWhenUsed/>
    <w:rsid w:val="00681B9A"/>
    <w:rPr>
      <w:sz w:val="21"/>
      <w:szCs w:val="21"/>
    </w:rPr>
  </w:style>
  <w:style w:type="paragraph" w:styleId="CommentText">
    <w:name w:val="annotation text"/>
    <w:basedOn w:val="Normal"/>
    <w:link w:val="CommentTextChar"/>
    <w:uiPriority w:val="99"/>
    <w:semiHidden/>
    <w:unhideWhenUsed/>
    <w:rsid w:val="00681B9A"/>
    <w:pPr>
      <w:jc w:val="left"/>
    </w:pPr>
  </w:style>
  <w:style w:type="character" w:customStyle="1" w:styleId="CommentTextChar">
    <w:name w:val="Comment Text Char"/>
    <w:basedOn w:val="DefaultParagraphFont"/>
    <w:link w:val="CommentText"/>
    <w:uiPriority w:val="99"/>
    <w:semiHidden/>
    <w:rsid w:val="00681B9A"/>
  </w:style>
  <w:style w:type="paragraph" w:styleId="CommentSubject">
    <w:name w:val="annotation subject"/>
    <w:basedOn w:val="CommentText"/>
    <w:next w:val="CommentText"/>
    <w:link w:val="CommentSubjectChar"/>
    <w:uiPriority w:val="99"/>
    <w:semiHidden/>
    <w:unhideWhenUsed/>
    <w:rsid w:val="00681B9A"/>
    <w:rPr>
      <w:b/>
      <w:bCs/>
    </w:rPr>
  </w:style>
  <w:style w:type="character" w:customStyle="1" w:styleId="CommentSubjectChar">
    <w:name w:val="Comment Subject Char"/>
    <w:basedOn w:val="CommentTextChar"/>
    <w:link w:val="CommentSubject"/>
    <w:uiPriority w:val="99"/>
    <w:semiHidden/>
    <w:rsid w:val="00681B9A"/>
    <w:rPr>
      <w:b/>
      <w:bCs/>
    </w:rPr>
  </w:style>
  <w:style w:type="paragraph" w:styleId="Header">
    <w:name w:val="header"/>
    <w:basedOn w:val="Normal"/>
    <w:link w:val="HeaderChar"/>
    <w:uiPriority w:val="99"/>
    <w:unhideWhenUsed/>
    <w:rsid w:val="00003D48"/>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003D48"/>
    <w:rPr>
      <w:sz w:val="18"/>
      <w:szCs w:val="18"/>
    </w:rPr>
  </w:style>
  <w:style w:type="paragraph" w:styleId="Footer">
    <w:name w:val="footer"/>
    <w:basedOn w:val="Normal"/>
    <w:link w:val="FooterChar"/>
    <w:uiPriority w:val="99"/>
    <w:unhideWhenUsed/>
    <w:rsid w:val="00003D48"/>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003D48"/>
    <w:rPr>
      <w:sz w:val="18"/>
      <w:szCs w:val="18"/>
    </w:rPr>
  </w:style>
  <w:style w:type="paragraph" w:styleId="ListParagraph">
    <w:name w:val="List Paragraph"/>
    <w:basedOn w:val="Normal"/>
    <w:uiPriority w:val="34"/>
    <w:qFormat/>
    <w:rsid w:val="007C6C39"/>
    <w:pPr>
      <w:ind w:firstLineChars="200" w:firstLine="420"/>
    </w:pPr>
  </w:style>
  <w:style w:type="character" w:customStyle="1" w:styleId="rynqvb">
    <w:name w:val="rynqvb"/>
    <w:basedOn w:val="DefaultParagraphFont"/>
    <w:rsid w:val="00465E05"/>
  </w:style>
  <w:style w:type="character" w:styleId="LineNumber">
    <w:name w:val="line number"/>
    <w:basedOn w:val="DefaultParagraphFont"/>
    <w:uiPriority w:val="99"/>
    <w:semiHidden/>
    <w:unhideWhenUsed/>
    <w:rsid w:val="001371B6"/>
  </w:style>
  <w:style w:type="paragraph" w:styleId="Revision">
    <w:name w:val="Revision"/>
    <w:hidden/>
    <w:uiPriority w:val="99"/>
    <w:semiHidden/>
    <w:rsid w:val="00F16B8A"/>
  </w:style>
  <w:style w:type="character" w:styleId="PlaceholderText">
    <w:name w:val="Placeholder Text"/>
    <w:basedOn w:val="DefaultParagraphFont"/>
    <w:uiPriority w:val="99"/>
    <w:semiHidden/>
    <w:rsid w:val="00181D6E"/>
    <w:rPr>
      <w:color w:val="666666"/>
    </w:rPr>
  </w:style>
  <w:style w:type="paragraph" w:styleId="NormalWeb">
    <w:name w:val="Normal (Web)"/>
    <w:basedOn w:val="Normal"/>
    <w:uiPriority w:val="99"/>
    <w:semiHidden/>
    <w:unhideWhenUsed/>
    <w:rsid w:val="0030221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76704">
      <w:bodyDiv w:val="1"/>
      <w:marLeft w:val="0"/>
      <w:marRight w:val="0"/>
      <w:marTop w:val="0"/>
      <w:marBottom w:val="0"/>
      <w:divBdr>
        <w:top w:val="none" w:sz="0" w:space="0" w:color="auto"/>
        <w:left w:val="none" w:sz="0" w:space="0" w:color="auto"/>
        <w:bottom w:val="none" w:sz="0" w:space="0" w:color="auto"/>
        <w:right w:val="none" w:sz="0" w:space="0" w:color="auto"/>
      </w:divBdr>
    </w:div>
    <w:div w:id="382170292">
      <w:bodyDiv w:val="1"/>
      <w:marLeft w:val="0"/>
      <w:marRight w:val="0"/>
      <w:marTop w:val="0"/>
      <w:marBottom w:val="0"/>
      <w:divBdr>
        <w:top w:val="none" w:sz="0" w:space="0" w:color="auto"/>
        <w:left w:val="none" w:sz="0" w:space="0" w:color="auto"/>
        <w:bottom w:val="none" w:sz="0" w:space="0" w:color="auto"/>
        <w:right w:val="none" w:sz="0" w:space="0" w:color="auto"/>
      </w:divBdr>
    </w:div>
    <w:div w:id="532421857">
      <w:bodyDiv w:val="1"/>
      <w:marLeft w:val="0"/>
      <w:marRight w:val="0"/>
      <w:marTop w:val="0"/>
      <w:marBottom w:val="0"/>
      <w:divBdr>
        <w:top w:val="none" w:sz="0" w:space="0" w:color="auto"/>
        <w:left w:val="none" w:sz="0" w:space="0" w:color="auto"/>
        <w:bottom w:val="none" w:sz="0" w:space="0" w:color="auto"/>
        <w:right w:val="none" w:sz="0" w:space="0" w:color="auto"/>
      </w:divBdr>
    </w:div>
    <w:div w:id="621612247">
      <w:bodyDiv w:val="1"/>
      <w:marLeft w:val="0"/>
      <w:marRight w:val="0"/>
      <w:marTop w:val="0"/>
      <w:marBottom w:val="0"/>
      <w:divBdr>
        <w:top w:val="none" w:sz="0" w:space="0" w:color="auto"/>
        <w:left w:val="none" w:sz="0" w:space="0" w:color="auto"/>
        <w:bottom w:val="none" w:sz="0" w:space="0" w:color="auto"/>
        <w:right w:val="none" w:sz="0" w:space="0" w:color="auto"/>
      </w:divBdr>
    </w:div>
    <w:div w:id="1275407742">
      <w:bodyDiv w:val="1"/>
      <w:marLeft w:val="0"/>
      <w:marRight w:val="0"/>
      <w:marTop w:val="0"/>
      <w:marBottom w:val="0"/>
      <w:divBdr>
        <w:top w:val="none" w:sz="0" w:space="0" w:color="auto"/>
        <w:left w:val="none" w:sz="0" w:space="0" w:color="auto"/>
        <w:bottom w:val="none" w:sz="0" w:space="0" w:color="auto"/>
        <w:right w:val="none" w:sz="0" w:space="0" w:color="auto"/>
      </w:divBdr>
    </w:div>
    <w:div w:id="181209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21C778-1F83-194D-8854-726566BFBDA9}">
  <we:reference id="wa104382081" version="1.55.1.0" store="zh-CN" storeType="OMEX"/>
  <we:alternateReferences>
    <we:reference id="wa104382081" version="1.55.1.0" store="zh-CN" storeType="OMEX"/>
  </we:alternateReferences>
  <we:properties>
    <we:property name="MENDELEY_BIBLIOGRAPHY_IS_DIRTY" value="false"/>
    <we:property name="MENDELEY_BIBLIOGRAPHY_LAST_MODIFIED" value="1790559964439"/>
    <we:property name="MENDELEY_CITATIONS" value="[{&quot;citationID&quot;:&quot;MENDELEY_CITATION_d38d0a76-3fce-43db-971a-c895b7f349e9&quot;,&quot;citationItems&quot;:[{&quot;id&quot;:&quot;dd3cecdb-34f8-5660-b2c9-81bd73f1d702&quot;,&quot;itemData&quot;:{&quot;DOI&quot;:&quot;10.1128/JCM.00301-13&quot;,&quot;ISSN&quot;:&quot;1098-660X (Electronic)&quot;,&quot;PMID&quot;:&quot;23515547&quot;,&quot;abstract&quot;:&quot;Historically, the trend toward automation in clinical pathology laboratories has  largely bypassed the clinical microbiology laboratory. In this article, we review the historical impediments to automation in the microbiology laboratory and offer insight into the reasons why we believe that we are on the cusp of a dramatic change that will sweep a wave of automation into clinical microbiology laboratories. We review the currently available specimen-processing instruments as well as the total laboratory automation solutions. Lastly, we outline the types of studies that will need to be performed to fully assess the benefits of automation in microbiology laboratories.&quot;,&quot;author&quot;:[{&quot;dropping-particle&quot;:&quot;&quot;,&quot;family&quot;:&quot;Bourbeau&quot;,&quot;given&quot;:&quot;Paul P&quot;,&quot;non-dropping-particle&quot;:&quot;&quot;,&quot;parse-names&quot;:false,&quot;suffix&quot;:&quot;&quot;},{&quot;dropping-particle&quot;:&quot;&quot;,&quot;family&quot;:&quot;Ledeboer&quot;,&quot;given&quot;:&quot;Nathan A&quot;,&quot;non-dropping-particle&quot;:&quot;&quot;,&quot;parse-names&quot;:false,&quot;suffix&quot;:&quot;&quot;}],&quot;container-title&quot;:&quot;Journal of clinical microbiology&quot;,&quot;id&quot;:&quot;dd3cecdb-34f8-5660-b2c9-81bd73f1d702&quot;,&quot;issue&quot;:&quot;6&quot;,&quot;issued&quot;:{&quot;date-parts&quot;:[[&quot;2013&quot;,&quot;6&quot;]]},&quot;language&quot;:&quot;eng&quot;,&quot;page&quot;:&quot;1658-1665&quot;,&quot;publisher-place&quot;:&quot;United States&quot;,&quot;title&quot;:&quot;Automation in clinical microbiology.&quot;,&quot;type&quot;:&quot;article-journal&quot;,&quot;volume&quot;:&quot;51&quot;},&quot;uris&quot;:[&quot;http://www.mendeley.com/documents/?uuid=5eb36707-a382-4ba5-bd29-338c0182bbaf&quot;],&quot;isTemporary&quot;:false,&quot;legacyDesktopId&quot;:&quot;5eb36707-a382-4ba5-bd29-338c0182bbaf&quot;}],&quot;properties&quot;:{&quot;noteIndex&quot;:0},&quot;isEdited&quot;:false,&quot;manualOverride&quot;:{&quot;citeprocText&quot;:&quot;[1]&quot;,&quot;isManuallyOverridden&quot;:false,&quot;manualOverrideText&quot;:&quot;&quot;},&quot;citationTag&quot;:&quot;MENDELEY_CITATION_v3_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&quot;},{&quot;citationID&quot;:&quot;MENDELEY_CITATION_3c665afe-f8eb-4509-b6e5-7fc9e24a2451&quot;,&quot;citationItems&quot;:[{&quot;id&quot;:&quot;9f9b2006-9d5d-5219-adf2-fff9b133683c&quot;,&quot;itemData&quot;:{&quot;DOI&quot;:&quot;10.1128/JCM.02264-16&quot;,&quot;ISSN&quot;:&quot;1098-660X (Electronic)&quot;,&quot;PMID&quot;:&quot;28031432&quot;,&quot;abstract&quot;:&quot;New rapid molecular diagnostic technologies for infectious diseases enable  expedited accurate microbiological diagnoses. However, diagnostic stewardship and antimicrobial stewardship are necessary to ensure that these technologies conserve, rather than consume, additional health care resources and optimally affect patient care. Diagnostic stewardship is needed to implement appropriate tests for the clinical setting and to direct testing toward appropriate patients. Antimicrobial stewardship is needed to ensure prompt appropriate clinical action to translate faster diagnostic test results in the laboratory into improved outcomes at the bedside. This minireview outlines the roles of diagnostic stewardship and antimicrobial stewardship in the implementation of rapid molecular infectious disease diagnostics.&quot;,&quot;author&quot;:[{&quot;dropping-particle&quot;:&quot;&quot;,&quot;family&quot;:&quot;Messacar&quot;,&quot;given&quot;:&quot;Kevin&quot;,&quot;non-dropping-particle&quot;:&quot;&quot;,&quot;parse-names&quot;:false,&quot;suffix&quot;:&quot;&quot;},{&quot;dropping-particle&quot;:&quot;&quot;,&quot;family&quot;:&quot;Parker&quot;,&quot;given&quot;:&quot;Sarah K&quot;,&quot;non-dropping-particle&quot;:&quot;&quot;,&quot;parse-names&quot;:false,&quot;suffix&quot;:&quot;&quot;},{&quot;dropping-particle&quot;:&quot;&quot;,&quot;family&quot;:&quot;Todd&quot;,&quot;given&quot;:&quot;James K&quot;,&quot;non-dropping-particle&quot;:&quot;&quot;,&quot;parse-names&quot;:false,&quot;suffix&quot;:&quot;&quot;},{&quot;dropping-particle&quot;:&quot;&quot;,&quot;family&quot;:&quot;Dominguez&quot;,&quot;given&quot;:&quot;Samuel R&quot;,&quot;non-dropping-particle&quot;:&quot;&quot;,&quot;parse-names&quot;:false,&quot;suffix&quot;:&quot;&quot;}],&quot;container-title&quot;:&quot;Journal of clinical microbiology&quot;,&quot;id&quot;:&quot;9f9b2006-9d5d-5219-adf2-fff9b133683c&quot;,&quot;issue&quot;:&quot;3&quot;,&quot;issued&quot;:{&quot;date-parts&quot;:[[&quot;2017&quot;,&quot;3&quot;]]},&quot;language&quot;:&quot;eng&quot;,&quot;page&quot;:&quot;715-723&quot;,&quot;publisher-place&quot;:&quot;United States&quot;,&quot;title&quot;:&quot;Implementation of Rapid Molecular Infectious Disease Diagnostics: the Role of  Diagnostic and Antimicrobial Stewardship.&quot;,&quot;type&quot;:&quot;article-journal&quot;,&quot;volume&quot;:&quot;55&quot;},&quot;uris&quot;:[&quot;http://www.mendeley.com/documents/?uuid=d6a5a19a-7fb9-446e-8104-41088b2312ca&quot;],&quot;isTemporary&quot;:false,&quot;legacyDesktopId&quot;:&quot;d6a5a19a-7fb9-446e-8104-41088b2312ca&quot;},{&quot;id&quot;:&quot;7653827d-1428-5129-85d9-8387e81b12f0&quot;,&quot;itemData&quot;:{&quot;DOI&quot;:&quot;10.5858/arpa.2012-0651-OA&quot;,&quot;ISSN&quot;:&quot;0003-9985&quot;,&quot;abstract&quot;:&quot;Context.—Early diagnosis of gram-negative bloodstream infections, prompt identification of the infecting organism, and appropriate antibiotic therapy improve patient care outcomes and decrease health care expenditures. In an era of increasing antimicrobial resistance, methods to acquire and rapidly translate critical results into timely therapies for gram-negative bloodstream infections are needed.Objective.—To determine whether mass spectrometry technology coupled with antimicrobial stewardship provides a substantially improved alternative to conventional laboratory methods.Design.—An evidence-based intervention that integrated matrix-assisted laser desorption and ionization time-of-flight mass spectrometry, rapid antimicrobial susceptibility testing, and near–real-time antimicrobial stewardship practices was implemented. Outcomes in patients hospitalized prior to initiation of the study intervention were compared to those in patients treated after implementation. Differences in length of hospitalization and hospital costs were assessed in survivors.Results.—The mean hospital length of stay in the preintervention group survivors (n = 100) was 11.9 versus 9.3 days in the intervention group (n = 101; P = .01). After multivariate analysis, factors independently associated with decreased length of hospitalization included the intervention (hazard ratio, 1.38; 95% confidence interval, 1.01–1.88) and active therapy at 48 hours (hazard ratio, 2.9; confidence interval, 1.15–7.33). Mean hospital costs per patient were $45 709 in the preintervention group and $26 162 in the intervention group (P = .009).Conclusions.—Integration of rapid identification and susceptibility techniques with antimicrobial stewardship significantly improved time to optimal therapy, and it decreased hospital length of stay and total costs. This innovative strategy has ramifications for other areas of patient care.&quot;,&quot;author&quot;:[{&quot;dropping-particle&quot;:&quot;&quot;,&quot;family&quot;:&quot;Perez&quot;,&quot;given&quot;:&quot;Katherine K&quot;,&quot;non-dropping-particle&quot;:&quot;&quot;,&quot;parse-names&quot;:false,&quot;suffix&quot;:&quot;&quot;},{&quot;dropping-particle&quot;:&quot;&quot;,&quot;family&quot;:&quot;Olsen&quot;,&quot;given&quot;:&quot;Randall J&quot;,&quot;non-dropping-particle&quot;:&quot;&quot;,&quot;parse-names&quot;:false,&quot;suffix&quot;:&quot;&quot;},{&quot;dropping-particle&quot;:&quot;&quot;,&quot;family&quot;:&quot;Musick&quot;,&quot;given&quot;:&quot;William L&quot;,&quot;non-dropping-particle&quot;:&quot;&quot;,&quot;parse-names&quot;:false,&quot;suffix&quot;:&quot;&quot;},{&quot;dropping-particle&quot;:&quot;&quot;,&quot;family&quot;:&quot;Cernoch&quot;,&quot;given&quot;:&quot;Patricia L&quot;,&quot;non-dropping-particle&quot;:&quot;&quot;,&quot;parse-names&quot;:false,&quot;suffix&quot;:&quot;&quot;},{&quot;dropping-particle&quot;:&quot;&quot;,&quot;family&quot;:&quot;Davis&quot;,&quot;given&quot;:&quot;James R&quot;,&quot;non-dropping-particle&quot;:&quot;&quot;,&quot;parse-names&quot;:false,&quot;suffix&quot;:&quot;&quot;},{&quot;dropping-particle&quot;:&quot;&quot;,&quot;family&quot;:&quot;Land&quot;,&quot;given&quot;:&quot;Geoffrey A&quot;,&quot;non-dropping-particle&quot;:&quot;&quot;,&quot;parse-names&quot;:false,&quot;suffix&quot;:&quot;&quot;},{&quot;dropping-particle&quot;:&quot;&quot;,&quot;family&quot;:&quot;Peterson&quot;,&quot;given&quot;:&quot;Leif E&quot;,&quot;non-dropping-particle&quot;:&quot;&quot;,&quot;parse-names&quot;:false,&quot;suffix&quot;:&quot;&quot;},{&quot;dropping-particle&quot;:&quot;&quot;,&quot;family&quot;:&quot;Musser&quot;,&quot;given&quot;:&quot;James M&quot;,&quot;non-dropping-particle&quot;:&quot;&quot;,&quot;parse-names&quot;:false,&quot;suffix&quot;:&quot;&quot;}],&quot;container-title&quot;:&quot;Archives of Pathology &amp; Laboratory Medicine&quot;,&quot;id&quot;:&quot;7653827d-1428-5129-85d9-8387e81b12f0&quot;,&quot;issue&quot;:&quot;9&quot;,&quot;issued&quot;:{&quot;date-parts&quot;:[[&quot;2012&quot;,&quot;12&quot;,&quot;6&quot;]]},&quot;page&quot;:&quot;1247-1254&quot;,&quot;title&quot;:&quot;Integrating Rapid Pathogen Identification and Antimicrobial Stewardship Significantly Decreases Hospital Costs&quot;,&quot;type&quot;:&quot;article-journal&quot;,&quot;volume&quot;:&quot;137&quot;},&quot;uris&quot;:[&quot;http://www.mendeley.com/documents/?uuid=83d6c4bf-e161-4325-9465-6c2e8f8c96e8&quot;],&quot;isTemporary&quot;:false,&quot;legacyDesktopId&quot;:&quot;83d6c4bf-e161-4325-9465-6c2e8f8c96e8&quot;}],&quot;properties&quot;:{&quot;noteIndex&quot;:0},&quot;isEdited&quot;:false,&quot;manualOverride&quot;:{&quot;citeprocText&quot;:&quot;[2, 3]&quot;,&quot;isManuallyOverridden&quot;:false,&quot;manualOverrideText&quot;:&quot;&quot;},&quot;citationTag&quot;:&quot;MENDELEY_CITATION_v3_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&quot;},{&quot;citationID&quot;:&quot;MENDELEY_CITATION_4fde8e0b-ea46-4d8b-8da2-8fd7b1faeace&quot;,&quot;citationItems&quot;:[{&quot;id&quot;:&quot;4d320f1d-800c-56d5-be2a-69ee7339a54b&quot;,&quot;itemData&quot;:{&quot;DOI&quot;:&quot;10.3390/antibiotics12081247&quot;,&quot;ISSN&quot;:&quot;2079-6382 (Print)&quot;,&quot;PMID&quot;:&quot;37627667&quot;,&quot;abstract&quot;:&quot;Rapid pathogen detection and characterization from positive blood cultures are  crucial in the management of patients with bloodstream infections (BSI) and in achieving their improved outcomes. In this context, the FilmArray Blood Culture Identification (BCID2) panel is an FDA approved molecular test, which can quickly identify different species and resistance determinants, thus making an impact in antimicrobial practice. In this study, we analyzed 136 positive blood cultures collected from septic critically ill patients from April 2021 to March 2023 by using the FilmArray BCID2 panel, and results obtained by fast molecular analysis were compared to those obtained by routine protocols. Overall, the BCID2 panel showed a strong concordance with conventional methods, particularly in the case of monomicrobial samples, whereas some discrepancies were found in 10/32 polymicrobial samples. Of note, this technique allowed us to identify a significant number of yeasts (37/94 samples) and to unravel the presence of several resistance markers, including both Gram-positive and Gram-negative organisms. These findings strongly support the potential use of the BCID2 panel as an adjunct to the conventional microbiology methods for the management of critically ill septic patients, thus accelerating blood pathogen and resistance genes identification, focusing antibiotic therapy, and avoiding inappropriate and excessive use of drugs.&quot;,&quot;author&quot;:[{&quot;dropping-particle&quot;:&quot;&quot;,&quot;family&quot;:&quot;Mauri&quot;,&quot;given&quot;:&quot;Carola&quot;,&quot;non-dropping-particle&quot;:&quot;&quot;,&quot;parse-names&quot;:false,&quot;suffix&quot;:&quot;&quot;},{&quot;dropping-particle&quot;:&quot;&quot;,&quot;family&quot;:&quot;Consonni&quot;,&quot;given&quot;:&quot;Alessandra&quot;,&quot;non-dropping-particle&quot;:&quot;&quot;,&quot;parse-names&quot;:false,&quot;suffix&quot;:&quot;&quot;},{&quot;dropping-particle&quot;:&quot;&quot;,&quot;family&quot;:&quot;Briozzo&quot;,&quot;given&quot;:&quot;Elena&quot;,&quot;non-dropping-particle&quot;:&quot;&quot;,&quot;parse-names&quot;:false,&quot;suffix&quot;:&quot;&quot;},{&quot;dropping-particle&quot;:&quot;&quot;,&quot;family&quot;:&quot;Giubbi&quot;,&quot;given&quot;:&quot;Chiara&quot;,&quot;non-dropping-particle&quot;:&quot;&quot;,&quot;parse-names&quot;:false,&quot;suffix&quot;:&quot;&quot;},{&quot;dropping-particle&quot;:&quot;&quot;,&quot;family&quot;:&quot;Meroni&quot;,&quot;given&quot;:&quot;Elisa&quot;,&quot;non-dropping-particle&quot;:&quot;&quot;,&quot;parse-names&quot;:false,&quot;suffix&quot;:&quot;&quot;},{&quot;dropping-particle&quot;:&quot;&quot;,&quot;family&quot;:&quot;Tonolo&quot;,&quot;given&quot;:&quot;Silvia&quot;,&quot;non-dropping-particle&quot;:&quot;&quot;,&quot;parse-names&quot;:false,&quot;suffix&quot;:&quot;&quot;},{&quot;dropping-particle&quot;:&quot;&quot;,&quot;family&quot;:&quot;Luzzaro&quot;,&quot;given&quot;:&quot;Francesco&quot;,&quot;non-dropping-particle&quot;:&quot;&quot;,&quot;parse-names&quot;:false,&quot;suffix&quot;:&quot;&quot;}],&quot;container-title&quot;:&quot;Antibiotics (Basel, Switzerland)&quot;,&quot;id&quot;:&quot;4d320f1d-800c-56d5-be2a-69ee7339a54b&quot;,&quot;issue&quot;:&quot;8&quot;,&quot;issued&quot;:{&quot;date-parts&quot;:[[&quot;2023&quot;,&quot;7&quot;]]},&quot;language&quot;:&quot;eng&quot;,&quot;publisher-place&quot;:&quot;Switzerland&quot;,&quot;title&quot;:&quot;Microbiological Assessment of the FilmArray Blood Culture Identification 2 Panel:  Potential Impact in Critically Ill Patients.&quot;,&quot;type&quot;:&quot;article-journal&quot;,&quot;volume&quot;:&quot;12&quot;},&quot;uris&quot;:[&quot;http://www.mendeley.com/documents/?uuid=e34bee92-25bf-4ad2-aa57-a5825448f1f3&quot;],&quot;isTemporary&quot;:false,&quot;legacyDesktopId&quot;:&quot;e34bee92-25bf-4ad2-aa57-a5825448f1f3&quot;}],&quot;properties&quot;:{&quot;noteIndex&quot;:0},&quot;isEdited&quot;:false,&quot;manualOverride&quot;:{&quot;citeprocText&quot;:&quot;[4]&quot;,&quot;isManuallyOverridden&quot;:false,&quot;manualOverrideText&quot;:&quot;&quot;},&quot;citationTag&quot;:&quot;MENDELEY_CITATION_v3_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&quot;},{&quot;citationID&quot;:&quot;MENDELEY_CITATION_62222975-14d0-48db-9640-7b16b927e883&quot;,&quot;citationItems&quot;:[{&quot;id&quot;:&quot;36828c82-18fa-51b4-b08f-5a698fa7605d&quot;,&quot;itemData&quot;:{&quot;ISSN&quot;:&quot;1664-302X&quot;,&quot;abstract&quot;:&quot;&lt;p&gt;Metagenomics is a new approach to study microorganisms obtained from a specific environment by functional gene screening or sequencing analysis. Metagenomics studies focus on microbial diversity, community constitute, genetic and evolutionary relationships, functional activities, and interactions and relationships with the environment. Sequencing technologies have evolved from shotgun sequencing to high-throughput, next-generation sequencing (NGS), and third-generation sequencing (TGS). NGS and TGS have shown the advantage of rapid detection of pathogenic microorganisms. With the help of new algorithms, we can better perform the taxonomic profiling and gene prediction of microbial species. Functional metagenomics is helpful to screen new bioactive substances and new functional genes from microorganisms and microbial metabolites. In this article, basic steps, classification, and applications of metagenomics are reviewed.&lt;/p&gt;&quot;,&quot;author&quot;:[{&quot;dropping-particle&quot;:&quot;&quot;,&quot;family&quot;:&quot;Zhang&quot;,&quot;given&quot;:&quot;Lu&quot;,&quot;non-dropping-particle&quot;:&quot;&quot;,&quot;parse-names&quot;:false,&quot;suffix&quot;:&quot;&quot;},{&quot;dropping-particle&quot;:&quot;&quot;,&quot;family&quot;:&quot;Chen&quot;,&quot;given&quot;:&quot;FengXin&quot;,&quot;non-dropping-particle&quot;:&quot;&quot;,&quot;parse-names&quot;:false,&quot;suffix&quot;:&quot;&quot;},{&quot;dropping-particle&quot;:&quot;&quot;,&quot;family&quot;:&quot;Zeng&quot;,&quot;given&quot;:&quot;Zhan&quot;,&quot;non-dropping-particle&quot;:&quot;&quot;,&quot;parse-names&quot;:false,&quot;suffix&quot;:&quot;&quot;},{&quot;dropping-particle&quot;:&quot;&quot;,&quot;family&quot;:&quot;Xu&quot;,&quot;given&quot;:&quot;Mengjiao&quot;,&quot;non-dropping-particle&quot;:&quot;&quot;,&quot;parse-names&quot;:false,&quot;suffix&quot;:&quot;&quot;},{&quot;dropping-particle&quot;:&quot;&quot;,&quot;family&quot;:&quot;Sun&quot;,&quot;given&quot;:&quot;Fangfang&quot;,&quot;non-dropping-particle&quot;:&quot;&quot;,&quot;parse-names&quot;:false,&quot;suffix&quot;:&quot;&quot;},{&quot;dropping-particle&quot;:&quot;&quot;,&quot;family&quot;:&quot;Yang&quot;,&quot;given&quot;:&quot;Liu&quot;,&quot;non-dropping-particle&quot;:&quot;&quot;,&quot;parse-names&quot;:false,&quot;suffix&quot;:&quot;&quot;},{&quot;dropping-particle&quot;:&quot;&quot;,&quot;family&quot;:&quot;Bi&quot;,&quot;given&quot;:&quot;Xiaoyue&quot;,&quot;non-dropping-particle&quot;:&quot;&quot;,&quot;parse-names&quot;:false,&quot;suffix&quot;:&quot;&quot;},{&quot;dropping-particle&quot;:&quot;&quot;,&quot;family&quot;:&quot;Lin&quot;,&quot;given&quot;:&quot;Yanjie&quot;,&quot;non-dropping-particle&quot;:&quot;&quot;,&quot;parse-names&quot;:false,&quot;suffix&quot;:&quot;&quot;},{&quot;dropping-particle&quot;:&quot;&quot;,&quot;family&quot;:&quot;Gao&quot;,&quot;given&quot;:&quot;YuanJiao&quot;,&quot;non-dropping-particle&quot;:&quot;&quot;,&quot;parse-names&quot;:false,&quot;suffix&quot;:&quot;&quot;},{&quot;dropping-particle&quot;:&quot;&quot;,&quot;family&quot;:&quot;Hao&quot;,&quot;given&quot;:&quot;HongXiao&quot;,&quot;non-dropping-particle&quot;:&quot;&quot;,&quot;parse-names&quot;:false,&quot;suffix&quot;:&quot;&quot;},{&quot;dropping-particle&quot;:&quot;&quot;,&quot;family&quot;:&quot;Yi&quot;,&quot;given&quot;:&quot;Wei&quot;,&quot;non-dropping-particle&quot;:&quot;&quot;,&quot;parse-names&quot;:false,&quot;suffix&quot;:&quot;&quot;},{&quot;dropping-particle&quot;:&quot;&quot;,&quot;family&quot;:&quot;Li&quot;,&quot;given&quot;:&quot;Minghui&quot;,&quot;non-dropping-particle&quot;:&quot;&quot;,&quot;parse-names&quot;:false,&quot;suffix&quot;:&quot;&quot;},{&quot;dropping-particle&quot;:&quot;&quot;,&quot;family&quot;:&quot;Xie&quot;,&quot;given&quot;:&quot;Yao&quot;,&quot;non-dropping-particle&quot;:&quot;&quot;,&quot;parse-names&quot;:false,&quot;suffix&quot;:&quot;&quot;}],&quot;container-title&quot;:&quot;Frontiers in Microbiology&quot;,&quot;id&quot;:&quot;36828c82-18fa-51b4-b08f-5a698fa7605d&quot;,&quot;issued&quot;:{&quot;date-parts&quot;:[[&quot;2021&quot;]]},&quot;title&quot;:&quot;Advances in Metagenomics and Its Application in Environmental Microorganisms&quot;,&quot;type&quot;:&quot;article-journal&quot;,&quot;volume&quot;:&quot;12&quot;},&quot;uris&quot;:[&quot;http://www.mendeley.com/documents/?uuid=2d7a26dc-d900-4410-997d-a53cb553d7c9&quot;],&quot;isTemporary&quot;:false,&quot;legacyDesktopId&quot;:&quot;2d7a26dc-d900-4410-997d-a53cb553d7c9&quot;},{&quot;id&quot;:&quot;801cf542-214d-5364-bf7b-beb12f6b4274&quot;,&quot;itemData&quot;:{&quot;ISSN&quot;:&quot;1664-302X&quot;,&quot;abstract&quot;:&quot;&lt;p&gt;Infections lacking precise diagnosis are often caused by a rare or uncharacterized pathogen, a combination of pathogens, or a known pathogen carrying undocumented or newly acquired genes. Despite medical advances in infectious disease diagnostics, many patients still experience mortality or long-term consequences due to undiagnosed or misdiagnosed infections. Thus, there is a need for an exhaustive and universal diagnostic strategy to reduce the fraction of undocumented infections. Compared to conventional diagnostics, metagenomic next-generation sequencing (mNGS) is a promising, culture-independent sequencing technology that is sensitive to detecting rare, novel, and unexpected pathogens with no preconception. Despite the fact that several studies and case reports have identified the effectiveness of mNGS in improving clinical diagnosis, there are obvious shortcomings in terms of sensitivity, specificity, costs, standardization of bioinformatic pipelines, and interpretation of findings that limit the integration of mNGS into clinical practice. Therefore, physicians must understand the potential benefits and drawbacks of mNGS when applying it to clinical practice. In this review, we will examine the current accomplishments, efficacy, and restrictions of mNGS in relation to conventional diagnostic methods. Furthermore, we will suggest potential approaches to enhance mNGS to its maximum capacity as a clinical diagnostic tool for identifying severe infections.&lt;/p&gt;&quot;,&quot;author&quot;:[{&quot;dropping-particle&quot;:&quot;&quot;,&quot;family&quot;:&quot;Batool&quot;,&quot;given&quot;:&quot;Maliha&quot;,&quot;non-dropping-particle&quot;:&quot;&quot;,&quot;parse-names&quot;:false,&quot;suffix&quot;:&quot;&quot;},{&quot;dropping-particle&quot;:&quot;&quot;,&quot;family&quot;:&quot;Galloway-Peña&quot;,&quot;given&quot;:&quot;Jessica&quot;,&quot;non-dropping-particle&quot;:&quot;&quot;,&quot;parse-names&quot;:false,&quot;suffix&quot;:&quot;&quot;}],&quot;container-title&quot;:&quot;Frontiers in Microbiology&quot;,&quot;id&quot;:&quot;801cf542-214d-5364-bf7b-beb12f6b4274&quot;,&quot;issued&quot;:{&quot;date-parts&quot;:[[&quot;2023&quot;]]},&quot;title&quot;:&quot;Clinical metagenomics—challenges and future prospects&quot;,&quot;type&quot;:&quot;article-journal&quot;,&quot;volume&quot;:&quot;14&quot;},&quot;uris&quot;:[&quot;http://www.mendeley.com/documents/?uuid=bdddb7e3-447a-4019-9637-b42ced1de123&quot;],&quot;isTemporary&quot;:false,&quot;legacyDesktopId&quot;:&quot;bdddb7e3-447a-4019-9637-b42ced1de123&quot;},{&quot;id&quot;:&quot;ac4b39e0-d3c6-5ead-825d-0efe06c47046&quot;,&quot;itemData&quot;:{&quot;DOI&quot;:&quot;10.1186/s12879-021-06039-1&quot;,&quot;ISSN&quot;:&quot;1471-2334&quot;,&quot;abstract&quot;:&quot;Identifying the causes of community-acquired pneumonia (CAP) is challenging due to the disease’s complex etiology and the limitations of traditional microbiological diagnostic methods. Recent advances in next generation sequencing (NGS)-based metagenomics allow pan-pathogen detection in a single assay, and may have significant advantages over culture-based techniques.&quot;,&quot;author&quot;:[{&quot;dropping-particle&quot;:&quot;&quot;,&quot;family&quot;:&quot;Xie&quot;,&quot;given&quot;:&quot;Fei&quot;,&quot;non-dropping-particle&quot;:&quot;&quot;,&quot;parse-names&quot;:false,&quot;suffix&quot;:&quot;&quot;},{&quot;dropping-particle&quot;:&quot;&quot;,&quot;family&quot;:&quot;Duan&quot;,&quot;given&quot;:&quot;Zhimei&quot;,&quot;non-dropping-particle&quot;:&quot;&quot;,&quot;parse-names&quot;:false,&quot;suffix&quot;:&quot;&quot;},{&quot;dropping-particle&quot;:&quot;&quot;,&quot;family&quot;:&quot;Zeng&quot;,&quot;given&quot;:&quot;Weiqi&quot;,&quot;non-dropping-particle&quot;:&quot;&quot;,&quot;parse-names&quot;:false,&quot;suffix&quot;:&quot;&quot;},{&quot;dropping-particle&quot;:&quot;&quot;,&quot;family&quot;:&quot;Xie&quot;,&quot;given&quot;:&quot;Shumei&quot;,&quot;non-dropping-particle&quot;:&quot;&quot;,&quot;parse-names&quot;:false,&quot;suffix&quot;:&quot;&quot;},{&quot;dropping-particle&quot;:&quot;&quot;,&quot;family&quot;:&quot;Xie&quot;,&quot;given&quot;:&quot;Mingzhou&quot;,&quot;non-dropping-particle&quot;:&quot;&quot;,&quot;parse-names&quot;:false,&quot;suffix&quot;:&quot;&quot;},{&quot;dropping-particle&quot;:&quot;&quot;,&quot;family&quot;:&quot;Fu&quot;,&quot;given&quot;:&quot;Han&quot;,&quot;non-dropping-particle&quot;:&quot;&quot;,&quot;parse-names&quot;:false,&quot;suffix&quot;:&quot;&quot;},{&quot;dropping-particle&quot;:&quot;&quot;,&quot;family&quot;:&quot;Ye&quot;,&quot;given&quot;:&quot;Qing&quot;,&quot;non-dropping-particle&quot;:&quot;&quot;,&quot;parse-names&quot;:false,&quot;suffix&quot;:&quot;&quot;},{&quot;dropping-particle&quot;:&quot;&quot;,&quot;family&quot;:&quot;Xu&quot;,&quot;given&quot;:&quot;Teng&quot;,&quot;non-dropping-particle&quot;:&quot;&quot;,&quot;parse-names&quot;:false,&quot;suffix&quot;:&quot;&quot;},{&quot;dropping-particle&quot;:&quot;&quot;,&quot;family&quot;:&quot;Xie&quot;,&quot;given&quot;:&quot;Lixin&quot;,&quot;non-dropping-particle&quot;:&quot;&quot;,&quot;parse-names&quot;:false,&quot;suffix&quot;:&quot;&quot;}],&quot;container-title&quot;:&quot;BMC Infectious Diseases&quot;,&quot;id&quot;:&quot;ac4b39e0-d3c6-5ead-825d-0efe06c47046&quot;,&quot;issue&quot;:&quot;1&quot;,&quot;issued&quot;:{&quot;date-parts&quot;:[[&quot;2021&quot;]]},&quot;page&quot;:&quot;352&quot;,&quot;title&quot;:&quot;Clinical metagenomics assessments improve diagnosis and outcomes in community-acquired pneumonia&quot;,&quot;type&quot;:&quot;article-journal&quot;,&quot;volume&quot;:&quot;21&quot;},&quot;uris&quot;:[&quot;http://www.mendeley.com/documents/?uuid=f88c5963-0cb7-4c53-88ad-9db899a99b13&quot;],&quot;isTemporary&quot;:false,&quot;legacyDesktopId&quot;:&quot;f88c5963-0cb7-4c53-88ad-9db899a99b13&quot;}],&quot;properties&quot;:{&quot;noteIndex&quot;:0},&quot;isEdited&quot;:false,&quot;manualOverride&quot;:{&quot;citeprocText&quot;:&quot;[5–7]&quot;,&quot;isManuallyOverridden&quot;:false,&quot;manualOverrideText&quot;:&quot;&quot;},&quot;citationTag&quot;:&quot;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&quot;},{&quot;citationID&quot;:&quot;MENDELEY_CITATION_52fa8b2f-6f47-43aa-93cc-f547b8762b4a&quot;,&quot;citationItems&quot;:[{&quot;id&quot;:&quot;17496430-7ee6-5595-9dcf-57f2333777ca&quot;,&quot;itemData&quot;:{&quot;ISSN&quot;:&quot;1664-302X&quot;,&quot;abstract&quot;:&quot;&lt;sec&gt;&lt;title&gt;Background&lt;/title&gt;&lt;p&gt;Early detection of antimicrobial resistance in pathogens and prescription of more effective antibiotics is a fast-emerging need in clinical practice. High-throughput sequencing technology, such as whole genome sequencing (WGS), may have the capacity to rapidly guide the clinical decision-making process. The prediction of antimicrobial resistance in Gram-negative bacteria, often the cause of serious systemic infections, is more challenging as genotype-to-phenotype (drug resistance) relationship is more complex than for most Gram-positive organisms.&lt;/p&gt;&lt;/sec&gt;&lt;sec&gt;&lt;title&gt;Methods and Findings&lt;/title&gt;&lt;p&gt;We have used NCBI BioSample database to train and cross-validate eight XGBoost-based machine learning models to predict drug resistance to cefepime, cefotaxime, ceftriaxone, ciprofloxacin, gentamicin, levofloxacin, meropenem, and tobramycin tested in &lt;italic&gt;Acinetobacter baumannii&lt;/italic&gt;, &lt;italic&gt;Escherichia coli&lt;/italic&gt;, &lt;italic&gt;Enterobacter cloacae&lt;/italic&gt;, &lt;italic&gt;Klebsiella aerogenes&lt;/italic&gt;, and &lt;italic&gt;Klebsiella pneumoniae&lt;/italic&gt;. The input is the WGS data in terms of the coverage of known antibiotic resistance genes by shotgun sequencing reads. Models demonstrate high performance and robustness to class imbalanced datasets.&lt;/p&gt;&lt;/sec&gt;&lt;sec&gt;&lt;title&gt;Conclusion&lt;/title&gt;&lt;p&gt;Whole genome sequencing enables the prediction of antimicrobial resistance in Gram-negative bacteria. We present a tool that provides an &lt;italic&gt;in silico&lt;/italic&gt; antibiogram for eight drugs. Predictions are accompanied with a reliability index that may further facilitate the decision making process. The demo version of the tool with pre-processed samples is available at &lt;ext-link ext-link-type=\&quot;uri\&quot; xlink:href=\&quot;https://vancampn.shinyapps.io/wgs2amr/\&quot; xmlns:xlink=\&quot;http://www.w3.org/1999/xlink\&quot;&gt;https://vancampn.shinyapps.io/wgs2amr/&lt;/ext-link&gt;. The stand-alone version of the predictor is available at &lt;ext-link ext-link-type=\&quot;uri\&quot; xlink:href=\&quot;https://github.com/pieterjanvc/wgs2amr/\&quot; xmlns:xlink=\&quot;http://www.w3.org/1999/xlink\&quot;&gt;https://github.com/pieterjanvc/wgs2amr/&lt;/ext-link&gt;.&lt;/p&gt;&lt;/sec&gt;&quot;,&quot;author&quot;:[{&quot;dropping-particle&quot;:&quot;&quot;,&quot;family&quot;:&quot;Camp&quot;,&quot;given&quot;:&quot;Pieter-Jan&quot;,&quot;non-dropping-particle&quot;:&quot;Van&quot;,&quot;parse-names&quot;:false,&quot;suffix&quot;:&quot;&quot;},{&quot;dropping-particle&quot;:&quot;&quot;,&quot;family&quot;:&quot;Haslam&quot;,&quot;given&quot;:&quot;David B&quot;,&quot;non-dropping-particle&quot;:&quot;&quot;,&quot;parse-names&quot;:false,&quot;suffix&quot;:&quot;&quot;},{&quot;dropping-particle&quot;:&quot;&quot;,&quot;family&quot;:&quot;Porollo&quot;,&quot;given&quot;:&quot;Aleksey&quot;,&quot;non-dropping-particle&quot;:&quot;&quot;,&quot;parse-names&quot;:false,&quot;suffix&quot;:&quot;&quot;}],&quot;container-title&quot;:&quot;Frontiers in Microbiology&quot;,&quot;id&quot;:&quot;17496430-7ee6-5595-9dcf-57f2333777ca&quot;,&quot;issued&quot;:{&quot;date-parts&quot;:[[&quot;2020&quot;]]},&quot;title&quot;:&quot;Prediction of Antimicrobial Resistance in Gram-Negative Bacteria From Whole-Genome Sequencing Data&quot;,&quot;type&quot;:&quot;article-journal&quot;,&quot;volume&quot;:&quot;11&quot;},&quot;uris&quot;:[&quot;http://www.mendeley.com/documents/?uuid=6b07ca93-7933-48ef-a5da-1d095ba306e5&quot;],&quot;isTemporary&quot;:false,&quot;legacyDesktopId&quot;:&quot;6b07ca93-7933-48ef-a5da-1d095ba306e5&quot;},{&quot;id&quot;:&quot;5cfe613b-19f5-5e36-8fba-1aa068320c48&quot;,&quot;itemData&quot;:{&quot;DOI&quot;:&quot;10.1371/journal.pcbi.1008319&quot;,&quot;abstract&quot;:&quot;A growing number of studies are using machine learning models to accurately predict antimicrobial resistance (AMR) phenotypes from bacterial sequence data. Although these studies are showing promise, the models are typically trained using features derived from comprehensive sets of AMR genes or whole genome sequences and may not be suitable for use when genomes are incomplete. In this study, we explore the possibility of predicting AMR phenotypes using incomplete genome sequence data. Models were built from small sets of randomly-selected core genes after removing the AMR genes. For Klebsiella pneumoniae, Mycobacterium tuberculosis, Salmonella enterica, and Staphylococcus aureus, we report that it is possible to classify susceptible and resistant phenotypes with average F1 scores ranging from 0.80-0.89 with as few as 100 conserved non-AMR genes, with very major error rates ranging from 0.11-0.23 and major error rates ranging from 0.10-0.20. Models built from core genes have predictive power in cases where the primary AMR mechanisms result from SNPs or horizontal gene transfer. By randomly sampling non-overlapping sets of core genes, we show that F1 scores and error rates are stable and have little variance between replicates. Although these small core gene models have lower accuracies and higher error rates than models built from the corresponding assembled genomes, the results suggest that sufficient variation exists in the core non-AMR genes of a species for predicting AMR phenotypes.&quot;,&quot;author&quot;:[{&quot;dropping-particle&quot;:&quot;&quot;,&quot;family&quot;:&quot;Nguyen&quot;,&quot;given&quot;:&quot;Marcus&quot;,&quot;non-dropping-particle&quot;:&quot;&quot;,&quot;parse-names&quot;:false,&quot;suffix&quot;:&quot;&quot;},{&quot;dropping-particle&quot;:&quot;&quot;,&quot;family&quot;:&quot;Olson&quot;,&quot;given&quot;:&quot;Robert&quot;,&quot;non-dropping-particle&quot;:&quot;&quot;,&quot;parse-names&quot;:false,&quot;suffix&quot;:&quot;&quot;},{&quot;dropping-particle&quot;:&quot;&quot;,&quot;family&quot;:&quot;Shukla&quot;,&quot;given&quot;:&quot;Maulik&quot;,&quot;non-dropping-particle&quot;:&quot;&quot;,&quot;parse-names&quot;:false,&quot;suffix&quot;:&quot;&quot;},{&quot;dropping-particle&quot;:&quot;&quot;,&quot;family&quot;:&quot;VanOeffelen&quot;,&quot;given&quot;:&quot;Margo&quot;,&quot;non-dropping-particle&quot;:&quot;&quot;,&quot;parse-names&quot;:false,&quot;suffix&quot;:&quot;&quot;},{&quot;dropping-particle&quot;:&quot;&quot;,&quot;family&quot;:&quot;Davis&quot;,&quot;given&quot;:&quot;James J&quot;,&quot;non-dropping-particle&quot;:&quot;&quot;,&quot;parse-names&quot;:false,&quot;suffix&quot;:&quot;&quot;}],&quot;container-title&quot;:&quot;PLOS Computational Biology&quot;,&quot;id&quot;:&quot;5cfe613b-19f5-5e36-8fba-1aa068320c48&quot;,&quot;issue&quot;:&quot;10&quot;,&quot;issued&quot;:{&quot;date-parts&quot;:[[&quot;2020&quot;,&quot;8&quot;,&quot;14&quot;]]},&quot;page&quot;:&quot;e1008319&quot;,&quot;title&quot;:&quot;Predicting antimicrobial resistance using conserved genes&quot;,&quot;type&quot;:&quot;article-journal&quot;,&quot;volume&quot;:&quot;16&quot;},&quot;uris&quot;:[&quot;http://www.mendeley.com/documents/?uuid=6eacfaeb-7d4a-41e5-ac9b-aed7124bda8c&quot;],&quot;isTemporary&quot;:false,&quot;legacyDesktopId&quot;:&quot;6eacfaeb-7d4a-41e5-ac9b-aed7124bda8c&quot;}],&quot;properties&quot;:{&quot;noteIndex&quot;:0},&quot;isEdited&quot;:false,&quot;manualOverride&quot;:{&quot;citeprocText&quot;:&quot;[8, 9]&quot;,&quot;isManuallyOverridden&quot;:false,&quot;manualOverrideText&quot;:&quot;&quot;},&quot;citationTag&quot;:&quot;MENDELEY_CITATION_v3_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&quot;},{&quot;citationID&quot;:&quot;MENDELEY_CITATION_e3c8233f-bb43-48b5-9a32-6dc000da9993&quot;,&quot;citationItems&quot;:[{&quot;id&quot;:&quot;8afbe6ae-3119-5a4b-8a4c-5c4c1fa1edc8&quot;,&quot;itemData&quot;:{&quot;ISBN&quot;:&quot;0262043793&quot;,&quot;author&quot;:[{&quot;dropping-particle&quot;:&quot;&quot;,&quot;family&quot;:&quot;Alpaydin&quot;,&quot;given&quot;:&quot;Ethem&quot;,&quot;non-dropping-particle&quot;:&quot;&quot;,&quot;parse-names&quot;:false,&quot;suffix&quot;:&quot;&quot;}],&quot;id&quot;:&quot;8afbe6ae-3119-5a4b-8a4c-5c4c1fa1edc8&quot;,&quot;issued&quot;:{&quot;date-parts&quot;:[[&quot;2020&quot;]]},&quot;publisher&quot;:&quot;MIT press&quot;,&quot;title&quot;:&quot;Introduction to machine learning&quot;,&quot;type&quot;:&quot;book&quot;},&quot;uris&quot;:[&quot;http://www.mendeley.com/documents/?uuid=c44a178e-7f75-4778-a9d0-83859e6925fc&quot;],&quot;isTemporary&quot;:false,&quot;legacyDesktopId&quot;:&quot;c44a178e-7f75-4778-a9d0-83859e6925fc&quot;}],&quot;properties&quot;:{&quot;noteIndex&quot;:0},&quot;isEdited&quot;:false,&quot;manualOverride&quot;:{&quot;citeprocText&quot;:&quot;[10]&quot;,&quot;isManuallyOverridden&quot;:false,&quot;manualOverrideText&quot;:&quot;&quot;},&quot;citationTag&quot;:&quot;MENDELEY_CITATION_v3_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&quot;},{&quot;citationID&quot;:&quot;MENDELEY_CITATION_4f49ce98-79f1-4a88-91b8-f4c7bab6d21d&quot;,&quot;citationItems&quot;:[{&quot;id&quot;:&quot;b4e70127-2921-5b5d-9f3e-c67f9bddd07a&quot;,&quot;itemData&quot;:{&quot;DOI&quot;:&quot;10.2147/IDR.S374805&quot;,&quot;ISSN&quot;:&quot;1178-6973&quot;,&quot;abstract&quot;:&quot;Background: Emergence of antimicrobial resistance poses new challenges in the management of community acquired respiratory tract infections (CARTIs). Therefore, surveillance on the antimicrobial susceptibilities of common respiratory pathogens is valuable and guides empirical therapeutic choices in management of CARTIs. Objective: The objective of the current study is to summarize the antimicrobial resistance trends in common respiratory tract pathogens isolated from patients with CARTIs in China, over a 10-year period (2009-2018). Methods: Streptococcus pneumoniae, Haemophilus influenzae and Moraxella catarrhalis strains were collected from multicenter, and antimicrobial susceptibility testing was performed in the research central laboratory of each study period from 2009-2018. The pathogens that accounted for CARTIs in the adult population was considered and summarized. Results: From 2009-2018 a total of 3750 isolates were collected from 22 cities located across different regions of China. Among these the most common bacterial isolates include S. pneumoniae (53.7%) followed by H. influenza (32.4%), M. catarrhalis (13.9%). S. pneumoniae exhibited reduction in susceptibility and increase in resistance to penicillin, cephalosporins (cefaclor, cefuroxime, ceftriaxone) during the surveillance period. Invasive and noninvasive S. pneumoniae showed similar resistance. In the case of H. influenzae susceptibility to β-lactam and β-lactamase inhibitors (ampicillin, amoxicillin and AMC), SXT, clarithromycin and cephalosporins (cefuroxime, cefaclor, ceftazidime) was reduced over the past 10 years with an exception of ceftriaxone. Overall, moxifloxacin and levofloxacin have the highest susceptibility rates against S. pneumoniae (&gt;95%) and H. influenza (&gt;90%). M. catarrhalis exhibited susceptibility to almost all the tested antimicrobials. Conclusion: In China the 10-year trends showed a substantial increase in resistance to β-lactam drugs and reduction in sensitivity. However, certain antimicrobial agents namely fluoroquinolones including moxifloxacin and levofloxacin maintained low resistance rates with better susceptibility. Further, with few exceptions decline in susceptibility rates to macrolides and cephalosporins was observed among the tested pathogens.&quot;,&quot;author&quot;:[{&quot;dropping-particle&quot;:&quot;&quot;,&quot;family&quot;:&quot;Zhao&quot;,&quot;given&quot;:&quot;Chunjiang&quot;,&quot;non-dropping-particle&quot;:&quot;&quot;,&quot;parse-names&quot;:false,&quot;suffix&quot;:&quot;&quot;},{&quot;dropping-particle&quot;:&quot;&quot;,&quot;family&quot;:&quot;Yang&quot;,&quot;given&quot;:&quot;Shuo&quot;,&quot;non-dropping-particle&quot;:&quot;&quot;,&quot;parse-names&quot;:false,&quot;suffix&quot;:&quot;&quot;},{&quot;dropping-particle&quot;:&quot;&quot;,&quot;family&quot;:&quot;Zhang&quot;,&quot;given&quot;:&quot;Feifei&quot;,&quot;non-dropping-particle&quot;:&quot;&quot;,&quot;parse-names&quot;:false,&quot;suffix&quot;:&quot;&quot;},{&quot;dropping-particle&quot;:&quot;&quot;,&quot;family&quot;:&quot;Wang&quot;,&quot;given&quot;:&quot;Zhanwei&quot;,&quot;non-dropping-particle&quot;:&quot;&quot;,&quot;parse-names&quot;:false,&quot;suffix&quot;:&quot;&quot;},{&quot;dropping-particle&quot;:&quot;&quot;,&quot;family&quot;:&quot;Zhang&quot;,&quot;given&quot;:&quot;Yawei&quot;,&quot;non-dropping-particle&quot;:&quot;&quot;,&quot;parse-names&quot;:false,&quot;suffix&quot;:&quot;&quot;},{&quot;dropping-particle&quot;:&quot;&quot;,&quot;family&quot;:&quot;Wang&quot;,&quot;given&quot;:&quot;Xiaojuan&quot;,&quot;non-dropping-particle&quot;:&quot;&quot;,&quot;parse-names&quot;:false,&quot;suffix&quot;:&quot;&quot;},{&quot;dropping-particle&quot;:&quot;&quot;,&quot;family&quot;:&quot;Li&quot;,&quot;given&quot;:&quot;Henan&quot;,&quot;non-dropping-particle&quot;:&quot;&quot;,&quot;parse-names&quot;:false,&quot;suffix&quot;:&quot;&quot;},{&quot;dropping-particle&quot;:&quot;&quot;,&quot;family&quot;:&quot;Chen&quot;,&quot;given&quot;:&quot;Hongbin&quot;,&quot;non-dropping-particle&quot;:&quot;&quot;,&quot;parse-names&quot;:false,&quot;suffix&quot;:&quot;&quot;},{&quot;dropping-particle&quot;:&quot;&quot;,&quot;family&quot;:&quot;Wang&quot;,&quot;given&quot;:&quot;Hui&quot;,&quot;non-dropping-particle&quot;:&quot;&quot;,&quot;parse-names&quot;:false,&quot;suffix&quot;:&quot;&quot;}],&quot;container-title&quot;:&quot;Infection and Drug Resistance&quot;,&quot;id&quot;:&quot;b4e70127-2921-5b5d-9f3e-c67f9bddd07a&quot;,&quot;issued&quot;:{&quot;date-parts&quot;:[[&quot;2022&quot;,&quot;8&quot;,&quot;31&quot;]]},&quot;page&quot;:&quot;5069-5083&quot;,&quot;publisher&quot;:&quot;Dove Press&quot;,&quot;title&quot;:&quot;Antimicrobial Resistance Trends of the Most Common Causative Pathogens Associated with Community-acquired Respiratory Infections in China: 2009&amp;ndash;2018&quot;,&quot;type&quot;:&quot;article-journal&quot;,&quot;volume&quot;:&quot;15&quot;},&quot;uris&quot;:[&quot;http://www.mendeley.com/documents/?uuid=88424ee4-8061-3caa-bca9-d1a61401dbf6&quot;],&quot;isTemporary&quot;:false,&quot;legacyDesktopId&quot;:&quot;88424ee4-8061-3caa-bca9-d1a61401dbf6&quot;},{&quot;id&quot;:&quot;7d9a81a9-a457-5c7a-8150-9929858b360c&quot;,&quot;itemData&quot;:{&quot;DOI&quot;:&quot;10.1186/s12879-019-4093-1&quot;,&quot;ISSN&quot;:&quot;1471-2334&quot;,&quot;abstract&quot;:&quot;In China multidrug-resistant bacteria pose a considerable threat to public health. Antimicrobial resistance has weakened the effectiveness of many medicines widely used today. Thus, discovering new antibacterial drugs is paramount in the effort to treat emerging drug-resistant bacteria.&quot;,&quot;author&quot;:[{&quot;dropping-particle&quot;:&quot;&quot;,&quot;family&quot;:&quot;Zhao&quot;,&quot;given&quot;:&quot;Chunjiang&quot;,&quot;non-dropping-particle&quot;:&quot;&quot;,&quot;parse-names&quot;:false,&quot;suffix&quot;:&quot;&quot;},{&quot;dropping-particle&quot;:&quot;&quot;,&quot;family&quot;:&quot;Wang&quot;,&quot;given&quot;:&quot;Xiaojuan&quot;,&quot;non-dropping-particle&quot;:&quot;&quot;,&quot;parse-names&quot;:false,&quot;suffix&quot;:&quot;&quot;},{&quot;dropping-particle&quot;:&quot;&quot;,&quot;family&quot;:&quot;Zhang&quot;,&quot;given&quot;:&quot;Yawei&quot;,&quot;non-dropping-particle&quot;:&quot;&quot;,&quot;parse-names&quot;:false,&quot;suffix&quot;:&quot;&quot;},{&quot;dropping-particle&quot;:&quot;&quot;,&quot;family&quot;:&quot;Wang&quot;,&quot;given&quot;:&quot;Ruobing&quot;,&quot;non-dropping-particle&quot;:&quot;&quot;,&quot;parse-names&quot;:false,&quot;suffix&quot;:&quot;&quot;},{&quot;dropping-particle&quot;:&quot;&quot;,&quot;family&quot;:&quot;Wang&quot;,&quot;given&quot;:&quot;Qi&quot;,&quot;non-dropping-particle&quot;:&quot;&quot;,&quot;parse-names&quot;:false,&quot;suffix&quot;:&quot;&quot;},{&quot;dropping-particle&quot;:&quot;&quot;,&quot;family&quot;:&quot;Li&quot;,&quot;given&quot;:&quot;Henan&quot;,&quot;non-dropping-particle&quot;:&quot;&quot;,&quot;parse-names&quot;:false,&quot;suffix&quot;:&quot;&quot;},{&quot;dropping-particle&quot;:&quot;&quot;,&quot;family&quot;:&quot;Wang&quot;,&quot;given&quot;:&quot;Hui&quot;,&quot;non-dropping-particle&quot;:&quot;&quot;,&quot;parse-names&quot;:false,&quot;suffix&quot;:&quot;&quot;}],&quot;container-title&quot;:&quot;BMC Infectious Diseases&quot;,&quot;id&quot;:&quot;7d9a81a9-a457-5c7a-8150-9929858b360c&quot;,&quot;issue&quot;:&quot;1&quot;,&quot;issued&quot;:{&quot;date-parts&quot;:[[&quot;2019&quot;]]},&quot;page&quot;:&quot;508&quot;,&quot;title&quot;:&quot;In vitro activities of Eravacycline against 336 isolates collected from 2012 to 2016 from 11 teaching hospitals in China&quot;,&quot;type&quot;:&quot;article-journal&quot;,&quot;volume&quot;:&quot;19&quot;},&quot;uris&quot;:[&quot;http://www.mendeley.com/documents/?uuid=0c9a93a2-c6fe-4e31-8b46-bb407add1e12&quot;],&quot;isTemporary&quot;:false,&quot;legacyDesktopId&quot;:&quot;0c9a93a2-c6fe-4e31-8b46-bb407add1e12&quot;},{&quot;id&quot;:&quot;4d1ffa80-e319-58d3-99fe-fd5adb781795&quot;,&quot;itemData&quot;:{&quot;DOI&quot;:&quot;10.1186/s12879-017-2880-0&quot;,&quot;ISSN&quot;:&quot;1471-2334 (Electronic)&quot;,&quot;PMID&quot;:&quot;29284419&quot;,&quot;abstract&quot;:&quot;BACKGROUND: Streptococcus pneumoniae, the leading pathogen of bacterial infections  in infants and the elderly, is responsible for pneumococcal diseases with severe morbidity and mortality. Emergence of drug-resistant strains presented new challenges for treatment and prevention. Vaccination has proven to be an effective means of preventing pneumococcal infection worldwide. Detailed epidemiological information of antibiotic susceptibilities and serotype distribution will be of great help to the management of pneumococcal infections. METHODS: A total of 881 S. pneumoniae isolates were collected from patients at 23 teaching hospitals in 17 different cities from 2011 to 2016. The main specimen types included sputum, blood, broncho-alveolar lavage fluid, pharyngeal swabs, and cerebrospinal fluid. Minimum inhibitory concentrations (MICs) were determined using the agar dilution method. Capsular serotypes were identified using latex agglutination and quellung reaction test. Molecular epidemiology was investigated using multilocus sequence typing. RESULTS: S. pneumoniae isolates were highly resistant to macrolides, tetracycline, and trimethoprim/sulfamethoxazole. The rate of resistance to penicillin was 51.6% (oral breakpoint). However, levofloxacin and moxifloxacin maintained excellent antimicrobial activity and all of the isolated strains were susceptible to vancomycin. Twenty-two serotypes were identified among the 881 isolates. Prevalent serotypes were 19F (25.7%), 19A (14.0%), 15 (6.8%), 6B (3.6%), 6A (3.0%), and 17 (2.8%). The overall vaccine coverage rates for 7- and 13-valent pneumococcal conjugate vaccines were 37.5% and 58.3%, respectively. Vaccine coverage rates in young children and economically underdeveloped regions were higher than those in older adults and developed regions. Vaccine-covered serotypes demonstrated higher resistance compared with uncovered serotypes. Molecular epidemiological typing demonstrated that S. pneumoniae showed significant clonal dissemination and that ST271 (120, 28.3%), ST320 (73, 17.2%) and ST81 (27, 6.6%) were the major STs. CONCLUSIONS: High resistance to clinical routine antibiotics was observed for all 881 S. pneumoniae strains. Drug resistance varied among different serotypes and age groups. Prevalent serotypes among the isolates were 19F, 19A, 15, 6B, 6A, and 17. Community-acquired strains should also be included in future studies to gain a better understanding of the prevalence and resistance of S. pneumoniae i…&quot;,&quot;author&quot;:[{&quot;dropping-particle&quot;:&quot;&quot;,&quot;family&quot;:&quot;Zhao&quot;,&quot;given&quot;:&quot;Chunjiang&quot;,&quot;non-dropping-particle&quot;:&quot;&quot;,&quot;parse-names&quot;:false,&quot;suffix&quot;:&quot;&quot;},{&quot;dropping-particle&quot;:&quot;&quot;,&quot;family&quot;:&quot;Li&quot;,&quot;given&quot;:&quot;Zongbo&quot;,&quot;non-dropping-particle&quot;:&quot;&quot;,&quot;parse-names&quot;:false,&quot;suffix&quot;:&quot;&quot;},{&quot;dropping-particle&quot;:&quot;&quot;,&quot;family&quot;:&quot;Zhang&quot;,&quot;given&quot;:&quot;Feifei&quot;,&quot;non-dropping-particle&quot;:&quot;&quot;,&quot;parse-names&quot;:false,&quot;suffix&quot;:&quot;&quot;},{&quot;dropping-particle&quot;:&quot;&quot;,&quot;family&quot;:&quot;Zhang&quot;,&quot;given&quot;:&quot;Xiaobing&quot;,&quot;non-dropping-particle&quot;:&quot;&quot;,&quot;parse-names&quot;:false,&quot;suffix&quot;:&quot;&quot;},{&quot;dropping-particle&quot;:&quot;&quot;,&quot;family&quot;:&quot;Ji&quot;,&quot;given&quot;:&quot;Ping&quot;,&quot;non-dropping-particle&quot;:&quot;&quot;,&quot;parse-names&quot;:false,&quot;suffix&quot;:&quot;&quot;},{&quot;dropping-particle&quot;:&quot;&quot;,&quot;family&quot;:&quot;Zeng&quot;,&quot;given&quot;:&quot;Ji&quot;,&quot;non-dropping-particle&quot;:&quot;&quot;,&quot;parse-names&quot;:false,&quot;suffix&quot;:&quot;&quot;},{&quot;dropping-particle&quot;:&quot;&quot;,&quot;family&quot;:&quot;Hu&quot;,&quot;given&quot;:&quot;Bijie&quot;,&quot;non-dropping-particle&quot;:&quot;&quot;,&quot;parse-names&quot;:false,&quot;suffix&quot;:&quot;&quot;},{&quot;dropping-particle&quot;:&quot;&quot;,&quot;family&quot;:&quot;Hu&quot;,&quot;given&quot;:&quot;Zhidong&quot;,&quot;non-dropping-particle&quot;:&quot;&quot;,&quot;parse-names&quot;:false,&quot;suffix&quot;:&quot;&quot;},{&quot;dropping-particle&quot;:&quot;&quot;,&quot;family&quot;:&quot;Liao&quot;,&quot;given&quot;:&quot;Kang&quot;,&quot;non-dropping-particle&quot;:&quot;&quot;,&quot;parse-names&quot;:false,&quot;suffix&quot;:&quot;&quot;},{&quot;dropping-particle&quot;:&quot;&quot;,&quot;family&quot;:&quot;Sun&quot;,&quot;given&quot;:&quot;Hongli&quot;,&quot;non-dropping-particle&quot;:&quot;&quot;,&quot;parse-names&quot;:false,&quot;suffix&quot;:&quot;&quot;},{&quot;dropping-particle&quot;:&quot;&quot;,&quot;family&quot;:&quot;Zhang&quot;,&quot;given&quot;:&quot;Rong&quot;,&quot;non-dropping-particle&quot;:&quot;&quot;,&quot;parse-names&quot;:false,&quot;suffix&quot;:&quot;&quot;},{&quot;dropping-particle&quot;:&quot;&quot;,&quot;family&quot;:&quot;Cao&quot;,&quot;given&quot;:&quot;Bin&quot;,&quot;non-dropping-particle&quot;:&quot;&quot;,&quot;parse-names&quot;:false,&quot;suffix&quot;:&quot;&quot;},{&quot;dropping-particle&quot;:&quot;&quot;,&quot;family&quot;:&quot;Zhuo&quot;,&quot;given&quot;:&quot;Chao&quot;,&quot;non-dropping-particle&quot;:&quot;&quot;,&quot;parse-names&quot;:false,&quot;suffix&quot;:&quot;&quot;},{&quot;dropping-particle&quot;:&quot;&quot;,&quot;family&quot;:&quot;Jia&quot;,&quot;given&quot;:&quot;Wei&quot;,&quot;non-dropping-particle&quot;:&quot;&quot;,&quot;parse-names&quot;:false,&quot;suffix&quot;:&quot;&quot;},{&quot;dropping-particle&quot;:&quot;&quot;,&quot;family&quot;:&quot;Mei&quot;,&quot;given&quot;:&quot;Yaning&quot;,&quot;non-dropping-particle&quot;:&quot;&quot;,&quot;parse-names&quot;:false,&quot;suffix&quot;:&quot;&quot;},{&quot;dropping-particle&quot;:&quot;&quot;,&quot;family&quot;:&quot;Chu&quot;,&quot;given&quot;:&quot;Yunzhuo&quot;,&quot;non-dropping-particle&quot;:&quot;&quot;,&quot;parse-names&quot;:false,&quot;suffix&quot;:&quot;&quot;},{&quot;dropping-particle&quot;:&quot;&quot;,&quot;family&quot;:&quot;Xu&quot;,&quot;given&quot;:&quot;Xuesong&quot;,&quot;non-dropping-particle&quot;:&quot;&quot;,&quot;parse-names&quot;:false,&quot;suffix&quot;:&quot;&quot;},{&quot;dropping-particle&quot;:&quot;&quot;,&quot;family&quot;:&quot;Yang&quot;,&quot;given&quot;:&quot;Qing&quot;,&quot;non-dropping-particle&quot;:&quot;&quot;,&quot;parse-names&quot;:false,&quot;suffix&quot;:&quot;&quot;},{&quot;dropping-particle&quot;:&quot;&quot;,&quot;family&quot;:&quot;Jin&quot;,&quot;given&quot;:&quot;Yan&quot;,&quot;non-dropping-particle&quot;:&quot;&quot;,&quot;parse-names&quot;:false,&quot;suffix&quot;:&quot;&quot;},{&quot;dropping-particle&quot;:&quot;&quot;,&quot;family&quot;:&quot;Fu&quot;,&quot;given&quot;:&quot;Quan&quot;,&quot;non-dropping-particle&quot;:&quot;&quot;,&quot;parse-names&quot;:false,&quot;suffix&quot;:&quot;&quot;},{&quot;dropping-particle&quot;:&quot;&quot;,&quot;family&quot;:&quot;Xu&quot;,&quot;given&quot;:&quot;Xiuli&quot;,&quot;non-dropping-particle&quot;:&quot;&quot;,&quot;parse-names&quot;:false,&quot;suffix&quot;:&quot;&quot;},{&quot;dropping-particle&quot;:&quot;&quot;,&quot;family&quot;:&quot;Li&quot;,&quot;given&quot;:&quot;Hongling&quot;,&quot;non-dropping-particle&quot;:&quot;&quot;,&quot;parse-names&quot;:false,&quot;suffix&quot;:&quot;&quot;},{&quot;dropping-particle&quot;:&quot;&quot;,&quot;family&quot;:&quot;Wang&quot;,&quot;given&quot;:&quot;Lijun&quot;,&quot;non-dropping-particle&quot;:&quot;&quot;,&quot;parse-names&quot;:false,&quot;suffix&quot;:&quot;&quot;},{&quot;dropping-particle&quot;:&quot;&quot;,&quot;family&quot;:&quot;Ni&quot;,&quot;given&quot;:&quot;Yuxing&quot;,&quot;non-dropping-particle&quot;:&quot;&quot;,&quot;parse-names&quot;:false,&quot;suffix&quot;:&quot;&quot;},{&quot;dropping-particle&quot;:&quot;&quot;,&quot;family&quot;:&quot;Liang&quot;,&quot;given&quot;:&quot;Hongjie&quot;,&quot;non-dropping-particle&quot;:&quot;&quot;,&quot;parse-names&quot;:false,&quot;suffix&quot;:&quot;&quot;},{&quot;dropping-particle&quot;:&quot;&quot;,&quot;family&quot;:&quot;Wang&quot;,&quot;given&quot;:&quot;Hui&quot;,&quot;non-dropping-particle&quot;:&quot;&quot;,&quot;parse-names&quot;:false,&quot;suffix&quot;:&quot;&quot;}],&quot;container-title&quot;:&quot;BMC infectious diseases&quot;,&quot;id&quot;:&quot;4d1ffa80-e319-58d3-99fe-fd5adb781795&quot;,&quot;issue&quot;:&quot;1&quot;,&quot;issued&quot;:{&quot;date-parts&quot;:[[&quot;2017&quot;,&quot;12&quot;]]},&quot;language&quot;:&quot;eng&quot;,&quot;page&quot;:&quot;804&quot;,&quot;title&quot;:&quot;Serotype distribution and antibiotic resistance of Streptococcus pneumoniae isolates  from 17 Chinese cities from 2011 to 2016.&quot;,&quot;type&quot;:&quot;article-journal&quot;,&quot;volume&quot;:&quot;17&quot;},&quot;uris&quot;:[&quot;http://www.mendeley.com/documents/?uuid=b5035f6a-21aa-4429-9a22-aafd42162168&quot;],&quot;isTemporary&quot;:false,&quot;legacyDesktopId&quot;:&quot;b5035f6a-21aa-4429-9a22-aafd42162168&quot;}],&quot;properties&quot;:{&quot;noteIndex&quot;:0},&quot;isEdited&quot;:false,&quot;manualOverride&quot;:{&quot;citeprocText&quot;:&quot;[11–13]&quot;,&quot;isManuallyOverridden&quot;:false,&quot;manualOverrideText&quot;:&quot;&quot;},&quot;citationTag&quot;:&quot;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&quot;},{&quot;citationID&quot;:&quot;MENDELEY_CITATION_e385f6fa-56a8-4624-8bbb-3ed81b6e9b75&quot;,&quot;citationItems&quot;:[{&quot;id&quot;:&quot;5d969d93-fbb6-5c00-879b-6e3ae04e1e79&quot;,&quot;itemData&quot;:{&quot;ISSN&quot;:&quot;2352-3964&quot;,&quot;author&quot;:[{&quot;dropping-particle&quot;:&quot;&quot;,&quot;family&quot;:&quot;Gladstone&quot;,&quot;given&quot;:&quot;Rebecca A&quot;,&quot;non-dropping-particle&quot;:&quot;&quot;,&quot;parse-names&quot;:false,&quot;suffix&quot;:&quot;&quot;},{&quot;dropping-particle&quot;:&quot;&quot;,&quot;family&quot;:&quot;Lo&quot;,&quot;given&quot;:&quot;Stephanie W&quot;,&quot;non-dropping-particle&quot;:&quot;&quot;,&quot;parse-names&quot;:false,&quot;suffix&quot;:&quot;&quot;},{&quot;dropping-particle&quot;:&quot;&quot;,&quot;family&quot;:&quot;Lees&quot;,&quot;given&quot;:&quot;John A&quot;,&quot;non-dropping-particle&quot;:&quot;&quot;,&quot;parse-names&quot;:false,&quot;suffix&quot;:&quot;&quot;},{&quot;dropping-particle&quot;:&quot;&quot;,&quot;family&quot;:&quot;Croucher&quot;,&quot;given&quot;:&quot;Nicholas J&quot;,&quot;non-dropping-particle&quot;:&quot;&quot;,&quot;parse-names&quot;:false,&quot;suffix&quot;:&quot;&quot;},{&quot;dropping-particle&quot;:&quot;&quot;,&quot;family&quot;:&quot;Tonder&quot;,&quot;given&quot;:&quot;Andries J&quot;,&quot;non-dropping-particle&quot;:&quot;Van&quot;,&quot;parse-names&quot;:false,&quot;suffix&quot;:&quot;&quot;},{&quot;dropping-particle&quot;:&quot;&quot;,&quot;family&quot;:&quot;Corander&quot;,&quot;given&quot;:&quot;Jukka&quot;,&quot;non-dropping-particle&quot;:&quot;&quot;,&quot;parse-names&quot;:false,&quot;suffix&quot;:&quot;&quot;},{&quot;dropping-particle&quot;:&quot;&quot;,&quot;family&quot;:&quot;Page&quot;,&quot;given&quot;:&quot;Andrew J&quot;,&quot;non-dropping-particle&quot;:&quot;&quot;,&quot;parse-names&quot;:false,&quot;suffix&quot;:&quot;&quot;},{&quot;dropping-particle&quot;:&quot;&quot;,&quot;family&quot;:&quot;Marttinen&quot;,&quot;given&quot;:&quot;Pekka&quot;,&quot;non-dropping-particle&quot;:&quot;&quot;,&quot;parse-names&quot;:false,&quot;suffix&quot;:&quot;&quot;},{&quot;dropping-particle&quot;:&quot;&quot;,&quot;family&quot;:&quot;Bentley&quot;,&quot;given&quot;:&quot;Leon J&quot;,&quot;non-dropping-particle&quot;:&quot;&quot;,&quot;parse-names&quot;:false,&quot;suffix&quot;:&quot;&quot;},{&quot;dropping-particle&quot;:&quot;&quot;,&quot;family&quot;:&quot;Ochoa&quot;,&quot;given&quot;:&quot;Theresa J&quot;,&quot;non-dropping-particle&quot;:&quot;&quot;,&quot;parse-names&quot;:false,&quot;suffix&quot;:&quot;&quot;}],&quot;container-title&quot;:&quot;EBioMedicine&quot;,&quot;id&quot;:&quot;5d969d93-fbb6-5c00-879b-6e3ae04e1e79&quot;,&quot;issued&quot;:{&quot;date-parts&quot;:[[&quot;2019&quot;]]},&quot;page&quot;:&quot;338-346&quot;,&quot;publisher&quot;:&quot;Elsevier&quot;,&quot;title&quot;:&quot;International genomic definition of pneumococcal lineages, to contextualise disease, antibiotic resistance and vaccine impact&quot;,&quot;type&quot;:&quot;article-journal&quot;,&quot;volume&quot;:&quot;43&quot;},&quot;uris&quot;:[&quot;http://www.mendeley.com/documents/?uuid=c8c4848b-a7f1-479d-895c-c2990eb48f42&quot;],&quot;isTemporary&quot;:false,&quot;legacyDesktopId&quot;:&quot;c8c4848b-a7f1-479d-895c-c2990eb48f42&quot;}],&quot;properties&quot;:{&quot;noteIndex&quot;:0},&quot;isEdited&quot;:false,&quot;manualOverride&quot;:{&quot;citeprocText&quot;:&quot;[14]&quot;,&quot;isManuallyOverridden&quot;:false,&quot;manualOverrideText&quot;:&quot;&quot;},&quot;citationTag&quot;:&quot;MENDELEY_CITATION_v3_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&quot;},{&quot;citationID&quot;:&quot;MENDELEY_CITATION_1c9a5b72-6b96-484e-89fb-ef2b52180769&quot;,&quot;citationItems&quot;:[{&quot;id&quot;:&quot;5663742d-6e1c-56c8-97eb-45c0ef6f6f0d&quot;,&quot;itemData&quot;:{&quot;DOI&quot;:&quot;10.1128/JCM.06094-11&quot;,&quot;ISSN&quot;:&quot;1098-660X&quot;,&quot;PMID&quot;:&quot;22238442&quot;,&quot;abstract&quot;:&quot;Accurate strain identification is essential for anyone working with bacteria. For many species, multilocus sequence typing (MLST) is considered the \&quot;gold standard\&quot; of typing, but it is traditionally performed in an expensive and time-consuming manner. As the costs of whole-genome sequencing (WGS) continue to decline, it becomes increasingly available to scientists and routine diagnostic laboratories. Currently, the cost is below that of traditional MLST. The new challenges will be how to extract the relevant information from the large amount of data so as to allow for comparison over time and between laboratories. Ideally, this information should also allow for comparison to historical data. We developed a Web-based method for MLST of 66 bacterial species based on WGS data. As input, the method uses short sequence reads from four sequencing platforms or preassembled genomes. Updates from the MLST databases are downloaded monthly, and the best-matching MLST alleles of the specified MLST scheme are found using a BLAST-based ranking method. The sequence type is then determined by the combination of alleles identified. The method was tested on preassembled genomes from 336 isolates covering 56 MLST schemes, on short sequence reads from 387 isolates covering 10 schemes, and on a small test set of short sequence reads from 29 isolates for which the sequence type had been determined by traditional methods. The method presented here enables investigators to determine the sequence types of their isolates on the basis of WGS data. This method is publicly available at www.cbs.dtu.dk/services/ MLST. Copyright © 2012, American Society for Microbiology. All Rights Reserved.&quot;,&quot;author&quot;:[{&quot;dropping-particle&quot;:&quot;V.&quot;,&quot;family&quot;:&quot;Larsen&quot;,&quot;given&quot;:&quot;Mette&quot;,&quot;non-dropping-particle&quot;:&quot;&quot;,&quot;parse-names&quot;:false,&quot;suffix&quot;:&quot;&quot;},{&quot;dropping-particle&quot;:&quot;&quot;,&quot;family&quot;:&quot;Cosentino&quot;,&quot;given&quot;:&quot;Salvatore&quot;,&quot;non-dropping-particle&quot;:&quot;&quot;,&quot;parse-names&quot;:false,&quot;suffix&quot;:&quot;&quot;},{&quot;dropping-particle&quot;:&quot;&quot;,&quot;family&quot;:&quot;Rasmussen&quot;,&quot;given&quot;:&quot;Simon&quot;,&quot;non-dropping-particle&quot;:&quot;&quot;,&quot;parse-names&quot;:false,&quot;suffix&quot;:&quot;&quot;},{&quot;dropping-particle&quot;:&quot;&quot;,&quot;family&quot;:&quot;Friis&quot;,&quot;given&quot;:&quot;Carsten&quot;,&quot;non-dropping-particle&quot;:&quot;&quot;,&quot;parse-names&quot;:false,&quot;suffix&quot;:&quot;&quot;},{&quot;dropping-particle&quot;:&quot;&quot;,&quot;family&quot;:&quot;Hasman&quot;,&quot;given&quot;:&quot;Henrik&quot;,&quot;non-dropping-particle&quot;:&quot;&quot;,&quot;parse-names&quot;:false,&quot;suffix&quot;:&quot;&quot;},{&quot;dropping-particle&quot;:&quot;&quot;,&quot;family&quot;:&quot;Marvig&quot;,&quot;given&quot;:&quot;Rasmus Lykke&quot;,&quot;non-dropping-particle&quot;:&quot;&quot;,&quot;parse-names&quot;:false,&quot;suffix&quot;:&quot;&quot;},{&quot;dropping-particle&quot;:&quot;&quot;,&quot;family&quot;:&quot;Jelsbak&quot;,&quot;given&quot;:&quot;Lars&quot;,&quot;non-dropping-particle&quot;:&quot;&quot;,&quot;parse-names&quot;:false,&quot;suffix&quot;:&quot;&quot;},{&quot;dropping-particle&quot;:&quot;&quot;,&quot;family&quot;:&quot;Sicheritz-Pontén&quot;,&quot;given&quot;:&quot;Thomas&quot;,&quot;non-dropping-particle&quot;:&quot;&quot;,&quot;parse-names&quot;:false,&quot;suffix&quot;:&quot;&quot;},{&quot;dropping-particle&quot;:&quot;&quot;,&quot;family&quot;:&quot;Ussery&quot;,&quot;given&quot;:&quot;David W.&quot;,&quot;non-dropping-particle&quot;:&quot;&quot;,&quot;parse-names&quot;:false,&quot;suffix&quot;:&quot;&quot;},{&quot;dropping-particle&quot;:&quot;&quot;,&quot;family&quot;:&quot;Aarestrup&quot;,&quot;given&quot;:&quot;Frank M.&quot;,&quot;non-dropping-particle&quot;:&quot;&quot;,&quot;parse-names&quot;:false,&quot;suffix&quot;:&quot;&quot;},{&quot;dropping-particle&quot;:&quot;&quot;,&quot;family&quot;:&quot;Lund&quot;,&quot;given&quot;:&quot;Ole&quot;,&quot;non-dropping-particle&quot;:&quot;&quot;,&quot;parse-names&quot;:false,&quot;suffix&quot;:&quot;&quot;}],&quot;container-title&quot;:&quot;Journal of clinical microbiology&quot;,&quot;id&quot;:&quot;5663742d-6e1c-56c8-97eb-45c0ef6f6f0d&quot;,&quot;issue&quot;:&quot;4&quot;,&quot;issued&quot;:{&quot;date-parts&quot;:[[&quot;2012&quot;,&quot;4&quot;]]},&quot;page&quot;:&quot;1355-1361&quot;,&quot;publisher&quot;:&quot;J Clin Microbiol&quot;,&quot;title&quot;:&quot;Multilocus sequence typing of total-genome-sequenced bacteria&quot;,&quot;type&quot;:&quot;article-journal&quot;,&quot;volume&quot;:&quot;50&quot;},&quot;uris&quot;:[&quot;http://www.mendeley.com/documents/?uuid=ee65351a-e9c6-3a7f-9d96-62b51853d200&quot;],&quot;isTemporary&quot;:false,&quot;legacyDesktopId&quot;:&quot;ee65351a-e9c6-3a7f-9d96-62b51853d200&quot;}],&quot;properties&quot;:{&quot;noteIndex&quot;:0},&quot;isEdited&quot;:false,&quot;manualOverride&quot;:{&quot;citeprocText&quot;:&quot;[15]&quot;,&quot;isManuallyOverridden&quot;:false,&quot;manualOverrideText&quot;:&quot;&quot;},&quot;citationTag&quot;:&quot;MENDELEY_CITATION_v3_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&quot;},{&quot;citationID&quot;:&quot;MENDELEY_CITATION_5e7ed304-c5d3-481d-9fa6-5cdb5c8a1533&quot;,&quot;citationItems&quot;:[{&quot;id&quot;:&quot;baa85e42-d517-52c9-844f-aff1b6ebc723&quot;,&quot;itemData&quot;:{&quot;author&quot;:[{&quot;dropping-particle&quot;:&quot;&quot;,&quot;family&quot;:&quot;CLSI&quot;,&quot;given&quot;:&quot;&quot;,&quot;non-dropping-particle&quot;:&quot;&quot;,&quot;parse-names&quot;:false,&quot;suffix&quot;:&quot;&quot;}],&quot;container-title&quot;:&quot;Clinical and Laboratory Standards Institute&quot;,&quot;id&quot;:&quot;baa85e42-d517-52c9-844f-aff1b6ebc723&quot;,&quot;issue&quot;:&quot;CLSI supplement M100&quot;,&quot;issued&quot;:{&quot;date-parts&quot;:[[&quot;2022&quot;]]},&quot;title&quot;:&quot;Performance Standards for Antimicrobial Susceptibility Testing&quot;,&quot;type&quot;:&quot;article-journal&quot;,&quot;volume&quot;:&quot;32nd ed&quot;},&quot;uris&quot;:[&quot;http://www.mendeley.com/documents/?uuid=72195c79-5b61-4525-88ca-9d34670429b3&quot;],&quot;isTemporary&quot;:false,&quot;legacyDesktopId&quot;:&quot;72195c79-5b61-4525-88ca-9d34670429b3&quot;}],&quot;properties&quot;:{&quot;noteIndex&quot;:0},&quot;isEdited&quot;:false,&quot;manualOverride&quot;:{&quot;citeprocText&quot;:&quot;[16]&quot;,&quot;isManuallyOverridden&quot;:false,&quot;manualOverrideText&quot;:&quot;&quot;},&quot;citationTag&quot;:&quot;MENDELEY_CITATION_v3_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&quot;},{&quot;citationID&quot;:&quot;MENDELEY_CITATION_8b4d4a49-b019-4ff5-8a0f-7cae27284da5&quot;,&quot;citationItems&quot;:[{&quot;id&quot;:&quot;c07f5e08-7361-5e12-896d-4a7cf53f845e&quot;,&quot;itemData&quot;:{&quot;DOI&quot;:&quot;10.2147/IDR.S256663&quot;,&quot;ISSN&quot;:&quot;1178-6973 (Print)&quot;,&quot;PMID&quot;:&quot;32753907&quot;,&quot;abstract&quot;:&quot;BACKGROUND: Streptococcus pneumoniae infections are the major cause of global  morbidity and mortality among children and patients aged more than 65 years. This study aimed to investigate the antimicrobial resistance, bacterial serotype distribution, and genetic characteristics of invasive S. pneumoniae from different cities in North China. MATERIALS AND METHODS: A total of 164 invasive S. pneumoniae strains were collected from 8 hospitals in 5 regions of North China between April 2016 and October 2017. Minimum inhibitory concentrations (MICs) were determined using the agar dilution method. Capsular serotypes were identified using the Quellung reaction test. Molecular epidemiology was investigated using multilocus sequence typing. RESULTS: S. pneumoniae isolates were highly resistant to macrolides, clindamycin, and tetracycline in all age groups. The overall rate of resistance to penicillin was 56.7%. However, fluoroquinolones and vancomycin maintained excellent antimicrobial activities. The rate of resistance to β-lactam in strains isolated from children aged less than 18 years was significantly higher than that in strains from other age groups. The most prevalent serotypes were 14 (22.6%), 19F (16.5%), non-vaccine types (14.0%), 19A (9.8%), and 23F (9.1%). The coverage for PCV10 and PCV13 was 59.8% and 75.6%, respectively. The vaccine coverage rate was the highest among children aged less than 5 years. The proportion of penicillin-resistant isolates was higher among vaccine-covered strains compared with non-covered strains. S. pneumoniae showed considerable clonal dissemination, and ST876 (28, 17.1%), ST271 (22, 13.4%), ST81 (17, 10.4%) and ST320 (14, 8.5%) were the major STs. CONCLUSION: All the 164 invasive S. pneumoniae isolates demonstrated high resistance to antibiotics. The coverage of S. pneumoniae vaccine was higher in children than in adults.&quot;,&quot;author&quot;:[{&quot;dropping-particle&quot;:&quot;&quot;,&quot;family&quot;:&quot;Zhao&quot;,&quot;given&quot;:&quot;Chunjiang&quot;,&quot;non-dropping-particle&quot;:&quot;&quot;,&quot;parse-names&quot;:false,&quot;suffix&quot;:&quot;&quot;},{&quot;dropping-particle&quot;:&quot;&quot;,&quot;family&quot;:&quot;Xie&quot;,&quot;given&quot;:&quot;Yuhao&quot;,&quot;non-dropping-particle&quot;:&quot;&quot;,&quot;parse-names&quot;:false,&quot;suffix&quot;:&quot;&quot;},{&quot;dropping-particle&quot;:&quot;&quot;,&quot;family&quot;:&quot;Zhang&quot;,&quot;given&quot;:&quot;Feifei&quot;,&quot;non-dropping-particle&quot;:&quot;&quot;,&quot;parse-names&quot;:false,&quot;suffix&quot;:&quot;&quot;},{&quot;dropping-particle&quot;:&quot;&quot;,&quot;family&quot;:&quot;Wang&quot;,&quot;given&quot;:&quot;Zhanwei&quot;,&quot;non-dropping-particle&quot;:&quot;&quot;,&quot;parse-names&quot;:false,&quot;suffix&quot;:&quot;&quot;},{&quot;dropping-particle&quot;:&quot;&quot;,&quot;family&quot;:&quot;Yang&quot;,&quot;given&quot;:&quot;Shuo&quot;,&quot;non-dropping-particle&quot;:&quot;&quot;,&quot;parse-names&quot;:false,&quot;suffix&quot;:&quot;&quot;},{&quot;dropping-particle&quot;:&quot;&quot;,&quot;family&quot;:&quot;Wang&quot;,&quot;given&quot;:&quot;Qi&quot;,&quot;non-dropping-particle&quot;:&quot;&quot;,&quot;parse-names&quot;:false,&quot;suffix&quot;:&quot;&quot;},{&quot;dropping-particle&quot;:&quot;&quot;,&quot;family&quot;:&quot;Wang&quot;,&quot;given&quot;:&quot;Xiaojuan&quot;,&quot;non-dropping-particle&quot;:&quot;&quot;,&quot;parse-names&quot;:false,&quot;suffix&quot;:&quot;&quot;},{&quot;dropping-particle&quot;:&quot;&quot;,&quot;family&quot;:&quot;Li&quot;,&quot;given&quot;:&quot;Henan&quot;,&quot;non-dropping-particle&quot;:&quot;&quot;,&quot;parse-names&quot;:false,&quot;suffix&quot;:&quot;&quot;},{&quot;dropping-particle&quot;:&quot;&quot;,&quot;family&quot;:&quot;Chen&quot;,&quot;given&quot;:&quot;Hongbin&quot;,&quot;non-dropping-particle&quot;:&quot;&quot;,&quot;parse-names&quot;:false,&quot;suffix&quot;:&quot;&quot;},{&quot;dropping-particle&quot;:&quot;&quot;,&quot;family&quot;:&quot;Wang&quot;,&quot;given&quot;:&quot;Hui&quot;,&quot;non-dropping-particle&quot;:&quot;&quot;,&quot;parse-names&quot;:false,&quot;suffix&quot;:&quot;&quot;}],&quot;container-title&quot;:&quot;Infection and drug resistance&quot;,&quot;id&quot;:&quot;c07f5e08-7361-5e12-896d-4a7cf53f845e&quot;,&quot;issued&quot;:{&quot;date-parts&quot;:[[&quot;2020&quot;]]},&quot;language&quot;:&quot;eng&quot;,&quot;page&quot;:&quot;2117-2128&quot;,&quot;title&quot;:&quot;Investigation of Antibiotic Resistance, Serotype Distribution, and Genetic  Characteristics of 164 Invasive Streptococcus pneumoniae from North China Between April 2016 and October 2017.&quot;,&quot;type&quot;:&quot;article-journal&quot;,&quot;volume&quot;:&quot;13&quot;},&quot;uris&quot;:[&quot;http://www.mendeley.com/documents/?uuid=efca6ca1-53d1-4f1d-9c6f-cc4758aef00d&quot;],&quot;isTemporary&quot;:false,&quot;legacyDesktopId&quot;:&quot;efca6ca1-53d1-4f1d-9c6f-cc4758aef00d&quot;},{&quot;id&quot;:&quot;4d1ffa80-e319-58d3-99fe-fd5adb781795&quot;,&quot;itemData&quot;:{&quot;DOI&quot;:&quot;10.1186/s12879-017-2880-0&quot;,&quot;ISSN&quot;:&quot;1471-2334 (Electronic)&quot;,&quot;PMID&quot;:&quot;29284419&quot;,&quot;abstract&quot;:&quot;BACKGROUND: Streptococcus pneumoniae, the leading pathogen of bacterial infections  in infants and the elderly, is responsible for pneumococcal diseases with severe morbidity and mortality. Emergence of drug-resistant strains presented new challenges for treatment and prevention. Vaccination has proven to be an effective means of preventing pneumococcal infection worldwide. Detailed epidemiological information of antibiotic susceptibilities and serotype distribution will be of great help to the management of pneumococcal infections. METHODS: A total of 881 S. pneumoniae isolates were collected from patients at 23 teaching hospitals in 17 different cities from 2011 to 2016. The main specimen types included sputum, blood, broncho-alveolar lavage fluid, pharyngeal swabs, and cerebrospinal fluid. Minimum inhibitory concentrations (MICs) were determined using the agar dilution method. Capsular serotypes were identified using latex agglutination and quellung reaction test. Molecular epidemiology was investigated using multilocus sequence typing. RESULTS: S. pneumoniae isolates were highly resistant to macrolides, tetracycline, and trimethoprim/sulfamethoxazole. The rate of resistance to penicillin was 51.6% (oral breakpoint). However, levofloxacin and moxifloxacin maintained excellent antimicrobial activity and all of the isolated strains were susceptible to vancomycin. Twenty-two serotypes were identified among the 881 isolates. Prevalent serotypes were 19F (25.7%), 19A (14.0%), 15 (6.8%), 6B (3.6%), 6A (3.0%), and 17 (2.8%). The overall vaccine coverage rates for 7- and 13-valent pneumococcal conjugate vaccines were 37.5% and 58.3%, respectively. Vaccine coverage rates in young children and economically underdeveloped regions were higher than those in older adults and developed regions. Vaccine-covered serotypes demonstrated higher resistance compared with uncovered serotypes. Molecular epidemiological typing demonstrated that S. pneumoniae showed significant clonal dissemination and that ST271 (120, 28.3%), ST320 (73, 17.2%) and ST81 (27, 6.6%) were the major STs. CONCLUSIONS: High resistance to clinical routine antibiotics was observed for all 881 S. pneumoniae strains. Drug resistance varied among different serotypes and age groups. Prevalent serotypes among the isolates were 19F, 19A, 15, 6B, 6A, and 17. Community-acquired strains should also be included in future studies to gain a better understanding of the prevalence and resistance of S. pneumoniae i…&quot;,&quot;author&quot;:[{&quot;dropping-particle&quot;:&quot;&quot;,&quot;family&quot;:&quot;Zhao&quot;,&quot;given&quot;:&quot;Chunjiang&quot;,&quot;non-dropping-particle&quot;:&quot;&quot;,&quot;parse-names&quot;:false,&quot;suffix&quot;:&quot;&quot;},{&quot;dropping-particle&quot;:&quot;&quot;,&quot;family&quot;:&quot;Li&quot;,&quot;given&quot;:&quot;Zongbo&quot;,&quot;non-dropping-particle&quot;:&quot;&quot;,&quot;parse-names&quot;:false,&quot;suffix&quot;:&quot;&quot;},{&quot;dropping-particle&quot;:&quot;&quot;,&quot;family&quot;:&quot;Zhang&quot;,&quot;given&quot;:&quot;Feifei&quot;,&quot;non-dropping-particle&quot;:&quot;&quot;,&quot;parse-names&quot;:false,&quot;suffix&quot;:&quot;&quot;},{&quot;dropping-particle&quot;:&quot;&quot;,&quot;family&quot;:&quot;Zhang&quot;,&quot;given&quot;:&quot;Xiaobing&quot;,&quot;non-dropping-particle&quot;:&quot;&quot;,&quot;parse-names&quot;:false,&quot;suffix&quot;:&quot;&quot;},{&quot;dropping-particle&quot;:&quot;&quot;,&quot;family&quot;:&quot;Ji&quot;,&quot;given&quot;:&quot;Ping&quot;,&quot;non-dropping-particle&quot;:&quot;&quot;,&quot;parse-names&quot;:false,&quot;suffix&quot;:&quot;&quot;},{&quot;dropping-particle&quot;:&quot;&quot;,&quot;family&quot;:&quot;Zeng&quot;,&quot;given&quot;:&quot;Ji&quot;,&quot;non-dropping-particle&quot;:&quot;&quot;,&quot;parse-names&quot;:false,&quot;suffix&quot;:&quot;&quot;},{&quot;dropping-particle&quot;:&quot;&quot;,&quot;family&quot;:&quot;Hu&quot;,&quot;given&quot;:&quot;Bijie&quot;,&quot;non-dropping-particle&quot;:&quot;&quot;,&quot;parse-names&quot;:false,&quot;suffix&quot;:&quot;&quot;},{&quot;dropping-particle&quot;:&quot;&quot;,&quot;family&quot;:&quot;Hu&quot;,&quot;given&quot;:&quot;Zhidong&quot;,&quot;non-dropping-particle&quot;:&quot;&quot;,&quot;parse-names&quot;:false,&quot;suffix&quot;:&quot;&quot;},{&quot;dropping-particle&quot;:&quot;&quot;,&quot;family&quot;:&quot;Liao&quot;,&quot;given&quot;:&quot;Kang&quot;,&quot;non-dropping-particle&quot;:&quot;&quot;,&quot;parse-names&quot;:false,&quot;suffix&quot;:&quot;&quot;},{&quot;dropping-particle&quot;:&quot;&quot;,&quot;family&quot;:&quot;Sun&quot;,&quot;given&quot;:&quot;Hongli&quot;,&quot;non-dropping-particle&quot;:&quot;&quot;,&quot;parse-names&quot;:false,&quot;suffix&quot;:&quot;&quot;},{&quot;dropping-particle&quot;:&quot;&quot;,&quot;family&quot;:&quot;Zhang&quot;,&quot;given&quot;:&quot;Rong&quot;,&quot;non-dropping-particle&quot;:&quot;&quot;,&quot;parse-names&quot;:false,&quot;suffix&quot;:&quot;&quot;},{&quot;dropping-particle&quot;:&quot;&quot;,&quot;family&quot;:&quot;Cao&quot;,&quot;given&quot;:&quot;Bin&quot;,&quot;non-dropping-particle&quot;:&quot;&quot;,&quot;parse-names&quot;:false,&quot;suffix&quot;:&quot;&quot;},{&quot;dropping-particle&quot;:&quot;&quot;,&quot;family&quot;:&quot;Zhuo&quot;,&quot;given&quot;:&quot;Chao&quot;,&quot;non-dropping-particle&quot;:&quot;&quot;,&quot;parse-names&quot;:false,&quot;suffix&quot;:&quot;&quot;},{&quot;dropping-particle&quot;:&quot;&quot;,&quot;family&quot;:&quot;Jia&quot;,&quot;given&quot;:&quot;Wei&quot;,&quot;non-dropping-particle&quot;:&quot;&quot;,&quot;parse-names&quot;:false,&quot;suffix&quot;:&quot;&quot;},{&quot;dropping-particle&quot;:&quot;&quot;,&quot;family&quot;:&quot;Mei&quot;,&quot;given&quot;:&quot;Yaning&quot;,&quot;non-dropping-particle&quot;:&quot;&quot;,&quot;parse-names&quot;:false,&quot;suffix&quot;:&quot;&quot;},{&quot;dropping-particle&quot;:&quot;&quot;,&quot;family&quot;:&quot;Chu&quot;,&quot;given&quot;:&quot;Yunzhuo&quot;,&quot;non-dropping-particle&quot;:&quot;&quot;,&quot;parse-names&quot;:false,&quot;suffix&quot;:&quot;&quot;},{&quot;dropping-particle&quot;:&quot;&quot;,&quot;family&quot;:&quot;Xu&quot;,&quot;given&quot;:&quot;Xuesong&quot;,&quot;non-dropping-particle&quot;:&quot;&quot;,&quot;parse-names&quot;:false,&quot;suffix&quot;:&quot;&quot;},{&quot;dropping-particle&quot;:&quot;&quot;,&quot;family&quot;:&quot;Yang&quot;,&quot;given&quot;:&quot;Qing&quot;,&quot;non-dropping-particle&quot;:&quot;&quot;,&quot;parse-names&quot;:false,&quot;suffix&quot;:&quot;&quot;},{&quot;dropping-particle&quot;:&quot;&quot;,&quot;family&quot;:&quot;Jin&quot;,&quot;given&quot;:&quot;Yan&quot;,&quot;non-dropping-particle&quot;:&quot;&quot;,&quot;parse-names&quot;:false,&quot;suffix&quot;:&quot;&quot;},{&quot;dropping-particle&quot;:&quot;&quot;,&quot;family&quot;:&quot;Fu&quot;,&quot;given&quot;:&quot;Quan&quot;,&quot;non-dropping-particle&quot;:&quot;&quot;,&quot;parse-names&quot;:false,&quot;suffix&quot;:&quot;&quot;},{&quot;dropping-particle&quot;:&quot;&quot;,&quot;family&quot;:&quot;Xu&quot;,&quot;given&quot;:&quot;Xiuli&quot;,&quot;non-dropping-particle&quot;:&quot;&quot;,&quot;parse-names&quot;:false,&quot;suffix&quot;:&quot;&quot;},{&quot;dropping-particle&quot;:&quot;&quot;,&quot;family&quot;:&quot;Li&quot;,&quot;given&quot;:&quot;Hongling&quot;,&quot;non-dropping-particle&quot;:&quot;&quot;,&quot;parse-names&quot;:false,&quot;suffix&quot;:&quot;&quot;},{&quot;dropping-particle&quot;:&quot;&quot;,&quot;family&quot;:&quot;Wang&quot;,&quot;given&quot;:&quot;Lijun&quot;,&quot;non-dropping-particle&quot;:&quot;&quot;,&quot;parse-names&quot;:false,&quot;suffix&quot;:&quot;&quot;},{&quot;dropping-particle&quot;:&quot;&quot;,&quot;family&quot;:&quot;Ni&quot;,&quot;given&quot;:&quot;Yuxing&quot;,&quot;non-dropping-particle&quot;:&quot;&quot;,&quot;parse-names&quot;:false,&quot;suffix&quot;:&quot;&quot;},{&quot;dropping-particle&quot;:&quot;&quot;,&quot;family&quot;:&quot;Liang&quot;,&quot;given&quot;:&quot;Hongjie&quot;,&quot;non-dropping-particle&quot;:&quot;&quot;,&quot;parse-names&quot;:false,&quot;suffix&quot;:&quot;&quot;},{&quot;dropping-particle&quot;:&quot;&quot;,&quot;family&quot;:&quot;Wang&quot;,&quot;given&quot;:&quot;Hui&quot;,&quot;non-dropping-particle&quot;:&quot;&quot;,&quot;parse-names&quot;:false,&quot;suffix&quot;:&quot;&quot;}],&quot;container-title&quot;:&quot;BMC infectious diseases&quot;,&quot;id&quot;:&quot;4d1ffa80-e319-58d3-99fe-fd5adb781795&quot;,&quot;issue&quot;:&quot;1&quot;,&quot;issued&quot;:{&quot;date-parts&quot;:[[&quot;2017&quot;,&quot;12&quot;]]},&quot;language&quot;:&quot;eng&quot;,&quot;page&quot;:&quot;804&quot;,&quot;title&quot;:&quot;Serotype distribution and antibiotic resistance of Streptococcus pneumoniae isolates  from 17 Chinese cities from 2011 to 2016.&quot;,&quot;type&quot;:&quot;article-journal&quot;,&quot;volume&quot;:&quot;17&quot;},&quot;uris&quot;:[&quot;http://www.mendeley.com/documents/?uuid=b5035f6a-21aa-4429-9a22-aafd42162168&quot;],&quot;isTemporary&quot;:false,&quot;legacyDesktopId&quot;:&quot;b5035f6a-21aa-4429-9a22-aafd42162168&quot;}],&quot;properties&quot;:{&quot;noteIndex&quot;:0},&quot;isEdited&quot;:false,&quot;manualOverride&quot;:{&quot;citeprocText&quot;:&quot;[13, 17]&quot;,&quot;isManuallyOverridden&quot;:false,&quot;manualOverrideText&quot;:&quot;&quot;},&quot;citationTag&quot;:&quot;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&quot;},{&quot;citationID&quot;:&quot;MENDELEY_CITATION_c23bf201-3b47-485e-be63-c29e5060931d&quot;,&quot;citationItems&quot;:[{&quot;id&quot;:&quot;bc295cc0-8fc3-532f-abc2-d793594da092&quot;,&quot;itemData&quot;:{&quot;DOI&quot;:&quot;10.1099/mgen.0.000186&quot;,&quot;ISSN&quot;:&quot;2057-5858&quot;,&quot;abstract&quot;:&quot;Streptococcus pneumoniae is responsible for 240 000–460 000 deaths in children under 5 years of age each year. Accurate identification of pneumococcal serotypes is important for tracking the distribution and evolution of serotypes following the introduction of effective vaccines. Recent efforts have been made to infer serotypes directly from genomic data but current software approaches are limited and do not scale well. Here, we introduce a novel method, SeroBA, which uses a k-mer approach. We compare SeroBA against real and simulated data and present results on the concordance and computational performance against a validation dataset, the robustness and scalability when analysing a large dataset, and the impact of varying the depth of coverage on sequence-based serotyping. SeroBA can predict serotypes, by identifying the cps locus, directly from raw whole genome sequencing read data with 98 % concordance using a k-mer-based method, can process 10 000 samples in just over 1 day using a standard server and can call serotypes at a coverage as low as 15–21×. SeroBA is implemented in Python3 and is freely available under an open source GPLv3 licence from: https://github.com/sanger-pathogens/seroba&quot;,&quot;author&quot;:[{&quot;dropping-particle&quot;:&quot;&quot;,&quot;family&quot;:&quot;Epping&quot;,&quot;given&quot;:&quot;Lennard&quot;,&quot;non-dropping-particle&quot;:&quot;&quot;,&quot;parse-names&quot;:false,&quot;suffix&quot;:&quot;&quot;},{&quot;dropping-particle&quot;:&quot;&quot;,&quot;family&quot;:&quot;Tonder&quot;,&quot;given&quot;:&quot;Andries J.&quot;,&quot;non-dropping-particle&quot;:&quot;van&quot;,&quot;parse-names&quot;:false,&quot;suffix&quot;:&quot;&quot;},{&quot;dropping-particle&quot;:&quot;&quot;,&quot;family&quot;:&quot;Gladstone&quot;,&quot;given&quot;:&quot;Rebecca A.&quot;,&quot;non-dropping-particle&quot;:&quot;&quot;,&quot;parse-names&quot;:false,&quot;suffix&quot;:&quot;&quot;},{&quot;dropping-particle&quot;:&quot;&quot;,&quot;family&quot;:&quot;Bentley&quot;,&quot;given&quot;:&quot;Stephen D.&quot;,&quot;non-dropping-particle&quot;:&quot;&quot;,&quot;parse-names&quot;:false,&quot;suffix&quot;:&quot;&quot;},{&quot;dropping-particle&quot;:&quot;&quot;,&quot;family&quot;:&quot;Page&quot;,&quot;given&quot;:&quot;Andrew J.&quot;,&quot;non-dropping-particle&quot;:&quot;&quot;,&quot;parse-names&quot;:false,&quot;suffix&quot;:&quot;&quot;},{&quot;dropping-particle&quot;:&quot;&quot;,&quot;family&quot;:&quot;Keane&quot;,&quot;given&quot;:&quot;Jacqueline A.&quot;,&quot;non-dropping-particle&quot;:&quot;&quot;,&quot;parse-names&quot;:false,&quot;suffix&quot;:&quot;&quot;},{&quot;dropping-particle&quot;:&quot;&quot;,&quot;family&quot;:&quot;Keane&quot;,&quot;given&quot;:&quot;Jacqueline A.&quot;,&quot;non-dropping-particle&quot;:&quot;&quot;,&quot;parse-names&quot;:false,&quot;suffix&quot;:&quot;&quot;}],&quot;container-title&quot;:&quot;Microbial Genomics&quot;,&quot;id&quot;:&quot;bc295cc0-8fc3-532f-abc2-d793594da092&quot;,&quot;issue&quot;:&quot;7&quot;,&quot;issued&quot;:{&quot;date-parts&quot;:[[&quot;2018&quot;,&quot;7&quot;,&quot;1&quot;]]},&quot;page&quot;:&quot;e000186&quot;,&quot;publisher&quot;:&quot;Microbiology Society&quot;,&quot;title&quot;:&quot;SeroBA: rapid high-throughput serotyping of Streptococcus pneumoniae from whole genome sequence data&quot;,&quot;type&quot;:&quot;article-journal&quot;,&quot;volume&quot;:&quot;4&quot;},&quot;uris&quot;:[&quot;http://www.mendeley.com/documents/?uuid=f7fc0bc3-e9f9-33c8-8f3b-ce066cf9d5ac&quot;],&quot;isTemporary&quot;:false,&quot;legacyDesktopId&quot;:&quot;f7fc0bc3-e9f9-33c8-8f3b-ce066cf9d5ac&quot;}],&quot;properties&quot;:{&quot;noteIndex&quot;:0},&quot;isEdited&quot;:false,&quot;manualOverride&quot;:{&quot;citeprocText&quot;:&quot;[18]&quot;,&quot;isManuallyOverridden&quot;:false,&quot;manualOverrideText&quot;:&quot;&quot;},&quot;citationTag&quot;:&quot;MENDELEY_CITATION_v3_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&quot;},{&quot;citationID&quot;:&quot;MENDELEY_CITATION_d519fdde-f56f-4c89-8af6-c2e2bb47cd63&quot;,&quot;citationItems&quot;:[{&quot;id&quot;:&quot;8268137e-7ef8-525c-a1d0-a8b3e4f21dac&quot;,&quot;itemData&quot;:{&quot;DOI&quot;:&quot;10.1093/BIOINFORMATICS/BTY560&quot;,&quot;ISSN&quot;:&quot;1367-4803&quot;,&quot;PMID&quot;:&quot;30423086&quot;,&quot;abstract&quot;:&quot;Motivation 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 Results 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 Availability and implementation The open-source code and corresponding instructions are available at https://github.com/OpenGene/fastp.&quot;,&quot;author&quot;:[{&quot;dropping-particle&quot;:&quot;&quot;,&quot;family&quot;:&quot;Chen&quot;,&quot;given&quot;:&quot;Shifu&quot;,&quot;non-dropping-particle&quot;:&quot;&quot;,&quot;parse-names&quot;:false,&quot;suffix&quot;:&quot;&quot;},{&quot;dropping-particle&quot;:&quot;&quot;,&quot;family&quot;:&quot;Zhou&quot;,&quot;given&quot;:&quot;Yanqing&quot;,&quot;non-dropping-particle&quot;:&quot;&quot;,&quot;parse-names&quot;:false,&quot;suffix&quot;:&quot;&quot;},{&quot;dropping-particle&quot;:&quot;&quot;,&quot;family&quot;:&quot;Chen&quot;,&quot;given&quot;:&quot;Yaru&quot;,&quot;non-dropping-particle&quot;:&quot;&quot;,&quot;parse-names&quot;:false,&quot;suffix&quot;:&quot;&quot;},{&quot;dropping-particle&quot;:&quot;&quot;,&quot;family&quot;:&quot;Gu&quot;,&quot;given&quot;:&quot;Jia&quot;,&quot;non-dropping-particle&quot;:&quot;&quot;,&quot;parse-names&quot;:false,&quot;suffix&quot;:&quot;&quot;}],&quot;container-title&quot;:&quot;Bioinformatics&quot;,&quot;id&quot;:&quot;8268137e-7ef8-525c-a1d0-a8b3e4f21dac&quot;,&quot;issue&quot;:&quot;17&quot;,&quot;issued&quot;:{&quot;date-parts&quot;:[[&quot;2018&quot;,&quot;9&quot;,&quot;1&quot;]]},&quot;page&quot;:&quot;i884-i890&quot;,&quot;publisher&quot;:&quot;Oxford Academic&quot;,&quot;title&quot;:&quot;fastp: an ultra-fast all-in-one FASTQ preprocessor&quot;,&quot;type&quot;:&quot;article-journal&quot;,&quot;volume&quot;:&quot;34&quot;},&quot;uris&quot;:[&quot;http://www.mendeley.com/documents/?uuid=96f33753-a72b-3577-bcb7-f6fb6308f728&quot;],&quot;isTemporary&quot;:false,&quot;legacyDesktopId&quot;:&quot;96f33753-a72b-3577-bcb7-f6fb6308f728&quot;}],&quot;properties&quot;:{&quot;noteIndex&quot;:0},&quot;isEdited&quot;:false,&quot;manualOverride&quot;:{&quot;citeprocText&quot;:&quot;[19]&quot;,&quot;isManuallyOverridden&quot;:false,&quot;manualOverrideText&quot;:&quot;&quot;},&quot;citationTag&quot;:&quot;MENDELEY_CITATION_v3_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&quot;},{&quot;citationID&quot;:&quot;MENDELEY_CITATION_320539d5-c012-4b1f-9c76-e7f6a161ae38&quot;,&quot;citationItems&quot;:[{&quot;id&quot;:&quot;8739cff0-122a-51d5-9852-3a7414d82af1&quot;,&quot;itemData&quot;:{&quot;DOI&quot;:&quot;10.1128/JCM.06094-11&quot;,&quot;ISSN&quot;:&quot;1098-660X&quot;,&quot;PMID&quot;:&quot;22238442&quot;,&quot;abstract&quot;:&quot;Accurate strain identification is essential for anyone working with bacteria. For many species, multilocus sequence typing (MLST) is considered the \&quot;gold standard\&quot; of typing, but it is traditionally performed in an expensive and time-consuming manner. As the costs of whole-genome sequencing (WGS) continue to decline, it becomes increasingly available to scientists and routine diagnostic laboratories. Currently, the cost is below that of traditional MLST. The new challenges will be how to extract the relevant information from the large amount of data so as to allow for comparison over time and between laboratories. Ideally, this information should also allow for comparison to historical data. We developed a Web-based method for MLST of 66 bacterial species based on WGS data. As input, the method uses short sequence reads from four sequencing platforms or preassembled genomes. Updates from the MLST databases are downloaded monthly, and the best-matching MLST alleles of the specified MLST scheme are found using a BLAST-based ranking method. The sequence type is then determined by the combination of alleles identified. The method was tested on preassembled genomes from 336 isolates covering 56 MLST schemes, on short sequence reads from 387 isolates covering 10 schemes, and on a small test set of short sequence reads from 29 isolates for which the sequence type had been determined by traditional methods. The method presented here enables investigators to determine the sequence types of their isolates on the basis of WGS data. This method is publicly available at www.cbs.dtu.dk/services/ MLST. Copyright © 2012, American Society for Microbiology. All Rights Reserved.&quot;,&quot;author&quot;:[{&quot;dropping-particle&quot;:&quot;V.&quot;,&quot;family&quot;:&quot;Larsen&quot;,&quot;given&quot;:&quot;Mette&quot;,&quot;non-dropping-particle&quot;:&quot;&quot;,&quot;parse-names&quot;:false,&quot;suffix&quot;:&quot;&quot;},{&quot;dropping-particle&quot;:&quot;&quot;,&quot;family&quot;:&quot;Cosentino&quot;,&quot;given&quot;:&quot;Salvatore&quot;,&quot;non-dropping-particle&quot;:&quot;&quot;,&quot;parse-names&quot;:false,&quot;suffix&quot;:&quot;&quot;},{&quot;dropping-particle&quot;:&quot;&quot;,&quot;family&quot;:&quot;Rasmussen&quot;,&quot;given&quot;:&quot;Simon&quot;,&quot;non-dropping-particle&quot;:&quot;&quot;,&quot;parse-names&quot;:false,&quot;suffix&quot;:&quot;&quot;},{&quot;dropping-particle&quot;:&quot;&quot;,&quot;family&quot;:&quot;Friis&quot;,&quot;given&quot;:&quot;Carsten&quot;,&quot;non-dropping-particle&quot;:&quot;&quot;,&quot;parse-names&quot;:false,&quot;suffix&quot;:&quot;&quot;},{&quot;dropping-particle&quot;:&quot;&quot;,&quot;family&quot;:&quot;Hasman&quot;,&quot;given&quot;:&quot;Henrik&quot;,&quot;non-dropping-particle&quot;:&quot;&quot;,&quot;parse-names&quot;:false,&quot;suffix&quot;:&quot;&quot;},{&quot;dropping-particle&quot;:&quot;&quot;,&quot;family&quot;:&quot;Marvig&quot;,&quot;given&quot;:&quot;Rasmus Lykke&quot;,&quot;non-dropping-particle&quot;:&quot;&quot;,&quot;parse-names&quot;:false,&quot;suffix&quot;:&quot;&quot;},{&quot;dropping-particle&quot;:&quot;&quot;,&quot;family&quot;:&quot;Jelsbak&quot;,&quot;given&quot;:&quot;Lars&quot;,&quot;non-dropping-particle&quot;:&quot;&quot;,&quot;parse-names&quot;:false,&quot;suffix&quot;:&quot;&quot;},{&quot;dropping-particle&quot;:&quot;&quot;,&quot;family&quot;:&quot;Sicheritz-Pontén&quot;,&quot;given&quot;:&quot;Thomas&quot;,&quot;non-dropping-particle&quot;:&quot;&quot;,&quot;parse-names&quot;:false,&quot;suffix&quot;:&quot;&quot;},{&quot;dropping-particle&quot;:&quot;&quot;,&quot;family&quot;:&quot;Ussery&quot;,&quot;given&quot;:&quot;David W.&quot;,&quot;non-dropping-particle&quot;:&quot;&quot;,&quot;parse-names&quot;:false,&quot;suffix&quot;:&quot;&quot;},{&quot;dropping-particle&quot;:&quot;&quot;,&quot;family&quot;:&quot;Aarestrup&quot;,&quot;given&quot;:&quot;Frank M.&quot;,&quot;non-dropping-particle&quot;:&quot;&quot;,&quot;parse-names&quot;:false,&quot;suffix&quot;:&quot;&quot;},{&quot;dropping-particle&quot;:&quot;&quot;,&quot;family&quot;:&quot;Lund&quot;,&quot;given&quot;:&quot;Ole&quot;,&quot;non-dropping-particle&quot;:&quot;&quot;,&quot;parse-names&quot;:false,&quot;suffix&quot;:&quot;&quot;}],&quot;container-title&quot;:&quot;Journal of clinical microbiology&quot;,&quot;id&quot;:&quot;8739cff0-122a-51d5-9852-3a7414d82af1&quot;,&quot;issue&quot;:&quot;4&quot;,&quot;issued&quot;:{&quot;date-parts&quot;:[[&quot;2012&quot;,&quot;4&quot;]]},&quot;page&quot;:&quot;1355-1361&quot;,&quot;publisher&quot;:&quot;J Clin Microbiol&quot;,&quot;title&quot;:&quot;Multilocus sequence typing of total-genome-sequenced bacteria&quot;,&quot;type&quot;:&quot;article-journal&quot;,&quot;volume&quot;:&quot;50&quot;},&quot;uris&quot;:[&quot;http://www.mendeley.com/documents/?uuid=514af1a3-0d54-3874-957f-3ea8811f1a1b&quot;],&quot;isTemporary&quot;:false,&quot;legacyDesktopId&quot;:&quot;514af1a3-0d54-3874-957f-3ea8811f1a1b&quot;}],&quot;properties&quot;:{&quot;noteIndex&quot;:0},&quot;isEdited&quot;:false,&quot;manualOverride&quot;:{&quot;citeprocText&quot;:&quot;[20]&quot;,&quot;isManuallyOverridden&quot;:false,&quot;manualOverrideText&quot;:&quot;&quot;},&quot;citationTag&quot;:&quot;MENDELEY_CITATION_v3_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&quot;},{&quot;citationID&quot;:&quot;MENDELEY_CITATION_145449ad-7625-4e5d-8847-bd3fc37c4f9b&quot;,&quot;citationItems&quot;:[{&quot;id&quot;:&quot;91026cbe-7d20-5ca5-a32b-af9848004e91&quot;,&quot;itemData&quot;:{&quot;DOI&quot;:&quot;10.1093/BIOINFORMATICS/BTX304&quot;,&quot;ISSN&quot;:&quot;1367-4811&quot;,&quot;PMID&quot;:&quot;28472236&quot;,&quot;abstract&quot;:&quot;Summary: Counting all k -mers in a given dataset is a standard procedure in many bioinformatics applications. We introduce KMC3, a significant improvement of the former KMC2 algorithm together with KMC tools for manipulating k -mer databases. Usefulness of the tools is shown on a few real problems.\nAvailability and implementation: Program is freely available at http://sun.aei.polsl.pl/REFRESH/kmc .\nContact: sebastian.deorowicz@polsl.pl.\nSupplementary information: Supplementary data are available at Bioinformatics online.&quot;,&quot;author&quot;:[{&quot;dropping-particle&quot;:&quot;&quot;,&quot;family&quot;:&quot;Kokot&quot;,&quot;given&quot;:&quot;Marek&quot;,&quot;non-dropping-particle&quot;:&quot;&quot;,&quot;parse-names&quot;:false,&quot;suffix&quot;:&quot;&quot;},{&quot;dropping-particle&quot;:&quot;&quot;,&quot;family&quot;:&quot;Dlugosz&quot;,&quot;given&quot;:&quot;Maciej&quot;,&quot;non-dropping-particle&quot;:&quot;&quot;,&quot;parse-names&quot;:false,&quot;suffix&quot;:&quot;&quot;},{&quot;dropping-particle&quot;:&quot;&quot;,&quot;family&quot;:&quot;Deorowicz&quot;,&quot;given&quot;:&quot;Sebastian&quot;,&quot;non-dropping-particle&quot;:&quot;&quot;,&quot;parse-names&quot;:false,&quot;suffix&quot;:&quot;&quot;}],&quot;container-title&quot;:&quot;Bioinformatics (Oxford, England)&quot;,&quot;id&quot;:&quot;91026cbe-7d20-5ca5-a32b-af9848004e91&quot;,&quot;issue&quot;:&quot;17&quot;,&quot;issued&quot;:{&quot;date-parts&quot;:[[&quot;2017&quot;,&quot;9&quot;,&quot;1&quot;]]},&quot;page&quot;:&quot;2759-2761&quot;,&quot;publisher&quot;:&quot;Bioinformatics&quot;,&quot;title&quot;:&quot;KMC 3: counting and manipulating k-mer statistics&quot;,&quot;type&quot;:&quot;article-journal&quot;,&quot;volume&quot;:&quot;33&quot;},&quot;uris&quot;:[&quot;http://www.mendeley.com/documents/?uuid=43dc4da3-607e-3e7c-a828-9fc96a54ca51&quot;],&quot;isTemporary&quot;:false,&quot;legacyDesktopId&quot;:&quot;43dc4da3-607e-3e7c-a828-9fc96a54ca51&quot;}],&quot;properties&quot;:{&quot;noteIndex&quot;:0},&quot;isEdited&quot;:false,&quot;manualOverride&quot;:{&quot;citeprocText&quot;:&quot;[21]&quot;,&quot;isManuallyOverridden&quot;:false,&quot;manualOverrideText&quot;:&quot;&quot;},&quot;citationTag&quot;:&quot;MENDELEY_CITATION_v3_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&quot;},{&quot;citationID&quot;:&quot;MENDELEY_CITATION_2151f244-344e-4d73-83ab-cc3cc72b84e6&quot;,&quot;citationItems&quot;:[{&quot;id&quot;:&quot;801cf542-214d-5364-bf7b-beb12f6b4274&quot;,&quot;itemData&quot;:{&quot;ISSN&quot;:&quot;1664-302X&quot;,&quot;abstract&quot;:&quot;&lt;p&gt;Infections lacking precise diagnosis are often caused by a rare or uncharacterized pathogen, a combination of pathogens, or a known pathogen carrying undocumented or newly acquired genes. Despite medical advances in infectious disease diagnostics, many patients still experience mortality or long-term consequences due to undiagnosed or misdiagnosed infections. Thus, there is a need for an exhaustive and universal diagnostic strategy to reduce the fraction of undocumented infections. Compared to conventional diagnostics, metagenomic next-generation sequencing (mNGS) is a promising, culture-independent sequencing technology that is sensitive to detecting rare, novel, and unexpected pathogens with no preconception. Despite the fact that several studies and case reports have identified the effectiveness of mNGS in improving clinical diagnosis, there are obvious shortcomings in terms of sensitivity, specificity, costs, standardization of bioinformatic pipelines, and interpretation of findings that limit the integration of mNGS into clinical practice. Therefore, physicians must understand the potential benefits and drawbacks of mNGS when applying it to clinical practice. In this review, we will examine the current accomplishments, efficacy, and restrictions of mNGS in relation to conventional diagnostic methods. Furthermore, we will suggest potential approaches to enhance mNGS to its maximum capacity as a clinical diagnostic tool for identifying severe infections.&lt;/p&gt;&quot;,&quot;author&quot;:[{&quot;dropping-particle&quot;:&quot;&quot;,&quot;family&quot;:&quot;Batool&quot;,&quot;given&quot;:&quot;Maliha&quot;,&quot;non-dropping-particle&quot;:&quot;&quot;,&quot;parse-names&quot;:false,&quot;suffix&quot;:&quot;&quot;},{&quot;dropping-particle&quot;:&quot;&quot;,&quot;family&quot;:&quot;Galloway-Peña&quot;,&quot;given&quot;:&quot;Jessica&quot;,&quot;non-dropping-particle&quot;:&quot;&quot;,&quot;parse-names&quot;:false,&quot;suffix&quot;:&quot;&quot;}],&quot;container-title&quot;:&quot;Frontiers in Microbiology&quot;,&quot;id&quot;:&quot;801cf542-214d-5364-bf7b-beb12f6b4274&quot;,&quot;issued&quot;:{&quot;date-parts&quot;:[[&quot;2023&quot;]]},&quot;title&quot;:&quot;Clinical metagenomics—challenges and future prospects&quot;,&quot;type&quot;:&quot;article-journal&quot;,&quot;volume&quot;:&quot;14&quot;},&quot;uris&quot;:[&quot;http://www.mendeley.com/documents/?uuid=bdddb7e3-447a-4019-9637-b42ced1de123&quot;],&quot;isTemporary&quot;:false,&quot;legacyDesktopId&quot;:&quot;bdddb7e3-447a-4019-9637-b42ced1de123&quot;}],&quot;properties&quot;:{&quot;noteIndex&quot;:0},&quot;isEdited&quot;:false,&quot;manualOverride&quot;:{&quot;citeprocText&quot;:&quot;[6]&quot;,&quot;isManuallyOverridden&quot;:false,&quot;manualOverrideText&quot;:&quot;&quot;},&quot;citationTag&quot;:&quot;MENDELEY_CITATION_v3_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&quot;},{&quot;citationID&quot;:&quot;MENDELEY_CITATION_f744a0d8-bb4d-4c79-bc8c-6f84c30f250f&quot;,&quot;citationItems&quot;:[{&quot;id&quot;:&quot;8c9b7fcc-063b-5420-9c49-86b0bfe10ec0&quot;,&quot;itemData&quot;:{&quot;ISSN&quot;:&quot;1532-4435&quot;,&quot;author&quot;:[{&quot;dropping-particle&quot;:&quot;&quot;,&quot;family&quot;:&quot;Pedregosa&quot;,&quot;given&quot;:&quot;Fabian&quot;,&quot;non-dropping-particle&quot;:&quot;&quot;,&quot;parse-names&quot;:false,&quot;suffix&quot;:&quot;&quot;},{&quot;dropping-particle&quot;:&quot;&quot;,&quot;family&quot;:&quot;Varoquaux&quot;,&quot;given&quot;:&quot;Gaël&quot;,&quot;non-dropping-particle&quot;:&quot;&quot;,&quot;parse-names&quot;:false,&quot;suffix&quot;:&quot;&quot;},{&quot;dropping-particle&quot;:&quot;&quot;,&quot;family&quot;:&quot;Gramfort&quot;,&quot;given&quot;:&quot;Alexandre&quot;,&quot;non-dropping-particle&quot;:&quot;&quot;,&quot;parse-names&quot;:false,&quot;suffix&quot;:&quot;&quot;},{&quot;dropping-particle&quot;:&quot;&quot;,&quot;family&quot;:&quot;Michel&quot;,&quot;given&quot;:&quot;Vincent&quot;,&quot;non-dropping-particle&quot;:&quot;&quot;,&quot;parse-names&quot;:false,&quot;suffix&quot;:&quot;&quot;},{&quot;dropping-particle&quot;:&quot;&quot;,&quot;family&quot;:&quot;Thirion&quot;,&quot;given&quot;:&quot;Bertrand&quot;,&quot;non-dropping-particle&quot;:&quot;&quot;,&quot;parse-names&quot;:false,&quot;suffix&quot;:&quot;&quot;},{&quot;dropping-particle&quot;:&quot;&quot;,&quot;family&quot;:&quot;Grisel&quot;,&quot;given&quot;:&quot;Olivier&quot;,&quot;non-dropping-particle&quot;:&quot;&quot;,&quot;parse-names&quot;:false,&quot;suffix&quot;:&quot;&quot;},{&quot;dropping-particle&quot;:&quot;&quot;,&quot;family&quot;:&quot;Blondel&quot;,&quot;given&quot;:&quot;Mathieu&quot;,&quot;non-dropping-particle&quot;:&quot;&quot;,&quot;parse-names&quot;:false,&quot;suffix&quot;:&quot;&quot;},{&quot;dropping-particle&quot;:&quot;&quot;,&quot;family&quot;:&quot;Prettenhofer&quot;,&quot;given&quot;:&quot;Peter&quot;,&quot;non-dropping-particle&quot;:&quot;&quot;,&quot;parse-names&quot;:false,&quot;suffix&quot;:&quot;&quot;},{&quot;dropping-particle&quot;:&quot;&quot;,&quot;family&quot;:&quot;Weiss&quot;,&quot;given&quot;:&quot;Ron&quot;,&quot;non-dropping-particle&quot;:&quot;&quot;,&quot;parse-names&quot;:false,&quot;suffix&quot;:&quot;&quot;},{&quot;dropping-particle&quot;:&quot;&quot;,&quot;family&quot;:&quot;Dubourg&quot;,&quot;given&quot;:&quot;Vincent&quot;,&quot;non-dropping-particle&quot;:&quot;&quot;,&quot;parse-names&quot;:false,&quot;suffix&quot;:&quot;&quot;}],&quot;container-title&quot;:&quot;the Journal of machine Learning research&quot;,&quot;id&quot;:&quot;8c9b7fcc-063b-5420-9c49-86b0bfe10ec0&quot;,&quot;issued&quot;:{&quot;date-parts&quot;:[[&quot;2011&quot;]]},&quot;page&quot;:&quot;2825-2830&quot;,&quot;publisher&quot;:&quot;JMLR. org&quot;,&quot;title&quot;:&quot;Scikit-learn: Machine learning in Python&quot;,&quot;type&quot;:&quot;article-journal&quot;,&quot;volume&quot;:&quot;12&quot;},&quot;uris&quot;:[&quot;http://www.mendeley.com/documents/?uuid=2a9cf9bc-6612-4698-a773-c72e1f105401&quot;],&quot;isTemporary&quot;:false,&quot;legacyDesktopId&quot;:&quot;2a9cf9bc-6612-4698-a773-c72e1f105401&quot;}],&quot;properties&quot;:{&quot;noteIndex&quot;:0},&quot;isEdited&quot;:false,&quot;manualOverride&quot;:{&quot;citeprocText&quot;:&quot;[22]&quot;,&quot;isManuallyOverridden&quot;:false,&quot;manualOverrideText&quot;:&quot;&quot;},&quot;citationTag&quot;:&quot;MENDELEY_CITATION_v3_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&quot;},{&quot;citationID&quot;:&quot;MENDELEY_CITATION_c42852ec-013d-4070-a65c-dfbf5bc46f03&quot;,&quot;citationItems&quot;:[{&quot;id&quot;:&quot;ca46b0b8-1964-58d9-8395-d13149c84312&quot;,&quot;itemData&quot;:{&quot;DOI&quot;:&quot;10.1145/2939672&quot;,&quot;ISBN&quot;:&quot;9781450342322&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author&quot;:[{&quot;dropping-particle&quot;:&quot;&quot;,&quot;family&quot;:&quot;Chen&quot;,&quot;given&quot;:&quot;Tianqi&quot;,&quot;non-dropping-particle&quot;:&quot;&quot;,&quot;parse-names&quot;:false,&quot;suffix&quot;:&quot;&quot;},{&quot;dropping-particle&quot;:&quot;&quot;,&quot;family&quot;:&quot;Guestrin&quot;,&quot;given&quot;:&quot;Carlos&quot;,&quot;non-dropping-particle&quot;:&quot;&quot;,&quot;parse-names&quot;:false,&quot;suffix&quot;:&quot;&quot;}],&quot;container-title&quot;:&quot;Proceedings of the 22nd ACM SIGKDD International Conference on Knowledge Discovery and Data Mining&quot;,&quot;id&quot;:&quot;ca46b0b8-1964-58d9-8395-d13149c84312&quot;,&quot;issued&quot;:{&quot;date-parts&quot;:[[&quot;0&quot;]]},&quot;publisher&quot;:&quot;ACM&quot;,&quot;publisher-place&quot;:&quot;New York, NY, USA&quot;,&quot;title&quot;:&quot;XGBoost: A Scalable Tree Boosting System&quot;,&quot;type&quot;:&quot;article-journal&quot;},&quot;uris&quot;:[&quot;http://www.mendeley.com/documents/?uuid=3452a7ce-2abf-334d-b4e4-efdf37233674&quot;],&quot;isTemporary&quot;:false,&quot;legacyDesktopId&quot;:&quot;3452a7ce-2abf-334d-b4e4-efdf37233674&quot;}],&quot;properties&quot;:{&quot;noteIndex&quot;:0},&quot;isEdited&quot;:false,&quot;manualOverride&quot;:{&quot;citeprocText&quot;:&quot;[23]&quot;,&quot;isManuallyOverridden&quot;:false,&quot;manualOverrideText&quot;:&quot;&quot;},&quot;citationTag&quot;:&quot;MENDELEY_CITATION_v3_eyJjaXRhdGlvbklEIjoiTUVOREVMRVlfQ0lUQVRJT05fYzQyODUyZWMtMDEzZC00MDcwLWE2NWMtZGZiZjViYzQ2ZjAzIiwiY2l0YXRpb25JdGVtcyI6W3siaWQiOiJjYTQ2YjBiOC0xOTY0LTU4ZDktODM5NS1kMTMxNDljODQzMTIiLCJpdGVtRGF0YSI6eyJET0kiOiIxMC4xMTQ1LzI5Mzk2NzIiLCJJU0JOIjoiOTc4MTQ1MDM0MjMyMiIsImFic3RyYWN0IjoiVHJlZSBib29zdGluZyBpcyBhIGhpZ2hseSBlZmZlY3RpdmUgYW5kIHdpZGVseSB1c2VkIG1hY2hpbmUgbGVhcm5pbmcgbWV0aG9kLiBJbiB0aGlzIHBhcGVyLCB3ZSBkZXNjcmliZSBhIHNjYWxhYmxlIGVuZC1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4t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&quot;},{&quot;citationID&quot;:&quot;MENDELEY_CITATION_fe34ff36-d8ab-4b9f-ba57-0c357dee0607&quot;,&quot;citationItems&quot;:[{&quot;id&quot;:&quot;baa85e42-d517-52c9-844f-aff1b6ebc723&quot;,&quot;itemData&quot;:{&quot;author&quot;:[{&quot;dropping-particle&quot;:&quot;&quot;,&quot;family&quot;:&quot;CLSI&quot;,&quot;given&quot;:&quot;&quot;,&quot;non-dropping-particle&quot;:&quot;&quot;,&quot;parse-names&quot;:false,&quot;suffix&quot;:&quot;&quot;}],&quot;container-title&quot;:&quot;Clinical and Laboratory Standards Institute&quot;,&quot;id&quot;:&quot;baa85e42-d517-52c9-844f-aff1b6ebc723&quot;,&quot;issue&quot;:&quot;CLSI supplement M100&quot;,&quot;issued&quot;:{&quot;date-parts&quot;:[[&quot;2022&quot;]]},&quot;title&quot;:&quot;Performance Standards for Antimicrobial Susceptibility Testing&quot;,&quot;type&quot;:&quot;article-journal&quot;,&quot;volume&quot;:&quot;32nd ed&quot;},&quot;uris&quot;:[&quot;http://www.mendeley.com/documents/?uuid=72195c79-5b61-4525-88ca-9d34670429b3&quot;],&quot;isTemporary&quot;:false,&quot;legacyDesktopId&quot;:&quot;72195c79-5b61-4525-88ca-9d34670429b3&quot;}],&quot;properties&quot;:{&quot;noteIndex&quot;:0},&quot;isEdited&quot;:false,&quot;manualOverride&quot;:{&quot;citeprocText&quot;:&quot;[16]&quot;,&quot;isManuallyOverridden&quot;:false,&quot;manualOverrideText&quot;:&quot;&quot;},&quot;citationTag&quot;:&quot;MENDELEY_CITATION_v3_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&quot;},{&quot;citationID&quot;:&quot;MENDELEY_CITATION_01801c40-0f67-4bab-bdb1-0ac6559ace21&quot;,&quot;citationItems&quot;:[{&quot;id&quot;:&quot;e163cb31-0586-5137-995b-cc85d52bd986&quot;,&quot;itemData&quot;:{&quot;DOI&quot;:&quot;10.1128/jcm.01934-17&quot;,&quot;author&quot;:[{&quot;dropping-particle&quot;:&quot;&quot;,&quot;family&quot;:&quot;M.&quot;,&quot;given&quot;:&quot;Humphries Romney&quot;,&quot;non-dropping-particle&quot;:&quot;&quot;,&quot;parse-names&quot;:false,&quot;suffix&quot;:&quot;&quot;},{&quot;dropping-particle&quot;:&quot;&quot;,&quot;family&quot;:&quot;Jane&quot;,&quot;given&quot;:&quot;Ambler&quot;,&quot;non-dropping-particle&quot;:&quot;&quot;,&quot;parse-names&quot;:false,&quot;suffix&quot;:&quot;&quot;},{&quot;dropping-particle&quot;:&quot;&quot;,&quot;family&quot;:&quot;L.&quot;,&quot;given&quot;:&quot;Mitchell Stephanie&quot;,&quot;non-dropping-particle&quot;:&quot;&quot;,&quot;parse-names&quot;:false,&quot;suffix&quot;:&quot;&quot;},{&quot;dropping-particle&quot;:&quot;&quot;,&quot;family&quot;:&quot;Mariana&quot;,&quot;given&quot;:&quot;Castanheira&quot;,&quot;non-dropping-particle&quot;:&quot;&quot;,&quot;parse-names&quot;:false,&quot;suffix&quot;:&quot;&quot;},{&quot;dropping-particle&quot;:&quot;&quot;,&quot;family&quot;:&quot;Tanis&quot;,&quot;given&quot;:&quot;Dingle&quot;,&quot;non-dropping-particle&quot;:&quot;&quot;,&quot;parse-names&quot;:false,&quot;suffix&quot;:&quot;&quot;},{&quot;dropping-particle&quot;:&quot;&quot;,&quot;family&quot;:&quot;A.&quot;,&quot;given&quot;:&quot;Hindler Janet&quot;,&quot;non-dropping-particle&quot;:&quot;&quot;,&quot;parse-names&quot;:false,&quot;suffix&quot;:&quot;&quot;},{&quot;dropping-particle&quot;:&quot;&quot;,&quot;family&quot;:&quot;Laura&quot;,&quot;given&quot;:&quot;Koeth&quot;,&quot;non-dropping-particle&quot;:&quot;&quot;,&quot;parse-names&quot;:false,&quot;suffix&quot;:&quot;&quot;},{&quot;dropping-particle&quot;:&quot;&quot;,&quot;family&quot;:&quot;Katherine&quot;,&quot;given&quot;:&quot;Sei&quot;,&quot;non-dropping-particle&quot;:&quot;&quot;,&quot;parse-names&quot;:false,&quot;suffix&quot;:&quot;&quot;}],&quot;container-title&quot;:&quot;Journal of Clinical Microbiology&quot;,&quot;id&quot;:&quot;e163cb31-0586-5137-995b-cc85d52bd986&quot;,&quot;issue&quot;:&quot;4&quot;,&quot;issued&quot;:{&quot;date-parts&quot;:[[&quot;2018&quot;,&quot;3&quot;,&quot;26&quot;]]},&quot;note&quot;:&quot;doi: 10.1128/jcm.01934-17&quot;,&quot;page&quot;:&quot;10.1128/jcm.01934-17&quot;,&quot;publisher&quot;:&quot;American Society for Microbiology&quot;,&quot;title&quot;:&quot;CLSI Methods Development and Standardization Working Group Best Practices for Evaluation of Antimicrobial Susceptibility Tests&quot;,&quot;type&quot;:&quot;article-journal&quot;,&quot;volume&quot;:&quot;56&quot;},&quot;uris&quot;:[&quot;http://www.mendeley.com/documents/?uuid=c5c17d53-e721-40db-a375-f8358577abaa&quot;],&quot;isTemporary&quot;:false,&quot;legacyDesktopId&quot;:&quot;c5c17d53-e721-40db-a375-f8358577abaa&quot;}],&quot;properties&quot;:{&quot;noteIndex&quot;:0},&quot;isEdited&quot;:false,&quot;manualOverride&quot;:{&quot;citeprocText&quot;:&quot;[24]&quot;,&quot;isManuallyOverridden&quot;:false,&quot;manualOverrideText&quot;:&quot;&quot;},&quot;citationTag&quot;:&quot;MENDELEY_CITATION_v3_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&quot;},{&quot;citationID&quot;:&quot;MENDELEY_CITATION_5f9c4035-194d-4127-85b8-f7fcd3745229&quot;,&quot;citationItems&quot;:[{&quot;id&quot;:&quot;91026cbe-7d20-5ca5-a32b-af9848004e91&quot;,&quot;itemData&quot;:{&quot;DOI&quot;:&quot;10.1093/BIOINFORMATICS/BTX304&quot;,&quot;ISSN&quot;:&quot;1367-4811&quot;,&quot;PMID&quot;:&quot;28472236&quot;,&quot;abstract&quot;:&quot;Summary: Counting all k -mers in a given dataset is a standard procedure in many bioinformatics applications. We introduce KMC3, a significant improvement of the former KMC2 algorithm together with KMC tools for manipulating k -mer databases. Usefulness of the tools is shown on a few real problems.\nAvailability and implementation: Program is freely available at http://sun.aei.polsl.pl/REFRESH/kmc .\nContact: sebastian.deorowicz@polsl.pl.\nSupplementary information: Supplementary data are available at Bioinformatics online.&quot;,&quot;author&quot;:[{&quot;dropping-particle&quot;:&quot;&quot;,&quot;family&quot;:&quot;Kokot&quot;,&quot;given&quot;:&quot;Marek&quot;,&quot;non-dropping-particle&quot;:&quot;&quot;,&quot;parse-names&quot;:false,&quot;suffix&quot;:&quot;&quot;},{&quot;dropping-particle&quot;:&quot;&quot;,&quot;family&quot;:&quot;Dlugosz&quot;,&quot;given&quot;:&quot;Maciej&quot;,&quot;non-dropping-particle&quot;:&quot;&quot;,&quot;parse-names&quot;:false,&quot;suffix&quot;:&quot;&quot;},{&quot;dropping-particle&quot;:&quot;&quot;,&quot;family&quot;:&quot;Deorowicz&quot;,&quot;given&quot;:&quot;Sebastian&quot;,&quot;non-dropping-particle&quot;:&quot;&quot;,&quot;parse-names&quot;:false,&quot;suffix&quot;:&quot;&quot;}],&quot;container-title&quot;:&quot;Bioinformatics (Oxford, England)&quot;,&quot;id&quot;:&quot;91026cbe-7d20-5ca5-a32b-af9848004e91&quot;,&quot;issue&quot;:&quot;17&quot;,&quot;issued&quot;:{&quot;date-parts&quot;:[[&quot;2017&quot;,&quot;9&quot;,&quot;1&quot;]]},&quot;page&quot;:&quot;2759-2761&quot;,&quot;publisher&quot;:&quot;Bioinformatics&quot;,&quot;title&quot;:&quot;KMC 3: counting and manipulating k-mer statistics&quot;,&quot;type&quot;:&quot;article-journal&quot;,&quot;volume&quot;:&quot;33&quot;},&quot;uris&quot;:[&quot;http://www.mendeley.com/documents/?uuid=43dc4da3-607e-3e7c-a828-9fc96a54ca51&quot;],&quot;isTemporary&quot;:false,&quot;legacyDesktopId&quot;:&quot;43dc4da3-607e-3e7c-a828-9fc96a54ca51&quot;}],&quot;properties&quot;:{&quot;noteIndex&quot;:0},&quot;isEdited&quot;:false,&quot;manualOverride&quot;:{&quot;citeprocText&quot;:&quot;[21]&quot;,&quot;isManuallyOverridden&quot;:false,&quot;manualOverrideText&quot;:&quot;&quot;},&quot;citationTag&quot;:&quot;MENDELEY_CITATION_v3_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&quot;},{&quot;citationID&quot;:&quot;MENDELEY_CITATION_c7218c74-965f-49e6-9cd3-787522768076&quot;,&quot;citationItems&quot;:[{&quot;id&quot;:&quot;bdcd02a0-ef26-5b33-89fe-c463c2a1ceb9&quot;,&quot;itemData&quot;:{&quot;DOI&quot;:&quot;https://doi.org/10.1016/j.cmi.2020.02.032&quot;,&quot;ISSN&quot;:&quot;1198-743X&quot;,&quot;abstract&quot;:&quot;Background Rapid initiation of antibiotic treatment is considered crucial in patients with severe infections such as septic shock and bacterial meningitis, but may not be as important for other infectious syndromes. A better understanding of which patients can tolerate a delay in start of therapy is important for antibiotic stewardship purposes. Objectives To explore the existing evidence on the impact of time to antibiotics on clinical outcomes in patients presenting to the emergency department (ED) with bacterial infections of different severity of illness and source of infection. Sources A literature search was performed in the PubMed/MEDLINE database using combined search terms for various infectious syndromes (sepsis/septic shock, bacterial meningitis, lower respiratory tract infections, urinary tract infections, intra-abdominal infections and skin and soft tissue infections), time to antibiotic treatment, and clinical outcome. Content The literature search generated 8828 hits. After screening titles and abstracts and assessing potentially relevant full-text papers, 60 original articles (four randomized controlled trials, 43 observational studies) were included. Most articles addressed sepsis/septic shock, while few studies evaluated early initiation of therapy in mild to moderate disease. The lack of randomized trials and the risk of confounding factors and biases in observational studies warrant caution in the interpretation of results. We conclude that the literature supports prompt administration of effective antibiotics for septic shock and bacterial meningitis, but there is no clear evidence showing that a delayed start of therapy is associated with worse outcome for less severe infectious syndromes. Implications For patients presenting with suspected bacterial infections, withholding antibiotic therapy until diagnostic results are available and a diagnosis has been established (e.g. by 4–8 h) seems acceptable in most cases unless septic shock or bacterial meningitis are suspected. This approach promotes the use of ecologically favourable antibiotics in the ED, reducing the risks of side effects and selection of resistance.&quot;,&quot;author&quot;:[{&quot;dropping-particle&quot;:&quot;&quot;,&quot;family&quot;:&quot;Nauclér&quot;,&quot;given&quot;:&quot;P&quot;,&quot;non-dropping-particle&quot;:&quot;&quot;,&quot;parse-names&quot;:false,&quot;suffix&quot;:&quot;&quot;},{&quot;dropping-particle&quot;:&quot;&quot;,&quot;family&quot;:&quot;Huttner&quot;,&quot;given&quot;:&quot;A&quot;,&quot;non-dropping-particle&quot;:&quot;&quot;,&quot;parse-names&quot;:false,&quot;suffix&quot;:&quot;&quot;},{&quot;dropping-particle&quot;:&quot;&quot;,&quot;family&quot;:&quot;Werkhoven&quot;,&quot;given&quot;:&quot;C H&quot;,&quot;non-dropping-particle&quot;:&quot;van&quot;,&quot;parse-names&quot;:false,&quot;suffix&quot;:&quot;&quot;},{&quot;dropping-particle&quot;:&quot;&quot;,&quot;family&quot;:&quot;Singer&quot;,&quot;given&quot;:&quot;M&quot;,&quot;non-dropping-particle&quot;:&quot;&quot;,&quot;parse-names&quot;:false,&quot;suffix&quot;:&quot;&quot;},{&quot;dropping-particle&quot;:&quot;&quot;,&quot;family&quot;:&quot;Tattevin&quot;,&quot;given&quot;:&quot;P&quot;,&quot;non-dropping-particle&quot;:&quot;&quot;,&quot;parse-names&quot;:false,&quot;suffix&quot;:&quot;&quot;},{&quot;dropping-particle&quot;:&quot;&quot;,&quot;family&quot;:&quot;Einav&quot;,&quot;given&quot;:&quot;S&quot;,&quot;non-dropping-particle&quot;:&quot;&quot;,&quot;parse-names&quot;:false,&quot;suffix&quot;:&quot;&quot;},{&quot;dropping-particle&quot;:&quot;&quot;,&quot;family&quot;:&quot;Tängdén&quot;,&quot;given&quot;:&quot;T&quot;,&quot;non-dropping-particle&quot;:&quot;&quot;,&quot;parse-names&quot;:false,&quot;suffix&quot;:&quot;&quot;}],&quot;container-title&quot;:&quot;Clinical Microbiology and Infection&quot;,&quot;id&quot;:&quot;bdcd02a0-ef26-5b33-89fe-c463c2a1ceb9&quot;,&quot;issue&quot;:&quot;2&quot;,&quot;issued&quot;:{&quot;date-parts&quot;:[[&quot;2021&quot;]]},&quot;page&quot;:&quot;175-181&quot;,&quot;title&quot;:&quot;Impact of time to antibiotic therapy on clinical outcome in patients with bacterial infections in the emergency department: implications for antimicrobial stewardship&quot;,&quot;type&quot;:&quot;article-journal&quot;,&quot;volume&quot;:&quot;27&quot;},&quot;uris&quot;:[&quot;http://www.mendeley.com/documents/?uuid=fc262fc1-1054-4b90-b0ef-a188d7287531&quot;],&quot;isTemporary&quot;:false,&quot;legacyDesktopId&quot;:&quot;fc262fc1-1054-4b90-b0ef-a188d7287531&quot;}],&quot;properties&quot;:{&quot;noteIndex&quot;:0},&quot;isEdited&quot;:false,&quot;manualOverride&quot;:{&quot;citeprocText&quot;:&quot;[25]&quot;,&quot;isManuallyOverridden&quot;:false,&quot;manualOverrideText&quot;:&quot;&quot;},&quot;citationTag&quot;:&quot;MENDELEY_CITATION_v3_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&quot;},{&quot;citationID&quot;:&quot;MENDELEY_CITATION_9b8f164f-8ebf-42b6-ba58-a178e329f0e3&quot;,&quot;citationItems&quot;:[{&quot;id&quot;:&quot;f7f6a948-4167-5da6-ba47-18d065c1b0bb&quot;,&quot;itemData&quot;:{&quot;DOI&quot;:&quot;10.2807/1560-7917.ES.2021.26.12.1900633/CITE/PLAINTEXT&quot;,&quot;ISSN&quot;:&quot;15607917&quot;,&quot;PMID&quot;:&quot;33769250&quot;,&quot;abstract&quot;:&quot;Background: While several studies have assessed knowledge, attitudes and behaviours of the public, physicians and medical students in a number of EU/ EEA countries with respect to antibiotic use and antibiotic resistance, there is a paucity of literature for other healthcare workers. This survey aimed to fill this gap. Methods: A 43-item online questionnaire was developed, validated and pilot-tested through a modified Delphi consensus process involving 87 Project Advisory Group (PAG) members, including national representatives and members of European health professional groups. The survey was distributed by the PAG and via social media to healthcare workers in 30 EU/EEA countries. Results: Respondents (n = 18,365) from 30 EU/EEA countries participated. Knowledge of antibiotics and antibiotic use was higher (97%) than knowledge of development and spread of antibiotic resistance (75%). Sixty percent of respondents stated they had received information on avoiding unnecessary prescribing, administering or dispensing of antibiotics. Among respondents who prescribed, administered or dispensed antibiotics, 55% had provided advice on prudent antibiotic use or management of infections to patients, but only 17% had given resources (leaflets or pamphlets). For community and hospital prescribers, fear of patient deterioration or complications was the most frequent reason (43%) for prescribing antibiotics that were considered unnecessary. Community prescribers were almost twice as likely as hospital prescribers to prescribe antibiotics due to time constraints or to maintain patient relationships. Conclusion: It is important to move from raising awareness about prudent antibiotic use and antibiotic resistance among healthcare workers to designing antimicrobial stewardship interventions aimed at changing relevant behaviours.&quot;,&quot;author&quot;:[{&quot;dropping-particle&quot;:&quot;&quot;,&quot;family&quot;:&quot;Ashiru-Oredope&quot;,&quot;given&quot;:&quot;Diane&quot;,&quot;non-dropping-particle&quot;:&quot;&quot;,&quot;parse-names&quot;:false,&quot;suffix&quot;:&quot;&quot;},{&quot;dropping-particle&quot;:&quot;&quot;,&quot;family&quot;:&quot;Hopkins&quot;,&quot;given&quot;:&quot;Susan&quot;,&quot;non-dropping-particle&quot;:&quot;&quot;,&quot;parse-names&quot;:false,&quot;suffix&quot;:&quot;&quot;},{&quot;dropping-particle&quot;:&quot;&quot;,&quot;family&quot;:&quot;Vasandani&quot;,&quot;given&quot;:&quot;Sagar&quot;,&quot;non-dropping-particle&quot;:&quot;&quot;,&quot;parse-names&quot;:false,&quot;suffix&quot;:&quot;&quot;},{&quot;dropping-particle&quot;:&quot;&quot;,&quot;family&quot;:&quot;Umoh&quot;,&quot;given&quot;:&quot;Eno&quot;,&quot;non-dropping-particle&quot;:&quot;&quot;,&quot;parse-names&quot;:false,&quot;suffix&quot;:&quot;&quot;},{&quot;dropping-particle&quot;:&quot;&quot;,&quot;family&quot;:&quot;Oloyede&quot;,&quot;given&quot;:&quot;Olaolu&quot;,&quot;non-dropping-particle&quot;:&quot;&quot;,&quot;parse-names&quot;:false,&quot;suffix&quot;:&quot;&quot;},{&quot;dropping-particle&quot;:&quot;&quot;,&quot;family&quot;:&quot;Nilsson&quot;,&quot;given&quot;:&quot;Andrea&quot;,&quot;non-dropping-particle&quot;:&quot;&quot;,&quot;parse-names&quot;:false,&quot;suffix&quot;:&quot;&quot;},{&quot;dropping-particle&quot;:&quot;&quot;,&quot;family&quot;:&quot;Kinsman&quot;,&quot;given&quot;:&quot;John&quot;,&quot;non-dropping-particle&quot;:&quot;&quot;,&quot;parse-names&quot;:false,&quot;suffix&quot;:&quot;&quot;},{&quot;dropping-particle&quot;:&quot;&quot;,&quot;family&quot;:&quot;Elsert&quot;,&quot;given&quot;:&quot;Linda&quot;,&quot;non-dropping-particle&quot;:&quot;&quot;,&quot;parse-names&quot;:false,&quot;suffix&quot;:&quot;&quot;},{&quot;dropping-particle&quot;:&quot;&quot;,&quot;family&quot;:&quot;Monnet&quot;,&quot;given&quot;:&quot;Dominique L.&quot;,&quot;non-dropping-particle&quot;:&quot;&quot;,&quot;parse-names&quot;:false,&quot;suffix&quot;:&quot;&quot;},{&quot;dropping-particle&quot;:&quot;&quot;,&quot;family&quot;:&quot;MacKová&quot;,&quot;given&quot;:&quot;Barbora&quot;,&quot;non-dropping-particle&quot;:&quot;&quot;,&quot;parse-names&quot;:false,&quot;suffix&quot;:&quot;&quot;},{&quot;dropping-particle&quot;:&quot;&quot;,&quot;family&quot;:&quot;Kontopidou&quot;,&quot;given&quot;:&quot;Flora&quot;,&quot;non-dropping-particle&quot;:&quot;&quot;,&quot;parse-names&quot;:false,&quot;suffix&quot;:&quot;&quot;},{&quot;dropping-particle&quot;:&quot;&quot;,&quot;family&quot;:&quot;Vulāne&quot;,&quot;given&quot;:&quot;Kate&quot;,&quot;non-dropping-particle&quot;:&quot;&quot;,&quot;parse-names&quot;:false,&quot;suffix&quot;:&quot;&quot;},{&quot;dropping-particle&quot;:&quot;&quot;,&quot;family&quot;:&quot;Schrier&quot;,&quot;given&quot;:&quot;Lenneke&quot;,&quot;non-dropping-particle&quot;:&quot;&quot;,&quot;parse-names&quot;:false,&quot;suffix&quot;:&quot;&quot;},{&quot;dropping-particle&quot;:&quot;&quot;,&quot;family&quot;:&quot;Foteinea&quot;,&quot;given&quot;:&quot;Maria&quot;,&quot;non-dropping-particle&quot;:&quot;&quot;,&quot;parse-names&quot;:false,&quot;suffix&quot;:&quot;&quot;},{&quot;dropping-particle&quot;:&quot;&quot;,&quot;family&quot;:&quot;Sousa Tavares&quot;,&quot;given&quot;:&quot;Duarte Pedro&quot;,&quot;non-dropping-particle&quot;:&quot;De&quot;,&quot;parse-names&quot;:false,&quot;suffix&quot;:&quot;&quot;},{&quot;dropping-particle&quot;:&quot;&quot;,&quot;family&quot;:&quot;Süli&quot;,&quot;given&quot;:&quot;Orsolya Réka&quot;,&quot;non-dropping-particle&quot;:&quot;&quot;,&quot;parse-names&quot;:false,&quot;suffix&quot;:&quot;&quot;},{&quot;dropping-particle&quot;:&quot;&quot;,&quot;family&quot;:&quot;Strauss&quot;,&quot;given&quot;:&quot;Reinhild&quot;,&quot;non-dropping-particle&quot;:&quot;&quot;,&quot;parse-names&quot;:false,&quot;suffix&quot;:&quot;&quot;},{&quot;dropping-particle&quot;:&quot;&quot;,&quot;family&quot;:&quot;Charlier&quot;,&quot;given&quot;:&quot;Vinciane&quot;,&quot;non-dropping-particle&quot;:&quot;&quot;,&quot;parse-names&quot;:false,&quot;suffix&quot;:&quot;&quot;},{&quot;dropping-particle&quot;:&quot;&quot;,&quot;family&quot;:&quot;Coenen&quot;,&quot;given&quot;:&quot;Samuel&quot;,&quot;non-dropping-particle&quot;:&quot;&quot;,&quot;parse-names&quot;:false,&quot;suffix&quot;:&quot;&quot;},{&quot;dropping-particle&quot;:&quot;&quot;,&quot;family&quot;:&quot;Sertić&quot;,&quot;given&quot;:&quot;Miranda&quot;,&quot;non-dropping-particle&quot;:&quot;&quot;,&quot;parse-names&quot;:false,&quot;suffix&quot;:&quot;&quot;},{&quot;dropping-particle&quot;:&quot;&quot;,&quot;family&quot;:&quot;Payerl-Pal&quot;,&quot;given&quot;:&quot;Marina&quot;,&quot;non-dropping-particle&quot;:&quot;&quot;,&quot;parse-names&quot;:false,&quot;suffix&quot;:&quot;&quot;},{&quot;dropping-particle&quot;:&quot;&quot;,&quot;family&quot;:&quot;Hadjihannas&quot;,&quot;given&quot;:&quot;Linos&quot;,&quot;non-dropping-particle&quot;:&quot;&quot;,&quot;parse-names&quot;:false,&quot;suffix&quot;:&quot;&quot;},{&quot;dropping-particle&quot;:&quot;&quot;,&quot;family&quot;:&quot;Constantinou&quot;,&quot;given&quot;:&quot;Costas A.&quot;,&quot;non-dropping-particle&quot;:&quot;&quot;,&quot;parse-names&quot;:false,&quot;suffix&quot;:&quot;&quot;},{&quot;dropping-particle&quot;:&quot;&quot;,&quot;family&quot;:&quot;Bugge-Toft&quot;,&quot;given&quot;:&quot;Lisa&quot;,&quot;non-dropping-particle&quot;:&quot;&quot;,&quot;parse-names&quot;:false,&quot;suffix&quot;:&quot;&quot;},{&quot;dropping-particle&quot;:&quot;&quot;,&quot;family&quot;:&quot;Märtin&quot;,&quot;given&quot;:&quot;Pille&quot;,&quot;non-dropping-particle&quot;:&quot;&quot;,&quot;parse-names&quot;:false,&quot;suffix&quot;:&quot;&quot;},{&quot;dropping-particle&quot;:&quot;&quot;,&quot;family&quot;:&quot;Hansen&quot;,&quot;given&quot;:&quot;Mailis&quot;,&quot;non-dropping-particle&quot;:&quot;&quot;,&quot;parse-names&quot;:false,&quot;suffix&quot;:&quot;&quot;},{&quot;dropping-particle&quot;:&quot;&quot;,&quot;family&quot;:&quot;Lyytikäinen&quot;,&quot;given&quot;:&quot;Outi&quot;,&quot;non-dropping-particle&quot;:&quot;&quot;,&quot;parse-names&quot;:false,&quot;suffix&quot;:&quot;&quot;},{&quot;dropping-particle&quot;:&quot;&quot;,&quot;family&quot;:&quot;Jalava&quot;,&quot;given&quot;:&quot;Jari&quot;,&quot;non-dropping-particle&quot;:&quot;&quot;,&quot;parse-names&quot;:false,&quot;suffix&quot;:&quot;&quot;},{&quot;dropping-particle&quot;:&quot;&quot;,&quot;family&quot;:&quot;Berger-Carbonne&quot;,&quot;given&quot;:&quot;Anne&quot;,&quot;non-dropping-particle&quot;:&quot;&quot;,&quot;parse-names&quot;:false,&quot;suffix&quot;:&quot;&quot;},{&quot;dropping-particle&quot;:&quot;&quot;,&quot;family&quot;:&quot;Colomb-Cotinat&quot;,&quot;given&quot;:&quot;Mélanie&quot;,&quot;non-dropping-particle&quot;:&quot;&quot;,&quot;parse-names&quot;:false,&quot;suffix&quot;:&quot;&quot;},{&quot;dropping-particle&quot;:&quot;&quot;,&quot;family&quot;:&quot;Cormican&quot;,&quot;given&quot;:&quot;Martin&quot;,&quot;non-dropping-particle&quot;:&quot;&quot;,&quot;parse-names&quot;:false,&quot;suffix&quot;:&quot;&quot;},{&quot;dropping-particle&quot;:&quot;&quot;,&quot;family&quot;:&quot;Lambourn&quot;,&quot;given&quot;:&quot;Audrey&quot;,&quot;non-dropping-particle&quot;:&quot;&quot;,&quot;parse-names&quot;:false,&quot;suffix&quot;:&quot;&quot;},{&quot;dropping-particle&quot;:&quot;&quot;,&quot;family&quot;:&quot;Furiozzi&quot;,&quot;given&quot;:&quot;Francesca&quot;,&quot;non-dropping-particle&quot;:&quot;&quot;,&quot;parse-names&quot;:false,&quot;suffix&quot;:&quot;&quot;},{&quot;dropping-particle&quot;:&quot;&quot;,&quot;family&quot;:&quot;Sabbatucci&quot;,&quot;given&quot;:&quot;Michela&quot;,&quot;non-dropping-particle&quot;:&quot;&quot;,&quot;parse-names&quot;:false,&quot;suffix&quot;:&quot;&quot;},{&quot;dropping-particle&quot;:&quot;&quot;,&quot;family&quot;:&quot;Dimina&quot;,&quot;given&quot;:&quot;Elīna&quot;,&quot;non-dropping-particle&quot;:&quot;&quot;,&quot;parse-names&quot;:false,&quot;suffix&quot;:&quot;&quot;},{&quot;dropping-particle&quot;:&quot;&quot;,&quot;family&quot;:&quot;Kanapeckiene&quot;,&quot;given&quot;:&quot;Virginija&quot;,&quot;non-dropping-particle&quot;:&quot;&quot;,&quot;parse-names&quot;:false,&quot;suffix&quot;:&quot;&quot;},{&quot;dropping-particle&quot;:&quot;&quot;,&quot;family&quot;:&quot;Kuklyte&quot;,&quot;given&quot;:&quot;Jolanta&quot;,&quot;non-dropping-particle&quot;:&quot;&quot;,&quot;parse-names&quot;:false,&quot;suffix&quot;:&quot;&quot;},{&quot;dropping-particle&quot;:&quot;&quot;,&quot;family&quot;:&quot;Zarb&quot;,&quot;given&quot;:&quot;Peter&quot;,&quot;non-dropping-particle&quot;:&quot;&quot;,&quot;parse-names&quot;:false,&quot;suffix&quot;:&quot;&quot;},{&quot;dropping-particle&quot;:&quot;&quot;,&quot;family&quot;:&quot;Borg&quot;,&quot;given&quot;:&quot;Michael A.&quot;,&quot;non-dropping-particle&quot;:&quot;&quot;,&quot;parse-names&quot;:false,&quot;suffix&quot;:&quot;&quot;},{&quot;dropping-particle&quot;:&quot;&quot;,&quot;family&quot;:&quot;Eilers&quot;,&quot;given&quot;:&quot;Renske&quot;,&quot;non-dropping-particle&quot;:&quot;&quot;,&quot;parse-names&quot;:false,&quot;suffix&quot;:&quot;&quot;},{&quot;dropping-particle&quot;:&quot;&quot;,&quot;family&quot;:&quot;Muniz&quot;,&quot;given&quot;:&quot;Harald Pors&quot;,&quot;non-dropping-particle&quot;:&quot;&quot;,&quot;parse-names&quot;:false,&quot;suffix&quot;:&quot;&quot;},{&quot;dropping-particle&quot;:&quot;&quot;,&quot;family&quot;:&quot;Hryniewicz&quot;,&quot;given&quot;:&quot;Waleria&quot;,&quot;non-dropping-particle&quot;:&quot;&quot;,&quot;parse-names&quot;:false,&quot;suffix&quot;:&quot;&quot;},{&quot;dropping-particle&quot;:&quot;&quot;,&quot;family&quot;:&quot;Mazińska&quot;,&quot;given&quot;:&quot;Beata&quot;,&quot;non-dropping-particle&quot;:&quot;&quot;,&quot;parse-names&quot;:false,&quot;suffix&quot;:&quot;&quot;},{&quot;dropping-particle&quot;:&quot;&quot;,&quot;family&quot;:&quot;Cioran&quot;,&quot;given&quot;:&quot;Livia&quot;,&quot;non-dropping-particle&quot;:&quot;&quot;,&quot;parse-names&quot;:false,&quot;suffix&quot;:&quot;&quot;},{&quot;dropping-particle&quot;:&quot;&quot;,&quot;family&quot;:&quot;Cucu&quot;,&quot;given&quot;:&quot;Alexandra&quot;,&quot;non-dropping-particle&quot;:&quot;&quot;,&quot;parse-names&quot;:false,&quot;suffix&quot;:&quot;&quot;},{&quot;dropping-particle&quot;:&quot;&quot;,&quot;family&quot;:&quot;Schreterova&quot;,&quot;given&quot;:&quot;Eva&quot;,&quot;non-dropping-particle&quot;:&quot;&quot;,&quot;parse-names&quot;:false,&quot;suffix&quot;:&quot;&quot;},{&quot;dropping-particle&quot;:&quot;&quot;,&quot;family&quot;:&quot;Vrdelja&quot;,&quot;given&quot;:&quot;Mitja&quot;,&quot;non-dropping-particle&quot;:&quot;&quot;,&quot;parse-names&quot;:false,&quot;suffix&quot;:&quot;&quot;},{&quot;dropping-particle&quot;:&quot;&quot;,&quot;family&quot;:&quot;Subelj&quot;,&quot;given&quot;:&quot;Maja&quot;,&quot;non-dropping-particle&quot;:&quot;&quot;,&quot;parse-names&quot;:false,&quot;suffix&quot;:&quot;&quot;},{&quot;dropping-particle&quot;:&quot;&quot;,&quot;family&quot;:&quot;Parralo&quot;,&quot;given&quot;:&quot;Rocío Bueno&quot;,&quot;non-dropping-particle&quot;:&quot;&quot;,&quot;parse-names&quot;:false,&quot;suffix&quot;:&quot;&quot;},{&quot;dropping-particle&quot;:&quot;&quot;,&quot;family&quot;:&quot;Navas&quot;,&quot;given&quot;:&quot;Antonio López&quot;,&quot;non-dropping-particle&quot;:&quot;&quot;,&quot;parse-names&quot;:false,&quot;suffix&quot;:&quot;&quot;},{&quot;dropping-particle&quot;:&quot;&quot;,&quot;family&quot;:&quot;Andersson&quot;,&quot;given&quot;:&quot;Agneta&quot;,&quot;non-dropping-particle&quot;:&quot;&quot;,&quot;parse-names&quot;:false,&quot;suffix&quot;:&quot;&quot;},{&quot;dropping-particle&quot;:&quot;&quot;,&quot;family&quot;:&quot;Carlin&quot;,&quot;given&quot;:&quot;Karin&quot;,&quot;non-dropping-particle&quot;:&quot;&quot;,&quot;parse-names&quot;:false,&quot;suffix&quot;:&quot;&quot;},{&quot;dropping-particle&quot;:&quot;&quot;,&quot;family&quot;:&quot;Reilly&quot;,&quot;given&quot;:&quot;Jacqui&quot;,&quot;non-dropping-particle&quot;:&quot;&quot;,&quot;parse-names&quot;:false,&quot;suffix&quot;:&quot;&quot;},{&quot;dropping-particle&quot;:&quot;&quot;,&quot;family&quot;:&quot;Pfefferle&quot;,&quot;given&quot;:&quot;Lea&quot;,&quot;non-dropping-particle&quot;:&quot;&quot;,&quot;parse-names&quot;:false,&quot;suffix&quot;:&quot;&quot;},{&quot;dropping-particle&quot;:&quot;&quot;,&quot;family&quot;:&quot;Horák&quot;,&quot;given&quot;:&quot;Petr&quot;,&quot;non-dropping-particle&quot;:&quot;&quot;,&quot;parse-names&quot;:false,&quot;suffix&quot;:&quot;&quot;},{&quot;dropping-particle&quot;:&quot;&quot;,&quot;family&quot;:&quot;Amann&quot;,&quot;given&quot;:&quot;Steffen&quot;,&quot;non-dropping-particle&quot;:&quot;&quot;,&quot;parse-names&quot;:false,&quot;suffix&quot;:&quot;&quot;},{&quot;dropping-particle&quot;:&quot;&quot;,&quot;family&quot;:&quot;Trobisch&quot;,&quot;given&quot;:&quot;Andreas&quot;,&quot;non-dropping-particle&quot;:&quot;&quot;,&quot;parse-names&quot;:false,&quot;suffix&quot;:&quot;&quot;},{&quot;dropping-particle&quot;:&quot;&quot;,&quot;family&quot;:&quot;Pinedo-Tora&quot;,&quot;given&quot;:&quot;Tanguy&quot;,&quot;non-dropping-particle&quot;:&quot;&quot;,&quot;parse-names&quot;:false,&quot;suffix&quot;:&quot;&quot;},{&quot;dropping-particle&quot;:&quot;&quot;,&quot;family&quot;:&quot;Greiveldinger&quot;,&quot;given&quot;:&quot;Alyette&quot;,&quot;non-dropping-particle&quot;:&quot;&quot;,&quot;parse-names&quot;:false,&quot;suffix&quot;:&quot;&quot;},{&quot;dropping-particle&quot;:&quot;&quot;,&quot;family&quot;:&quot;Carrara&quot;,&quot;given&quot;:&quot;Elena&quot;,&quot;non-dropping-particle&quot;:&quot;&quot;,&quot;parse-names&quot;:false,&quot;suffix&quot;:&quot;&quot;},{&quot;dropping-particle&quot;:&quot;&quot;,&quot;family&quot;:&quot;Mutters&quot;,&quot;given&quot;:&quot;Nico T.&quot;,&quot;non-dropping-particle&quot;:&quot;&quot;,&quot;parse-names&quot;:false,&quot;suffix&quot;:&quot;&quot;},{&quot;dropping-particle&quot;:&quot;&quot;,&quot;family&quot;:&quot;Price&quot;,&quot;given&quot;:&quot;Charles&quot;,&quot;non-dropping-particle&quot;:&quot;&quot;,&quot;parse-names&quot;:false,&quot;suffix&quot;:&quot;&quot;},{&quot;dropping-particle&quot;:&quot;&quot;,&quot;family&quot;:&quot;Maucher&quot;,&quot;given&quot;:&quot;Mathias&quot;,&quot;non-dropping-particle&quot;:&quot;&quot;,&quot;parse-names&quot;:false,&quot;suffix&quot;:&quot;&quot;},{&quot;dropping-particle&quot;:&quot;&quot;,&quot;family&quot;:&quot;Calabro&quot;,&quot;given&quot;:&quot;Michele&quot;,&quot;non-dropping-particle&quot;:&quot;&quot;,&quot;parse-names&quot;:false,&quot;suffix&quot;:&quot;&quot;},{&quot;dropping-particle&quot;:&quot;&quot;,&quot;family&quot;:&quot;Garel&quot;,&quot;given&quot;:&quot;Pascal&quot;,&quot;non-dropping-particle&quot;:&quot;&quot;,&quot;parse-names&quot;:false,&quot;suffix&quot;:&quot;&quot;},{&quot;dropping-particle&quot;:&quot;&quot;,&quot;family&quot;:&quot;Andrieu&quot;,&quot;given&quot;:&quot;Laurie&quot;,&quot;non-dropping-particle&quot;:&quot;&quot;,&quot;parse-names&quot;:false,&quot;suffix&quot;:&quot;&quot;},{&quot;dropping-particle&quot;:&quot;&quot;,&quot;family&quot;:&quot;Irujo&quot;,&quot;given&quot;:&quot;Laura Alonso&quot;,&quot;non-dropping-particle&quot;:&quot;&quot;,&quot;parse-names&quot;:false,&quot;suffix&quot;:&quot;&quot;},{&quot;dropping-particle&quot;:&quot;&quot;,&quot;family&quot;:&quot;García&quot;,&quot;given&quot;:&quot;María Santacreu&quot;,&quot;non-dropping-particle&quot;:&quot;&quot;,&quot;parse-names&quot;:false,&quot;suffix&quot;:&quot;&quot;},{&quot;dropping-particle&quot;:&quot;&quot;,&quot;family&quot;:&quot;Mohan&quot;,&quot;given&quot;:&quot;Kitty&quot;,&quot;non-dropping-particle&quot;:&quot;&quot;,&quot;parse-names&quot;:false,&quot;suffix&quot;:&quot;&quot;},{&quot;dropping-particle&quot;:&quot;&quot;,&quot;family&quot;:&quot;Launio&quot;,&quot;given&quot;:&quot;Sara&quot;,&quot;non-dropping-particle&quot;:&quot;&quot;,&quot;parse-names&quot;:false,&quot;suffix&quot;:&quot;&quot;},{&quot;dropping-particle&quot;:&quot;&quot;,&quot;family&quot;:&quot;Silva&quot;,&quot;given&quot;:&quot;Ivana&quot;,&quot;non-dropping-particle&quot;:&quot;&quot;,&quot;parse-names&quot;:false,&quot;suffix&quot;:&quot;&quot;},{&quot;dropping-particle&quot;:&quot;&quot;,&quot;family&quot;:&quot;Jokinen&quot;,&quot;given&quot;:&quot;Mervi&quot;,&quot;non-dropping-particle&quot;:&quot;&quot;,&quot;parse-names&quot;:false,&quot;suffix&quot;:&quot;&quot;},{&quot;dropping-particle&quot;:&quot;&quot;,&quot;family&quot;:&quot;Simoes&quot;,&quot;given&quot;:&quot;Marta&quot;,&quot;non-dropping-particle&quot;:&quot;&quot;,&quot;parse-names&quot;:false,&quot;suffix&quot;:&quot;&quot;},{&quot;dropping-particle&quot;:&quot;&quot;,&quot;family&quot;:&quot;Viegas&quot;,&quot;given&quot;:&quot;Ruben&quot;,&quot;non-dropping-particle&quot;:&quot;&quot;,&quot;parse-names&quot;:false,&quot;suffix&quot;:&quot;&quot;},{&quot;dropping-particle&quot;:&quot;&quot;,&quot;family&quot;:&quot;Borg&quot;,&quot;given&quot;:&quot;Ann Marie&quot;,&quot;non-dropping-particle&quot;:&quot;&quot;,&quot;parse-names&quot;:false,&quot;suffix&quot;:&quot;&quot;},{&quot;dropping-particle&quot;:&quot;&quot;,&quot;family&quot;:&quot;Marschang&quot;,&quot;given&quot;:&quot;Sascha&quot;,&quot;non-dropping-particle&quot;:&quot;&quot;,&quot;parse-names&quot;:false,&quot;suffix&quot;:&quot;&quot;},{&quot;dropping-particle&quot;:&quot;&quot;,&quot;family&quot;:&quot;Pulcini&quot;,&quot;given&quot;:&quot;Céline&quot;,&quot;non-dropping-particle&quot;:&quot;&quot;,&quot;parse-names&quot;:false,&quot;suffix&quot;:&quot;&quot;},{&quot;dropping-particle&quot;:&quot;&quot;,&quot;family&quot;:&quot;Oomen&quot;,&quot;given&quot;:&quot;Ber&quot;,&quot;non-dropping-particle&quot;:&quot;&quot;,&quot;parse-names&quot;:false,&quot;suffix&quot;:&quot;&quot;},{&quot;dropping-particle&quot;:&quot;&quot;,&quot;family&quot;:&quot;Verkerk&quot;,&quot;given&quot;:&quot;Jeannette&quot;,&quot;non-dropping-particle&quot;:&quot;&quot;,&quot;parse-names&quot;:false,&quot;suffix&quot;:&quot;&quot;},{&quot;dropping-particle&quot;:&quot;&quot;,&quot;family&quot;:&quot;Giannico&quot;,&quot;given&quot;:&quot;Ilaria&quot;,&quot;non-dropping-particle&quot;:&quot;&quot;,&quot;parse-names&quot;:false,&quot;suffix&quot;:&quot;&quot;},{&quot;dropping-particle&quot;:&quot;&quot;,&quot;family&quot;:&quot;Garassus&quot;,&quot;given&quot;:&quot;Paul&quot;,&quot;non-dropping-particle&quot;:&quot;&quot;,&quot;parse-names&quot;:false,&quot;suffix&quot;:&quot;&quot;},{&quot;dropping-particle&quot;:&quot;&quot;,&quot;family&quot;:&quot;Bertollini&quot;,&quot;given&quot;:&quot;Roberto&quot;,&quot;non-dropping-particle&quot;:&quot;&quot;,&quot;parse-names&quot;:false,&quot;suffix&quot;:&quot;&quot;},{&quot;dropping-particle&quot;:&quot;&quot;,&quot;family&quot;:&quot;Raso&quot;,&quot;given&quot;:&quot;Melina&quot;,&quot;non-dropping-particle&quot;:&quot;&quot;,&quot;parse-names&quot;:false,&quot;suffix&quot;:&quot;&quot;},{&quot;dropping-particle&quot;:&quot;&quot;,&quot;family&quot;:&quot;Rezi-Kató&quot;,&quot;given&quot;:&quot;Tímea&quot;,&quot;non-dropping-particle&quot;:&quot;&quot;,&quot;parse-names&quot;:false,&quot;suffix&quot;:&quot;&quot;},{&quot;dropping-particle&quot;:&quot;&quot;,&quot;family&quot;:&quot;Belie&quot;,&quot;given&quot;:&quot;Jan&quot;,&quot;non-dropping-particle&quot;:&quot;De&quot;,&quot;parse-names&quot;:false,&quot;suffix&quot;:&quot;&quot;},{&quot;dropping-particle&quot;:&quot;&quot;,&quot;family&quot;:&quot;Passarani&quot;,&quot;given&quot;:&quot;Ilaria&quot;,&quot;non-dropping-particle&quot;:&quot;&quot;,&quot;parse-names&quot;:false,&quot;suffix&quot;:&quot;&quot;},{&quot;dropping-particle&quot;:&quot;&quot;,&quot;family&quot;:&quot;Haller&quot;,&quot;given&quot;:&quot;Jacques&quot;,&quot;non-dropping-particle&quot;:&quot;De&quot;,&quot;parse-names&quot;:false,&quot;suffix&quot;:&quot;&quot;},{&quot;dropping-particle&quot;:&quot;&quot;,&quot;family&quot;:&quot;Rouaud&quot;,&quot;given&quot;:&quot;Carole&quot;,&quot;non-dropping-particle&quot;:&quot;&quot;,&quot;parse-names&quot;:false,&quot;suffix&quot;:&quot;&quot;},{&quot;dropping-particle&quot;:&quot;&quot;,&quot;family&quot;:&quot;Bosanquet&quot;,&quot;given&quot;:&quot;Jo&quot;,&quot;non-dropping-particle&quot;:&quot;&quot;,&quot;parse-names&quot;:false,&quot;suffix&quot;:&quot;&quot;},{&quot;dropping-particle&quot;:&quot;&quot;,&quot;family&quot;:&quot;Nicholson&quot;,&quot;given&quot;:&quot;Wendy&quot;,&quot;non-dropping-particle&quot;:&quot;&quot;,&quot;parse-names&quot;:false,&quot;suffix&quot;:&quot;&quot;},{&quot;dropping-particle&quot;:&quot;&quot;,&quot;family&quot;:&quot;Salvi&quot;,&quot;given&quot;:&quot;Cristiana&quot;,&quot;non-dropping-particle&quot;:&quot;&quot;,&quot;parse-names&quot;:false,&quot;suffix&quot;:&quot;&quot;}],&quot;container-title&quot;:&quot;Eurosurveillance&quot;,&quot;id&quot;:&quot;f7f6a948-4167-5da6-ba47-18d065c1b0bb&quot;,&quot;issue&quot;:&quot;12&quot;,&quot;issued&quot;:{&quot;date-parts&quot;:[[&quot;2021&quot;,&quot;3&quot;,&quot;25&quot;]]},&quot;page&quot;:&quot;1900633&quot;,&quot;publisher&quot;:&quot;European Centre for Disease Prevention and Control (ECDC)&quot;,&quot;title&quot;:&quot;Healthcare workers' knowledge, attitudes and behaviours with respect to antibiotics, antibiotic use and antibiotic resistance across 30 EU/EEA countries in 2019&quot;,&quot;type&quot;:&quot;article-journal&quot;,&quot;volume&quot;:&quot;26&quot;},&quot;uris&quot;:[&quot;http://www.mendeley.com/documents/?uuid=f66dccb7-28ef-3de7-8fae-95f90aa7991f&quot;],&quot;isTemporary&quot;:false,&quot;legacyDesktopId&quot;:&quot;f66dccb7-28ef-3de7-8fae-95f90aa7991f&quot;},{&quot;id&quot;:&quot;b43af751-6b2b-5720-b68f-ef6bc923f1fa&quot;,&quot;itemData&quot;:{&quot;DOI&quot;:&quot;https://doi.org/10.1016/j.disamonth.2020.100971&quot;,&quot;ISSN&quot;:&quot;0011-5029&quot;,&quot;abstract&quot;:&quot;Antimicrobial agents play a key role in controlling and curing infectious disease. Soon after the discovery of the first antibiotic, the challenge of antibiotic resistance commenced. Antimicrobial agents use different mechanisms against bacteria to prevent their pathogenesis and they can be classified as bactericidal or bacteriostatic. Antibiotics are one of the antimicrobial agents which has several classes, each with different targets. Consequently, bacteria are endlessly using methods to overcome the effectivity of the antibiotics by using distinct types of mechanisms. Comprehending the mechanisms of resistance is vital for better understanding and to continue use of current antibiotics. Which also helps to formulate synthetic antimicrobials to overcome the current mechanism of resistance. Also, encourage in prudent use and misuse of antimicrobial agents. Thus, decline in treatment costs and in the rate of morbidity and mortality. This review will be concentrating on the mechanism of actions of several antibiotics and how bacteria develop resistance to them, as well as the method of acquiring the resistance in several bacteria and how can a strain be resistant to several types of antibiotics. This review also analyzes the prevalence, major clinical implications, clinical causes of antibiotic resistance. Further, it evaluates the global burden of antimicrobial resistance, identifies various challenges and strategies in addressing the issue. Finally, put forward certain recommendations to prevent the spread and reduce the rate of resistance growth.&quot;,&quot;author&quot;:[{&quot;dropping-particle&quot;:&quot;&quot;,&quot;family&quot;:&quot;Abushaheen&quot;,&quot;given&quot;:&quot;Manar Ali&quot;,&quot;non-dropping-particle&quot;:&quot;&quot;,&quot;parse-names&quot;:false,&quot;suffix&quot;:&quot;&quot;},{&quot;dropping-particle&quot;:&quot;&quot;,&quot;family&quot;:&quot;Muzaheed&quot;,&quot;given&quot;:&quot;&quot;,&quot;non-dropping-particle&quot;:&quot;&quot;,&quot;parse-names&quot;:false,&quot;suffix&quot;:&quot;&quot;},{&quot;dropping-particle&quot;:&quot;&quot;,&quot;family&quot;:&quot;Fatani&quot;,&quot;given&quot;:&quot;Amal Jamil&quot;,&quot;non-dropping-particle&quot;:&quot;&quot;,&quot;parse-names&quot;:false,&quot;suffix&quot;:&quot;&quot;},{&quot;dropping-particle&quot;:&quot;&quot;,&quot;family&quot;:&quot;Alosaimi&quot;,&quot;given&quot;:&quot;Mohammed&quot;,&quot;non-dropping-particle&quot;:&quot;&quot;,&quot;parse-names&quot;:false,&quot;suffix&quot;:&quot;&quot;},{&quot;dropping-particle&quot;:&quot;&quot;,&quot;family&quot;:&quot;Mansy&quot;,&quot;given&quot;:&quot;Wael&quot;,&quot;non-dropping-particle&quot;:&quot;&quot;,&quot;parse-names&quot;:false,&quot;suffix&quot;:&quot;&quot;},{&quot;dropping-particle&quot;:&quot;&quot;,&quot;family&quot;:&quot;George&quot;,&quot;given&quot;:&quot;Merin&quot;,&quot;non-dropping-particle&quot;:&quot;&quot;,&quot;parse-names&quot;:false,&quot;suffix&quot;:&quot;&quot;},{&quot;dropping-particle&quot;:&quot;&quot;,&quot;family&quot;:&quot;Acharya&quot;,&quot;given&quot;:&quot;Sadananda&quot;,&quot;non-dropping-particle&quot;:&quot;&quot;,&quot;parse-names&quot;:false,&quot;suffix&quot;:&quot;&quot;},{&quot;dropping-particle&quot;:&quot;&quot;,&quot;family&quot;:&quot;Rathod&quot;,&quot;given&quot;:&quot;Sanjay&quot;,&quot;non-dropping-particle&quot;:&quot;&quot;,&quot;parse-names&quot;:false,&quot;suffix&quot;:&quot;&quot;},{&quot;dropping-particle&quot;:&quot;&quot;,&quot;family&quot;:&quot;Divakar&quot;,&quot;given&quot;:&quot;Darshan Devang&quot;,&quot;non-dropping-particle&quot;:&quot;&quot;,&quot;parse-names&quot;:false,&quot;suffix&quot;:&quot;&quot;},{&quot;dropping-particle&quot;:&quot;&quot;,&quot;family&quot;:&quot;Jhugroo&quot;,&quot;given&quot;:&quot;Chitra&quot;,&quot;non-dropping-particle&quot;:&quot;&quot;,&quot;parse-names&quot;:false,&quot;suffix&quot;:&quot;&quot;},{&quot;dropping-particle&quot;:&quot;&quot;,&quot;family&quot;:&quot;Vellappally&quot;,&quot;given&quot;:&quot;Sajith&quot;,&quot;non-dropping-particle&quot;:&quot;&quot;,&quot;parse-names&quot;:false,&quot;suffix&quot;:&quot;&quot;},{&quot;dropping-particle&quot;:&quot;&quot;,&quot;family&quot;:&quot;Khan&quot;,&quot;given&quot;:&quot;Aftab Ahmed&quot;,&quot;non-dropping-particle&quot;:&quot;&quot;,&quot;parse-names&quot;:false,&quot;suffix&quot;:&quot;&quot;},{&quot;dropping-particle&quot;:&quot;&quot;,&quot;family&quot;:&quot;Shaik&quot;,&quot;given&quot;:&quot;Jilani&quot;,&quot;non-dropping-particle&quot;:&quot;&quot;,&quot;parse-names&quot;:false,&quot;suffix&quot;:&quot;&quot;},{&quot;dropping-particle&quot;:&quot;&quot;,&quot;family&quot;:&quot;Jhugroo&quot;,&quot;given&quot;:&quot;Poojdev&quot;,&quot;non-dropping-particle&quot;:&quot;&quot;,&quot;parse-names&quot;:false,&quot;suffix&quot;:&quot;&quot;}],&quot;container-title&quot;:&quot;Disease-a-Month&quot;,&quot;id&quot;:&quot;b43af751-6b2b-5720-b68f-ef6bc923f1fa&quot;,&quot;issue&quot;:&quot;6&quot;,&quot;issued&quot;:{&quot;date-parts&quot;:[[&quot;2020&quot;]]},&quot;page&quot;:&quot;100971&quot;,&quot;title&quot;:&quot;Antimicrobial resistance, mechanisms and its clinical significance&quot;,&quot;type&quot;:&quot;article-journal&quot;,&quot;volume&quot;:&quot;66&quot;},&quot;uris&quot;:[&quot;http://www.mendeley.com/documents/?uuid=9f7d39c1-0864-4611-a777-56c008741b49&quot;],&quot;isTemporary&quot;:false,&quot;legacyDesktopId&quot;:&quot;9f7d39c1-0864-4611-a777-56c008741b49&quot;}],&quot;properties&quot;:{&quot;noteIndex&quot;:0},&quot;isEdited&quot;:false,&quot;manualOverride&quot;:{&quot;citeprocText&quot;:&quot;[26, 27]&quot;,&quot;isManuallyOverridden&quot;:false,&quot;manualOverrideText&quot;:&quot;&quot;},&quot;citationTag&quot;:&quot;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&quot;},{&quot;citationID&quot;:&quot;MENDELEY_CITATION_69bf6b68-9b50-490c-be0b-6c5dc1026651&quot;,&quot;citationItems&quot;:[{&quot;id&quot;:&quot;b7abe46b-f584-5d1c-b7cc-bd0b61c3b8ec&quot;,&quot;itemData&quot;:{&quot;DOI&quot;:&quot;10.1093/jpids/piy066&quot;,&quot;ISSN&quot;:&quot;2048-7207&quot;,&quot;abstract&quot;:&quot;Antibiotics are among the most commonly prescribed medications for children; however, at least one-third of pediatric antibiotic prescriptions are unnecessary. National data on short-term antibiotic-related harms could inform efforts to reduce overprescribing and to supplement interventions that focus on the long-term benefits of reducing antibiotic resistance.Frequencies and rates of emergency department (ED) visits for antibiotic adverse drug events (ADEs) in children were estimated using adverse event data from the National Electronic Injury Surveillance System–Cooperative Adverse Drug Event Surveillance project and retail pharmacy dispensing data from QuintilesIMS (2011–2015).On the basis of 6542 surveillance cases, an estimated 69464 ED visits (95% confidence interval, 53488–85441) were made annually for antibiotic ADEs among children aged ≤19 years from 2011 to 2015, which accounts for 46.2% of ED visits for ADEs that results from systemic medication. Two-fifths (40.7%) of ED visits for antibiotic ADEs involved a child aged ≤2 years, and 86.1% involved an allergic reaction. Amoxicillin was the most commonly implicated antibiotic among children aged ≤9 years. When we accounted for dispensed prescriptions, the rates of ED visits for antibiotic ADEs declined with increasing age for all antibiotics except sulfamethoxazole-trimethoprim. Amoxicillin had the highest rate of ED visits for antibiotic ADEs among children aged ≤2 years, whereas sulfamethoxazole-trimethoprim resulted in the highest rate among children aged 10 to 19 years (29.9 and 24.2 ED visits per 10000 dispensed prescriptions, respectively).Antibiotic ADEs lead to many ED visits, particularly among young children. Communicating the risks of antibiotic ADEs could help reduce unnecessary prescribing. Prevention efforts could target pediatric patients who are at the greatest risk of harm.&quot;,&quot;author&quot;:[{&quot;dropping-particle&quot;:&quot;&quot;,&quot;family&quot;:&quot;Lovegrove&quot;,&quot;given&quot;:&quot;Maribeth C&quot;,&quot;non-dropping-particle&quot;:&quot;&quot;,&quot;parse-names&quot;:false,&quot;suffix&quot;:&quot;&quot;},{&quot;dropping-particle&quot;:&quot;&quot;,&quot;family&quot;:&quot;Geller&quot;,&quot;given&quot;:&quot;Andrew I&quot;,&quot;non-dropping-particle&quot;:&quot;&quot;,&quot;parse-names&quot;:false,&quot;suffix&quot;:&quot;&quot;},{&quot;dropping-particle&quot;:&quot;&quot;,&quot;family&quot;:&quot;Fleming-Dutra&quot;,&quot;given&quot;:&quot;Katherine E&quot;,&quot;non-dropping-particle&quot;:&quot;&quot;,&quot;parse-names&quot;:false,&quot;suffix&quot;:&quot;&quot;},{&quot;dropping-particle&quot;:&quot;&quot;,&quot;family&quot;:&quot;Shehab&quot;,&quot;given&quot;:&quot;Nadine&quot;,&quot;non-dropping-particle&quot;:&quot;&quot;,&quot;parse-names&quot;:false,&quot;suffix&quot;:&quot;&quot;},{&quot;dropping-particle&quot;:&quot;&quot;,&quot;family&quot;:&quot;Sapiano&quot;,&quot;given&quot;:&quot;Mathew R P&quot;,&quot;non-dropping-particle&quot;:&quot;&quot;,&quot;parse-names&quot;:false,&quot;suffix&quot;:&quot;&quot;},{&quot;dropping-particle&quot;:&quot;&quot;,&quot;family&quot;:&quot;Budnitz&quot;,&quot;given&quot;:&quot;Daniel S&quot;,&quot;non-dropping-particle&quot;:&quot;&quot;,&quot;parse-names&quot;:false,&quot;suffix&quot;:&quot;&quot;}],&quot;container-title&quot;:&quot;Journal of the Pediatric Infectious Diseases Society&quot;,&quot;id&quot;:&quot;b7abe46b-f584-5d1c-b7cc-bd0b61c3b8ec&quot;,&quot;issue&quot;:&quot;5&quot;,&quot;issued&quot;:{&quot;date-parts&quot;:[[&quot;2019&quot;,&quot;11&quot;,&quot;6&quot;]]},&quot;page&quot;:&quot;384-391&quot;,&quot;title&quot;:&quot;US Emergency Department Visits for Adverse Drug Events From Antibiotics in Children, 2011–2015&quot;,&quot;type&quot;:&quot;article-journal&quot;,&quot;volume&quot;:&quot;8&quot;},&quot;uris&quot;:[&quot;http://www.mendeley.com/documents/?uuid=df326ac8-8074-452f-be6b-e23e5114327e&quot;],&quot;isTemporary&quot;:false,&quot;legacyDesktopId&quot;:&quot;df326ac8-8074-452f-be6b-e23e5114327e&quot;}],&quot;properties&quot;:{&quot;noteIndex&quot;:0},&quot;isEdited&quot;:false,&quot;manualOverride&quot;:{&quot;citeprocText&quot;:&quot;[28]&quot;,&quot;isManuallyOverridden&quot;:false,&quot;manualOverrideText&quot;:&quot;&quot;},&quot;citationTag&quot;:&quot;MENDELEY_CITATION_v3_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&quot;},{&quot;citationID&quot;:&quot;MENDELEY_CITATION_9f37a2c7-6c17-4e8f-9858-40e85a1890d5&quot;,&quot;citationItems&quot;:[{&quot;id&quot;:&quot;4b6f0f4f-8a0e-561e-8385-b3e52df0b7a3&quot;,&quot;itemData&quot;:{&quot;DOI&quot;:&quot;10.1128/CMR.00110-14&quot;,&quot;ISSN&quot;:&quot;1098-6618 (Electronic)&quot;,&quot;PMID&quot;:&quot;25567228&quot;,&quot;abstract&quot;:&quot;A pure bacterial culture remains essential for the study of its virulence, its  antibiotic susceptibility, and its genome sequence in order to facilitate the understanding and treatment of caused diseases. The first culture conditions empirically varied incubation time, nutrients, atmosphere, and temperature; culture was then gradually abandoned in favor of molecular methods. The rebirth of culture in clinical microbiology was prompted by microbiologists specializing in intracellular bacteria. The shell vial procedure allowed the culture of new species of Rickettsia. The design of axenic media for growing fastidious bacteria such as Tropheryma whipplei and Coxiella burnetii and the ability of amoebal coculture to discover new bacteria constituted major advances. Strong efforts associating optimized culture media, detection methods, and a microaerophilic atmosphere allowed a dramatic decrease of the time of Mycobacterium tuberculosis culture. The use of a new versatile medium allowed an extension of the repertoire of archaea. Finally, to optimize the culture of anaerobes in routine bacteriology laboratories, the addition of antioxidants in culture media under an aerobic atmosphere allowed the growth of strictly anaerobic species. Nevertheless, among usual bacterial pathogens, the development of axenic media for the culture of Treponema pallidum or Mycobacterium leprae remains an important challenge that the patience and innovations of cultivators will enable them to overcome.&quot;,&quot;author&quot;:[{&quot;dropping-particle&quot;:&quot;&quot;,&quot;family&quot;:&quot;Lagier&quot;,&quot;given&quot;:&quot;Jean-Christophe&quot;,&quot;non-dropping-particle&quot;:&quot;&quot;,&quot;parse-names&quot;:false,&quot;suffix&quot;:&quot;&quot;},{&quot;dropping-particle&quot;:&quot;&quot;,&quot;family&quot;:&quot;Edouard&quot;,&quot;given&quot;:&quot;Sophie&quot;,&quot;non-dropping-particle&quot;:&quot;&quot;,&quot;parse-names&quot;:false,&quot;suffix&quot;:&quot;&quot;},{&quot;dropping-particle&quot;:&quot;&quot;,&quot;family&quot;:&quot;Pagnier&quot;,&quot;given&quot;:&quot;Isabelle&quot;,&quot;non-dropping-particle&quot;:&quot;&quot;,&quot;parse-names&quot;:false,&quot;suffix&quot;:&quot;&quot;},{&quot;dropping-particle&quot;:&quot;&quot;,&quot;family&quot;:&quot;Mediannikov&quot;,&quot;given&quot;:&quot;Oleg&quot;,&quot;non-dropping-particle&quot;:&quot;&quot;,&quot;parse-names&quot;:false,&quot;suffix&quot;:&quot;&quot;},{&quot;dropping-particle&quot;:&quot;&quot;,&quot;family&quot;:&quot;Drancourt&quot;,&quot;given&quot;:&quot;Michel&quot;,&quot;non-dropping-particle&quot;:&quot;&quot;,&quot;parse-names&quot;:false,&quot;suffix&quot;:&quot;&quot;},{&quot;dropping-particle&quot;:&quot;&quot;,&quot;family&quot;:&quot;Raoult&quot;,&quot;given&quot;:&quot;Didier&quot;,&quot;non-dropping-particle&quot;:&quot;&quot;,&quot;parse-names&quot;:false,&quot;suffix&quot;:&quot;&quot;}],&quot;container-title&quot;:&quot;Clinical microbiology reviews&quot;,&quot;id&quot;:&quot;4b6f0f4f-8a0e-561e-8385-b3e52df0b7a3&quot;,&quot;issue&quot;:&quot;1&quot;,&quot;issued&quot;:{&quot;date-parts&quot;:[[&quot;2015&quot;,&quot;1&quot;]]},&quot;language&quot;:&quot;eng&quot;,&quot;page&quot;:&quot;208-236&quot;,&quot;publisher-place&quot;:&quot;United States&quot;,&quot;title&quot;:&quot;Current and past strategies for bacterial culture in clinical microbiology.&quot;,&quot;type&quot;:&quot;article-journal&quot;,&quot;volume&quot;:&quot;28&quot;},&quot;uris&quot;:[&quot;http://www.mendeley.com/documents/?uuid=cdc34156-256f-4b1e-a0e6-b1baebf5ba3f&quot;],&quot;isTemporary&quot;:false,&quot;legacyDesktopId&quot;:&quot;cdc34156-256f-4b1e-a0e6-b1baebf5ba3f&quot;},{&quot;id&quot;:&quot;7bc713d7-5975-5dbc-a35d-bf28a8bda6ef&quot;,&quot;itemData&quot;:{&quot;DOI&quot;:&quot;10.1038/nrmicro3068&quot;,&quot;ISSN&quot;:&quot;1740-1534&quot;,&quot;abstract&quot;:&quot;Clinical microbiology laboratories (CMLs) now have new roles, notably in early patient and outbreak management.The use of rationalized diagnostic kits can simplify sampling and analysis.The development of new assays (notably, point-of-care tests) enables CMLs to obtain a diagnosis at the time of care.The use of new technologies, in particular MALDI–TOF mass spectrometry, phenotypic microarrays and real-time genome sequencing, can help to improve the workflow and accuracy of clinical-isolate characterization.CMLs can detect the emergence of unusual microorganisms, particularly new pathotypes or organisms with antibiotic resistance, and can have a crucial role in outbreak control by warning the medical authorities.CMLs also have a role in syndromic surveillance, which can lead to the discovery of unexplained illnesses.Large CMLs can also act as strain repositories.&quot;,&quot;author&quot;:[{&quot;dropping-particle&quot;:&quot;&quot;,&quot;family&quot;:&quot;Fournier&quot;,&quot;given&quot;:&quot;Pierre-Edouard&quot;,&quot;non-dropping-particle&quot;:&quot;&quot;,&quot;parse-names&quot;:false,&quot;suffix&quot;:&quot;&quot;},{&quot;dropping-particle&quot;:&quot;&quot;,&quot;family&quot;:&quot;Drancourt&quot;,&quot;given&quot;:&quot;Michel&quot;,&quot;non-dropping-particle&quot;:&quot;&quot;,&quot;parse-names&quot;:false,&quot;suffix&quot;:&quot;&quot;},{&quot;dropping-particle&quot;:&quot;&quot;,&quot;family&quot;:&quot;Colson&quot;,&quot;given&quot;:&quot;Philippe&quot;,&quot;non-dropping-particle&quot;:&quot;&quot;,&quot;parse-names&quot;:false,&quot;suffix&quot;:&quot;&quot;},{&quot;dropping-particle&quot;:&quot;&quot;,&quot;family&quot;:&quot;Rolain&quot;,&quot;given&quot;:&quot;Jean-Marc&quot;,&quot;non-dropping-particle&quot;:&quot;&quot;,&quot;parse-names&quot;:false,&quot;suffix&quot;:&quot;&quot;},{&quot;dropping-particle&quot;:&quot;La&quot;,&quot;family&quot;:&quot;Scola&quot;,&quot;given&quot;:&quot;Bernard&quot;,&quot;non-dropping-particle&quot;:&quot;&quot;,&quot;parse-names&quot;:false,&quot;suffix&quot;:&quot;&quot;},{&quot;dropping-particle&quot;:&quot;&quot;,&quot;family&quot;:&quot;Raoult&quot;,&quot;given&quot;:&quot;Didier&quot;,&quot;non-dropping-particle&quot;:&quot;&quot;,&quot;parse-names&quot;:false,&quot;suffix&quot;:&quot;&quot;}],&quot;container-title&quot;:&quot;Nature Reviews Microbiology&quot;,&quot;id&quot;:&quot;7bc713d7-5975-5dbc-a35d-bf28a8bda6ef&quot;,&quot;issue&quot;:&quot;8&quot;,&quot;issued&quot;:{&quot;date-parts&quot;:[[&quot;2013&quot;]]},&quot;page&quot;:&quot;574-585&quot;,&quot;title&quot;:&quot;Modern clinical microbiology: new challenges and solutions&quot;,&quot;type&quot;:&quot;article-journal&quot;,&quot;volume&quot;:&quot;11&quot;},&quot;uris&quot;:[&quot;http://www.mendeley.com/documents/?uuid=fe4b8f50-3a76-4434-88af-2091e02b66bc&quot;],&quot;isTemporary&quot;:false,&quot;legacyDesktopId&quot;:&quot;fe4b8f50-3a76-4434-88af-2091e02b66bc&quot;},{&quot;id&quot;:&quot;a83b0399-dbcd-5b42-90f3-11d38b323b28&quot;,&quot;itemData&quot;:{&quot;ISBN&quot;:&quot;2235-2988&quot;,&quot;abstract&quot;:&quot;Clinical microbiology laboratories are the first line to combat and handle infectious diseases and antibiotic resistance, including newly emerging ones. Although most clinical laboratories still rely on conventional methods, a cascade of technological changes, driven by digital imaging and high-throughput sequencing, will revolutionize the management of clinical diagnostics for direct detection of bacteria and swift antimicrobial susceptibility testing. Importantly, such technological advancements occur in the golden age of machine learning where computers are no longer acting passively in data mining, but once trained, can also help physicians in making decisions for diagnostics and optimal treatment administration. The further potential of physically integrating new technologies in an automation chain, combined to machine-learning-based software for data analyses, is seducing and would indeed lead to a faster management in infectious diseases. However, if, from one side, technological advancement would achieve a better performance than conventional methods, on the other side, this evolution challenges clinicians in terms of data interpretation and impacts the entire hospital personnel organization and management. In this mini review, we discuss such technological achievements offering practical examples of their operability but also their limitations and potential issues that their implementation could rise in clinical microbiology laboratories.&quot;,&quot;author&quot;:[{&quot;dropping-particle&quot;:&quot;&quot;,&quot;family&quot;:&quot;Leo&quot;,&quot;given&quot;:&quot;Stefano&quot;,&quot;non-dropping-particle&quot;:&quot;&quot;,&quot;parse-names&quot;:false,&quot;suffix&quot;:&quot;&quot;},{&quot;dropping-particle&quot;:&quot;&quot;,&quot;family&quot;:&quot;Cherkaoui&quot;,&quot;given&quot;:&quot;Abdessalam&quot;,&quot;non-dropping-particle&quot;:&quot;&quot;,&quot;parse-names&quot;:false,&quot;suffix&quot;:&quot;&quot;},{&quot;dropping-particle&quot;:&quot;&quot;,&quot;family&quot;:&quot;Renzi&quot;,&quot;given&quot;:&quot;Gesuele&quot;,&quot;non-dropping-particle&quot;:&quot;&quot;,&quot;parse-names&quot;:false,&quot;suffix&quot;:&quot;&quot;},{&quot;dropping-particle&quot;:&quot;&quot;,&quot;family&quot;:&quot;Schrenzel&quot;,&quot;given&quot;:&quot;Jacques&quot;,&quot;non-dropping-particle&quot;:&quot;&quot;,&quot;parse-names&quot;:false,&quot;suffix&quot;:&quot;&quot;}],&quot;container-title&quot;:&quot;Frontiers in Cellular and Infection Microbiology  &quot;,&quot;id&quot;:&quot;a83b0399-dbcd-5b42-90f3-11d38b323b28&quot;,&quot;issued&quot;:{&quot;date-parts&quot;:[[&quot;2020&quot;]]},&quot;title&quot;:&quot;Mini Review: Clinical Routine Microbiology in the Era of Automation and Digital Health   &quot;,&quot;type&quot;:&quot;article&quot;,&quot;volume&quot;:&quot;10      &quot;},&quot;uris&quot;:[&quot;http://www.mendeley.com/documents/?uuid=090003d3-fea5-41eb-a35d-ec6d7c3ddb00&quot;],&quot;isTemporary&quot;:false,&quot;legacyDesktopId&quot;:&quot;090003d3-fea5-41eb-a35d-ec6d7c3ddb00&quot;}],&quot;properties&quot;:{&quot;noteIndex&quot;:0},&quot;isEdited&quot;:false,&quot;manualOverride&quot;:{&quot;citeprocText&quot;:&quot;[29–31]&quot;,&quot;isManuallyOverridden&quot;:false,&quot;manualOverrideText&quot;:&quot;&quot;},&quot;citationTag&quot;:&quot;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&quot;},{&quot;citationID&quot;:&quot;MENDELEY_CITATION_54c05ffe-95b4-441f-bdc3-bc36571dfa75&quot;,&quot;citationItems&quot;:[{&quot;id&quot;:&quot;117964ae-f3cb-5df3-82c3-1115bd376289&quot;,&quot;itemData&quot;:{&quot;DOI&quot;:&quot;10.1111/jam.13647&quot;,&quot;ISSN&quot;:&quot;1365-2672 (Electronic)&quot;,&quot;PMID&quot;:&quot;29165905&quot;,&quot;abstract&quot;:&quot;Loop-mediated isothermal amplification (LAMP) amplifies DNA with high  specificity, efficiency and rapidity under isothermal conditions by using a DNA polymerase with high displacement strand activity and a set of specifically designed primers to amplify targeted DNA strands. Following its first discovery by Notomi et al. ( Nucleic Acids Res 28: E63), LAMP was further developed over the years which involved the combination of this technique with other molecular approaches, such as reverse transcription and multiplex amplification for the detection of infectious diseases caused by micro-organisms in humans, livestock and plants. In this review, available types of LAMP techniques will be discussed together with their applications in detection of various micro-organisms. Up to date, there are varieties of LAMP detection methods available including colorimetric and fluorescent detection, real-time monitoring using turbidity metre and detection using lateral flow device which will also be highlighted in this review. Apart from that, commercialization of LAMP technique had also been reported such as lyophilized form of LAMP reagents kit and LAMP primer sets for detection of pathogenic micro-organisms. On top of that, advantages and limitations of this molecular detection method are also described together with its future potential as a diagnostic method for infectious disease.&quot;,&quot;author&quot;:[{&quot;dropping-particle&quot;:&quot;&quot;,&quot;family&quot;:&quot;Wong&quot;,&quot;given&quot;:&quot;Y-P&quot;,&quot;non-dropping-particle&quot;:&quot;&quot;,&quot;parse-names&quot;:false,&quot;suffix&quot;:&quot;&quot;},{&quot;dropping-particle&quot;:&quot;&quot;,&quot;family&quot;:&quot;Othman&quot;,&quot;given&quot;:&quot;S&quot;,&quot;non-dropping-particle&quot;:&quot;&quot;,&quot;parse-names&quot;:false,&quot;suffix&quot;:&quot;&quot;},{&quot;dropping-particle&quot;:&quot;&quot;,&quot;family&quot;:&quot;Lau&quot;,&quot;given&quot;:&quot;Y-L&quot;,&quot;non-dropping-particle&quot;:&quot;&quot;,&quot;parse-names&quot;:false,&quot;suffix&quot;:&quot;&quot;},{&quot;dropping-particle&quot;:&quot;&quot;,&quot;family&quot;:&quot;Radu&quot;,&quot;given&quot;:&quot;S&quot;,&quot;non-dropping-particle&quot;:&quot;&quot;,&quot;parse-names&quot;:false,&quot;suffix&quot;:&quot;&quot;},{&quot;dropping-particle&quot;:&quot;&quot;,&quot;family&quot;:&quot;Chee&quot;,&quot;given&quot;:&quot;H-Y&quot;,&quot;non-dropping-particle&quot;:&quot;&quot;,&quot;parse-names&quot;:false,&quot;suffix&quot;:&quot;&quot;}],&quot;container-title&quot;:&quot;Journal of applied microbiology&quot;,&quot;id&quot;:&quot;117964ae-f3cb-5df3-82c3-1115bd376289&quot;,&quot;issue&quot;:&quot;3&quot;,&quot;issued&quot;:{&quot;date-parts&quot;:[[&quot;2018&quot;,&quot;3&quot;]]},&quot;language&quot;:&quot;eng&quot;,&quot;page&quot;:&quot;626-643&quot;,&quot;publisher-place&quot;:&quot;England&quot;,&quot;title&quot;:&quot;Loop-mediated isothermal amplification (LAMP): a versatile technique for  detection of micro-organisms.&quot;,&quot;type&quot;:&quot;article-journal&quot;,&quot;volume&quot;:&quot;124&quot;},&quot;uris&quot;:[&quot;http://www.mendeley.com/documents/?uuid=49cd4ea5-1225-45f4-9f31-f1e1c09e179e&quot;],&quot;isTemporary&quot;:false,&quot;legacyDesktopId&quot;:&quot;49cd4ea5-1225-45f4-9f31-f1e1c09e179e&quot;},{&quot;id&quot;:&quot;56a778e5-c250-5eb4-9d70-b2ba96866b59&quot;,&quot;itemData&quot;:{&quot;DOI&quot;:&quot;10.3390/biology9080182&quot;,&quot;ISSN&quot;:&quot;2079-7737 (Print)&quot;,&quot;PMID&quot;:&quot;32707972&quot;,&quot;abstract&quot;:&quot;The rampant spread of COVID-19 and the worldwide prevalence of infected cases  demand a rapid, simple, and cost-effective Point of Care Test (PoCT) for the accurate diagnosis of this pandemic. The most common molecular tests approved by regulatory bodies across the world for COVID-19 diagnosis are based on Polymerase Chain Reaction (PCR). While PCR-based tests are highly sensitive, specific, and remarkably reliable, they have many limitations ranging from the requirement of sophisticated laboratories, need of skilled personnel, use of complex protocol, long wait times for results, and an overall high cost per test. These limitations have inspired researchers to search for alternative diagnostic methods that are fast, economical, and executable in low-resource laboratory settings. The discovery of Loop-mediated isothermal Amplification (LAMP) has provided a reliable substitute platform for the accurate detection of low copy number nucleic acids in the diagnosis of several viral diseases, including epidemics like Severe Acute Respiratory Syndrome (SARS) and Middle East Respiratory Syndrome (MERS). At present, a cocktail of LAMP assay reagents along with reverse transcriptase enzyme (Reverse Transcription LAMP, RT-LAMP) can be a robust solution for the rapid and cost-effective diagnosis for COVID-19, particularly in developing, and low-income countries. In summary, the development of RT-LAMP based diagnostic tools in a paper/strip format or the integration of this method into a microfluidic platform such as a Lab-on-a-chip may revolutionize the concept of PoCT for COVID-19 diagnosis. This review discusses the principle, technology and past research underpinning the success for using this method for diagnosing MERS and SARS, in addition to ongoing research, and the prominent prospect of RT-LAMP in the context of COVID-19 diagnosis.&quot;,&quot;author&quot;:[{&quot;dropping-particle&quot;:&quot;&quot;,&quot;family&quot;:&quot;Augustine&quot;,&quot;given&quot;:&quot;Robin&quot;,&quot;non-dropping-particle&quot;:&quot;&quot;,&quot;parse-names&quot;:false,&quot;suffix&quot;:&quot;&quot;},{&quot;dropping-particle&quot;:&quot;&quot;,&quot;family&quot;:&quot;Hasan&quot;,&quot;given&quot;:&quot;Anwarul&quot;,&quot;non-dropping-particle&quot;:&quot;&quot;,&quot;parse-names&quot;:false,&quot;suffix&quot;:&quot;&quot;},{&quot;dropping-particle&quot;:&quot;&quot;,&quot;family&quot;:&quot;Das&quot;,&quot;given&quot;:&quot;Suvarthi&quot;,&quot;non-dropping-particle&quot;:&quot;&quot;,&quot;parse-names&quot;:false,&quot;suffix&quot;:&quot;&quot;},{&quot;dropping-particle&quot;:&quot;&quot;,&quot;family&quot;:&quot;Ahmed&quot;,&quot;given&quot;:&quot;Rashid&quot;,&quot;non-dropping-particle&quot;:&quot;&quot;,&quot;parse-names&quot;:false,&quot;suffix&quot;:&quot;&quot;},{&quot;dropping-particle&quot;:&quot;&quot;,&quot;family&quot;:&quot;Mori&quot;,&quot;given&quot;:&quot;Yasuyoshi&quot;,&quot;non-dropping-particle&quot;:&quot;&quot;,&quot;parse-names&quot;:false,&quot;suffix&quot;:&quot;&quot;},{&quot;dropping-particle&quot;:&quot;&quot;,&quot;family&quot;:&quot;Notomi&quot;,&quot;given&quot;:&quot;Tsugunori&quot;,&quot;non-dropping-particle&quot;:&quot;&quot;,&quot;parse-names&quot;:false,&quot;suffix&quot;:&quot;&quot;},{&quot;dropping-particle&quot;:&quot;&quot;,&quot;family&quot;:&quot;Kevadiya&quot;,&quot;given&quot;:&quot;Bhavesh D&quot;,&quot;non-dropping-particle&quot;:&quot;&quot;,&quot;parse-names&quot;:false,&quot;suffix&quot;:&quot;&quot;},{&quot;dropping-particle&quot;:&quot;&quot;,&quot;family&quot;:&quot;Thakor&quot;,&quot;given&quot;:&quot;Avnesh S&quot;,&quot;non-dropping-particle&quot;:&quot;&quot;,&quot;parse-names&quot;:false,&quot;suffix&quot;:&quot;&quot;}],&quot;container-title&quot;:&quot;Biology&quot;,&quot;id&quot;:&quot;56a778e5-c250-5eb4-9d70-b2ba96866b59&quot;,&quot;issue&quot;:&quot;8&quot;,&quot;issued&quot;:{&quot;date-parts&quot;:[[&quot;2020&quot;,&quot;7&quot;]]},&quot;language&quot;:&quot;eng&quot;,&quot;publisher-place&quot;:&quot;Switzerland&quot;,&quot;title&quot;:&quot;Loop-Mediated Isothermal Amplification (LAMP): A Rapid, Sensitive, Specific, and  Cost-Effective Point-of-Care Test for Coronaviruses in the Context of COVID-19 Pandemic.&quot;,&quot;type&quot;:&quot;article-journal&quot;,&quot;volume&quot;:&quot;9&quot;},&quot;uris&quot;:[&quot;http://www.mendeley.com/documents/?uuid=97b3b1ee-0aa9-4cce-9963-d6471d209d98&quot;],&quot;isTemporary&quot;:false,&quot;legacyDesktopId&quot;:&quot;97b3b1ee-0aa9-4cce-9963-d6471d209d98&quot;},{&quot;id&quot;:&quot;68a0189e-0445-51ef-82e7-0e99a6bb93ab&quot;,&quot;itemData&quot;:{&quot;DOI&quot;:&quot;10.1080/22221751.2022.2125345&quot;,&quot;ISSN&quot;:&quot;2222-1751 (Electronic)&quot;,&quot;PMID&quot;:&quot;36121351&quot;,&quot;abstract&quot;:&quot;Clinical microbiology has possessed a marvellous past, an important present and a  bright future. Western medicine modernization started with the discovery of bacterial pathogens, and from then, clinical bacteriology became a cornerstone of diagnostics. Today, clinical microbiology uses standard techniques including Gram stain morphology, in vitro culture, antigen and antibody assays, and molecular biology both to establish a diagnosis and monitor the progression of microbial infections. Clinical microbiology has played a critical role in pathogen detection and characterization for emerging infectious diseases as evidenced by the ongoing COVID-19 pandemic. Revolutionary changes are on the way in clinical microbiology with the application of \&quot;-omic\&quot; techniques, including transcriptomics and metabolomics, and optimization of clinical practice configurations to improve outcomes of patients with infectious diseases.&quot;,&quot;author&quot;:[{&quot;dropping-particle&quot;:&quot;&quot;,&quot;family&quot;:&quot;Wang&quot;,&quot;given&quot;:&quot;Hui&quot;,&quot;non-dropping-particle&quot;:&quot;&quot;,&quot;parse-names&quot;:false,&quot;suffix&quot;:&quot;&quot;},{&quot;dropping-particle&quot;:&quot;&quot;,&quot;family&quot;:&quot;Zhang&quot;,&quot;given&quot;:&quot;Wenhong&quot;,&quot;non-dropping-particle&quot;:&quot;&quot;,&quot;parse-names&quot;:false,&quot;suffix&quot;:&quot;&quot;},{&quot;dropping-particle&quot;:&quot;&quot;,&quot;family&quot;:&quot;Tang&quot;,&quot;given&quot;:&quot;Yi-Wei&quot;,&quot;non-dropping-particle&quot;:&quot;&quot;,&quot;parse-names&quot;:false,&quot;suffix&quot;:&quot;&quot;}],&quot;container-title&quot;:&quot;Emerging microbes &amp; infections&quot;,&quot;id&quot;:&quot;68a0189e-0445-51ef-82e7-0e99a6bb93ab&quot;,&quot;issue&quot;:&quot;1&quot;,&quot;issued&quot;:{&quot;date-parts&quot;:[[&quot;2022&quot;,&quot;12&quot;]]},&quot;language&quot;:&quot;eng&quot;,&quot;page&quot;:&quot;2579-2589&quot;,&quot;publisher-place&quot;:&quot;United States&quot;,&quot;title&quot;:&quot;Clinical microbiology in detection and identification of emerging microbial  pathogens: past, present and future.&quot;,&quot;type&quot;:&quot;article-journal&quot;,&quot;volume&quot;:&quot;11&quot;},&quot;uris&quot;:[&quot;http://www.mendeley.com/documents/?uuid=8a94394e-2593-4878-a267-d8eb262fd9ca&quot;],&quot;isTemporary&quot;:false,&quot;legacyDesktopId&quot;:&quot;8a94394e-2593-4878-a267-d8eb262fd9ca&quot;}],&quot;properties&quot;:{&quot;noteIndex&quot;:0},&quot;isEdited&quot;:false,&quot;manualOverride&quot;:{&quot;citeprocText&quot;:&quot;[32–34]&quot;,&quot;isManuallyOverridden&quot;:false,&quot;manualOverrideText&quot;:&quot;&quot;},&quot;citationTag&quot;:&quot;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&quot;},{&quot;citationID&quot;:&quot;MENDELEY_CITATION_bd9b8f5e-6eb7-423f-9993-02c43d763c76&quot;,&quot;citationItems&quot;:[{&quot;id&quot;:&quot;40023485-2fda-585b-a65c-a3d4e2df69aa&quot;,&quot;itemData&quot;:{&quot;DOI&quot;:&quot;https://doi.org/10.1016/j.jfda.2019.01.001&quot;,&quot;ISSN&quot;:&quot;1021-9498&quot;,&quot;abstract&quot;:&quot;Mass spectrometry (MS) is a type of analysis used to determine what molecules make up a sample, based on the mass spectrum that are created by the ions. Mass spectrometers are able to perform traditional target analyte identification and quantitation; however, they may also be used within a clinical setting for the rapid identification of bacteria. The causative agent in sepsis is changed over time, and clinical decisions affecting the management of infections are often based on the outcomes of bacterial identification. Therefore, it is essential that such identifications are performed quickly and interpreted correctly. Matrix-assisted laser desorption/ionization-time of flight (MALDI-TOF) mass spectrometer is one of the most popular MS instruments used in biology, due to its rapid and precise identification of genus and species of an extensive range of Gram-negative and -positive bacteria. Microorganism identification by Mass spectrometry is based on identifying a characteristic spectrum of each species and then matched with a large database within the instrument. The present review gives a contemporary perspective on the challenges and opportunities for bacterial identification as well as a written report of how technological innovation has advanced MS. Future clinical applications will also be addressed, particularly the use of MALDI-TOF MS in the field of microbiology for the identification and the analysis of antibiotic resistance.&quot;,&quot;author&quot;:[{&quot;dropping-particle&quot;:&quot;&quot;,&quot;family&quot;:&quot;Hou&quot;,&quot;given&quot;:&quot;Tsung-Yun&quot;,&quot;non-dropping-particle&quot;:&quot;&quot;,&quot;parse-names&quot;:false,&quot;suffix&quot;:&quot;&quot;},{&quot;dropping-particle&quot;:&quot;&quot;,&quot;family&quot;:&quot;Chiang-Ni&quot;,&quot;given&quot;:&quot;Chuan&quot;,&quot;non-dropping-particle&quot;:&quot;&quot;,&quot;parse-names&quot;:false,&quot;suffix&quot;:&quot;&quot;},{&quot;dropping-particle&quot;:&quot;&quot;,&quot;family&quot;:&quot;Teng&quot;,&quot;given&quot;:&quot;Shih-Hua&quot;,&quot;non-dropping-particle&quot;:&quot;&quot;,&quot;parse-names&quot;:false,&quot;suffix&quot;:&quot;&quot;}],&quot;container-title&quot;:&quot;Journal of Food and Drug Analysis&quot;,&quot;id&quot;:&quot;40023485-2fda-585b-a65c-a3d4e2df69aa&quot;,&quot;issue&quot;:&quot;2&quot;,&quot;issued&quot;:{&quot;date-parts&quot;:[[&quot;2019&quot;]]},&quot;page&quot;:&quot;404-414&quot;,&quot;title&quot;:&quot;Current status of MALDI-TOF mass spectrometry in clinical microbiology&quot;,&quot;type&quot;:&quot;article-journal&quot;,&quot;volume&quot;:&quot;27&quot;},&quot;uris&quot;:[&quot;http://www.mendeley.com/documents/?uuid=0e8a7c3e-1e67-4a8c-a84e-0cad5c3312a0&quot;],&quot;isTemporary&quot;:false,&quot;legacyDesktopId&quot;:&quot;0e8a7c3e-1e67-4a8c-a84e-0cad5c3312a0&quot;},{&quot;id&quot;:&quot;5dfd060f-8409-592f-ac40-9039c4626f8b&quot;,&quot;itemData&quot;:{&quot;DOI&quot;:&quot;10.3390/antibiotics10080982&quot;,&quot;ISBN&quot;:&quot;2079-6382&quot;,&quot;abstract&quot;:&quot;Species identification by using matrix-assisted laser desorption/ionization time-of-flight mass spectrometry (MALDI-TOF MS) is a routine diagnostic process for infectious diseases in current clinical settings. The rapid, low-cost, and simple to conduct methodology is expanding its application in clinical microbiology laboratories to diagnose the antimicrobial resistance (AMR) in microorganisms. Primarily, antimicrobial susceptibility testing is able to be carried out either by comparing the area under curve of MALDI spectra of bacteria grown in media with antimicrobial drugs or by identifying the shift peaks of bacteria grown in media including 13C isotope with antimicrobial drugs. Secondly, the antimicrobial resistance is able to be determined through identifying (i) the antimicrobial-resistant clonal groups based on the fingerprints of the clone, (ii) the shift peak of the modified antimicrobial drug, which is inactivated by the resistance determinant, (iii) the shift peak of the modified antimicrobial target, (iv) the peak specific for the antimicrobial determinant, and (v) the biomarkers that are coproduced proteins with AMR determinants. This review aims to present the current usage of the MALDI-TOF MS technique for diagnosing antimicrobial resistance in bacteria, varied approaches for AMR diagnostics using the methodology, and the future applications of the methods for the accurate and rapid identification of AMR in infection-causing bacterial pathogens.&quot;,&quot;author&quot;:[{&quot;dropping-particle&quot;:&quot;&quot;,&quot;family&quot;:&quot;Yoon&quot;,&quot;given&quot;:&quot;Eun-Jeong&quot;,&quot;non-dropping-particle&quot;:&quot;&quot;,&quot;parse-names&quot;:false,&quot;suffix&quot;:&quot;&quot;},{&quot;dropping-particle&quot;:&quot;&quot;,&quot;family&quot;:&quot;Jeong&quot;,&quot;given&quot;:&quot;Seok H&quot;,&quot;non-dropping-particle&quot;:&quot;&quot;,&quot;parse-names&quot;:false,&quot;suffix&quot;:&quot;&quot;}],&quot;container-title&quot;:&quot;Antibiotics&quot;,&quot;id&quot;:&quot;5dfd060f-8409-592f-ac40-9039c4626f8b&quot;,&quot;issue&quot;:&quot;8&quot;,&quot;issued&quot;:{&quot;date-parts&quot;:[[&quot;2021&quot;]]},&quot;title&quot;:&quot;MALDI-TOF Mass Spectrometry Technology as a Tool for the Rapid Diagnosis of Antimicrobial Resistance in Bacteria&quot;,&quot;type&quot;:&quot;article&quot;,&quot;volume&quot;:&quot;10&quot;},&quot;uris&quot;:[&quot;http://www.mendeley.com/documents/?uuid=5285a897-157f-4d2d-891c-fa95faeb5984&quot;],&quot;isTemporary&quot;:false,&quot;legacyDesktopId&quot;:&quot;5285a897-157f-4d2d-891c-fa95faeb5984&quot;}],&quot;properties&quot;:{&quot;noteIndex&quot;:0},&quot;isEdited&quot;:false,&quot;manualOverride&quot;:{&quot;citeprocText&quot;:&quot;[35, 36]&quot;,&quot;isManuallyOverridden&quot;:false,&quot;manualOverrideText&quot;:&quot;&quot;},&quot;citationTag&quot;:&quot;MENDELEY_CITATION_v3_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&quot;}]"/>
    <we:property name="MENDELEY_CITATIONS_LOCALE_CODE" value="&quot;en-US&quot;"/>
    <we:property name="MENDELEY_CITATIONS_STYLE" value="{&quot;id&quot;:&quot;https://www.zotero.org/styles/bmc-infectious-diseases&quot;,&quot;title&quot;:&quot;BMC Infectious Disease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F0F95-E2AC-445F-9486-73CDB3F14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4501</TotalTime>
  <Pages>36</Pages>
  <Words>20541</Words>
  <Characters>117090</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Chunjiang</dc:creator>
  <cp:keywords/>
  <dc:description/>
  <cp:lastModifiedBy>Chunjiang Zhao</cp:lastModifiedBy>
  <cp:revision>232</cp:revision>
  <cp:lastPrinted>2024-09-10T08:07:00Z</cp:lastPrinted>
  <dcterms:created xsi:type="dcterms:W3CDTF">2023-11-04T11:42:00Z</dcterms:created>
  <dcterms:modified xsi:type="dcterms:W3CDTF">2026-10-07T12:24:00Z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http://www.zotero.org/styles/bmc-infectious-diseases</vt:lpwstr>
  </property>
  <property fmtid="{D5CDD505-2E9C-101B-9397-08002B2CF9AE}" pid="7" name="Mendeley Recent Style Name 2_1">
    <vt:lpwstr>BMC Infectious Diseases</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http://www.zotero.org/styles/national-natural-science-foundation-of-china</vt:lpwstr>
  </property>
  <property fmtid="{D5CDD505-2E9C-101B-9397-08002B2CF9AE}" pid="17" name="Mendeley Recent Style Name 7_1">
    <vt:lpwstr>National Natural Science Foundation of China (Chinese)</vt:lpwstr>
  </property>
  <property fmtid="{D5CDD505-2E9C-101B-9397-08002B2CF9AE}" pid="18" name="Mendeley Recent Style Id 8_1">
    <vt:lpwstr>https://csl.mendeley.com/styles/483541481/national-natural-science-foundation-of-china-2</vt:lpwstr>
  </property>
  <property fmtid="{D5CDD505-2E9C-101B-9397-08002B2CF9AE}" pid="19" name="Mendeley Recent Style Name 8_1">
    <vt:lpwstr>National Natural Science Foundation of China (Chinese) - Chunkiang ZHAO</vt:lpwstr>
  </property>
  <property fmtid="{D5CDD505-2E9C-101B-9397-08002B2CF9AE}" pid="20" name="Mendeley Recent Style Id 9_1">
    <vt:lpwstr>http://www.zotero.org/styles/plos-one</vt:lpwstr>
  </property>
  <property fmtid="{D5CDD505-2E9C-101B-9397-08002B2CF9AE}" pid="21" name="Mendeley Recent Style Name 9_1">
    <vt:lpwstr>PLOS ONE</vt:lpwstr>
  </property>
  <property fmtid="{D5CDD505-2E9C-101B-9397-08002B2CF9AE}" pid="22" name="Mendeley Document_1">
    <vt:lpwstr>True</vt:lpwstr>
  </property>
  <property fmtid="{D5CDD505-2E9C-101B-9397-08002B2CF9AE}" pid="23" name="Mendeley Unique User Id_1">
    <vt:lpwstr>de0e19f6-b71a-3529-a67c-9ef286407cc6</vt:lpwstr>
  </property>
  <property fmtid="{D5CDD505-2E9C-101B-9397-08002B2CF9AE}" pid="24" name="Mendeley Citation Style_1">
    <vt:lpwstr>http://www.zotero.org/styles/plos-one</vt:lpwstr>
  </property>
  <property fmtid="{D5CDD505-2E9C-101B-9397-08002B2CF9AE}" pid="25" name="MSIP_Label_defa4170-0d19-0005-0004-bc88714345d2_Enabled">
    <vt:lpwstr>true</vt:lpwstr>
  </property>
  <property fmtid="{D5CDD505-2E9C-101B-9397-08002B2CF9AE}" pid="26" name="MSIP_Label_defa4170-0d19-0005-0004-bc88714345d2_SetDate">
    <vt:lpwstr>2025-03-20T10:21:52Z</vt:lpwstr>
  </property>
  <property fmtid="{D5CDD505-2E9C-101B-9397-08002B2CF9AE}" pid="27" name="MSIP_Label_defa4170-0d19-0005-0004-bc88714345d2_Method">
    <vt:lpwstr>Standard</vt:lpwstr>
  </property>
  <property fmtid="{D5CDD505-2E9C-101B-9397-08002B2CF9AE}" pid="28" name="MSIP_Label_defa4170-0d19-0005-0004-bc88714345d2_Name">
    <vt:lpwstr>defa4170-0d19-0005-0004-bc88714345d2</vt:lpwstr>
  </property>
  <property fmtid="{D5CDD505-2E9C-101B-9397-08002B2CF9AE}" pid="29" name="MSIP_Label_defa4170-0d19-0005-0004-bc88714345d2_SiteId">
    <vt:lpwstr>4c949bac-6389-42e1-a38a-cce1ca025020</vt:lpwstr>
  </property>
  <property fmtid="{D5CDD505-2E9C-101B-9397-08002B2CF9AE}" pid="30" name="MSIP_Label_defa4170-0d19-0005-0004-bc88714345d2_ActionId">
    <vt:lpwstr>a94c515e-4327-49f3-94ec-639c97e7103d</vt:lpwstr>
  </property>
  <property fmtid="{D5CDD505-2E9C-101B-9397-08002B2CF9AE}" pid="31" name="MSIP_Label_defa4170-0d19-0005-0004-bc88714345d2_ContentBits">
    <vt:lpwstr>0</vt:lpwstr>
  </property>
</Properties>
</file>